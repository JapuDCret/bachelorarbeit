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7AE068" w14:textId="7AF4EB78" w:rsidR="00E74548" w:rsidRDefault="00E74548" w:rsidP="0028707B">
      <w:pPr>
        <w:pStyle w:val="Flietext"/>
      </w:pPr>
      <w:r>
        <w:rPr>
          <w:noProof/>
          <w:lang w:eastAsia="de-DE"/>
        </w:rPr>
        <w:drawing>
          <wp:anchor distT="0" distB="0" distL="114300" distR="114300" simplePos="0" relativeHeight="251657728" behindDoc="0" locked="0" layoutInCell="1" allowOverlap="1" wp14:anchorId="4D3FB7CE" wp14:editId="207B4330">
            <wp:simplePos x="0" y="0"/>
            <wp:positionH relativeFrom="column">
              <wp:posOffset>-119498</wp:posOffset>
            </wp:positionH>
            <wp:positionV relativeFrom="paragraph">
              <wp:posOffset>57150</wp:posOffset>
            </wp:positionV>
            <wp:extent cx="1319842" cy="176128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Logo_m_Wortmarke_P10cmPrin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9842" cy="1761280"/>
                    </a:xfrm>
                    <a:prstGeom prst="rect">
                      <a:avLst/>
                    </a:prstGeom>
                  </pic:spPr>
                </pic:pic>
              </a:graphicData>
            </a:graphic>
            <wp14:sizeRelH relativeFrom="margin">
              <wp14:pctWidth>0</wp14:pctWidth>
            </wp14:sizeRelH>
            <wp14:sizeRelV relativeFrom="margin">
              <wp14:pctHeight>0</wp14:pctHeight>
            </wp14:sizeRelV>
          </wp:anchor>
        </w:drawing>
      </w:r>
      <w:r>
        <w:tab/>
        <w:t xml:space="preserve">Hochschule </w:t>
      </w:r>
    </w:p>
    <w:p w14:paraId="24FFB972" w14:textId="06E0D917" w:rsidR="00E74548" w:rsidRDefault="00D03F92" w:rsidP="00E74548">
      <w:pPr>
        <w:pStyle w:val="Flietext"/>
        <w:tabs>
          <w:tab w:val="left" w:pos="6804"/>
          <w:tab w:val="right" w:pos="9072"/>
        </w:tabs>
      </w:pPr>
      <w:r>
        <w:tab/>
      </w:r>
      <w:r w:rsidR="00E74548">
        <w:t>Fachbereich Wirtschaft</w:t>
      </w:r>
    </w:p>
    <w:p w14:paraId="0179FEB8" w14:textId="77777777" w:rsidR="00E74548" w:rsidRDefault="00E74548" w:rsidP="00E74548">
      <w:pPr>
        <w:pStyle w:val="Flietext"/>
        <w:tabs>
          <w:tab w:val="right" w:pos="9072"/>
        </w:tabs>
      </w:pPr>
    </w:p>
    <w:p w14:paraId="402D8414" w14:textId="77777777" w:rsidR="00E74548" w:rsidRDefault="00E74548" w:rsidP="00E74548">
      <w:pPr>
        <w:pStyle w:val="Flietext"/>
        <w:jc w:val="center"/>
      </w:pPr>
      <w:r>
        <w:t>Bachelorarbeit</w:t>
      </w:r>
    </w:p>
    <w:p w14:paraId="2D30C5B0" w14:textId="77777777" w:rsidR="00E74548" w:rsidRDefault="00E74548" w:rsidP="00E74548">
      <w:pPr>
        <w:pStyle w:val="Flietext"/>
        <w:jc w:val="center"/>
      </w:pPr>
    </w:p>
    <w:p w14:paraId="43345F1C" w14:textId="791C2C6D" w:rsidR="00E74548" w:rsidRPr="00E74548" w:rsidRDefault="00D03F92" w:rsidP="00E74548">
      <w:pPr>
        <w:pStyle w:val="Flietext"/>
        <w:jc w:val="center"/>
        <w:rPr>
          <w:b/>
        </w:rPr>
      </w:pPr>
      <w:proofErr w:type="spellStart"/>
      <w:r>
        <w:rPr>
          <w:b/>
        </w:rPr>
        <w:t>Cucumber</w:t>
      </w:r>
      <w:proofErr w:type="spellEnd"/>
      <w:r>
        <w:rPr>
          <w:b/>
        </w:rPr>
        <w:t xml:space="preserve"> –</w:t>
      </w:r>
      <w:r>
        <w:rPr>
          <w:b/>
        </w:rPr>
        <w:br/>
        <w:t xml:space="preserve"> Vorstellung und Demonstration des Frameworks zur Überprüfung der Akzeptanzkriterien von User Stories einer </w:t>
      </w:r>
      <w:proofErr w:type="spellStart"/>
      <w:r>
        <w:rPr>
          <w:b/>
        </w:rPr>
        <w:t>RESTful</w:t>
      </w:r>
      <w:proofErr w:type="spellEnd"/>
      <w:r>
        <w:rPr>
          <w:b/>
        </w:rPr>
        <w:t xml:space="preserve"> API</w:t>
      </w:r>
    </w:p>
    <w:p w14:paraId="4B319A53" w14:textId="77777777" w:rsidR="00E74548" w:rsidRDefault="00E74548" w:rsidP="00022CCF">
      <w:pPr>
        <w:pStyle w:val="Flietext"/>
        <w:spacing w:line="240" w:lineRule="auto"/>
      </w:pPr>
    </w:p>
    <w:p w14:paraId="48FA443C" w14:textId="77777777" w:rsidR="00E74548" w:rsidRDefault="00E74548" w:rsidP="00E74548">
      <w:pPr>
        <w:pStyle w:val="Flietext"/>
        <w:spacing w:line="240" w:lineRule="auto"/>
        <w:jc w:val="center"/>
      </w:pPr>
      <w:r>
        <w:t xml:space="preserve">Erstprüfer: </w:t>
      </w:r>
      <w:r>
        <w:tab/>
        <w:t>Prof. Dr.</w:t>
      </w:r>
      <w:r w:rsidR="00022CCF">
        <w:t xml:space="preserve"> rer. oec. Bernd Blümel</w:t>
      </w:r>
    </w:p>
    <w:p w14:paraId="441882B8" w14:textId="4C9C0893" w:rsidR="00E74548" w:rsidRDefault="00E74548" w:rsidP="00E74548">
      <w:pPr>
        <w:pStyle w:val="Flietext"/>
        <w:spacing w:line="240" w:lineRule="auto"/>
        <w:jc w:val="center"/>
      </w:pPr>
      <w:r>
        <w:t xml:space="preserve">Zweitprüfer: </w:t>
      </w:r>
      <w:r>
        <w:tab/>
      </w:r>
      <w:r w:rsidR="0002796D">
        <w:t xml:space="preserve">Dipl. Inf. </w:t>
      </w:r>
      <w:r w:rsidR="00022CCF">
        <w:t>Stephan Müller</w:t>
      </w:r>
    </w:p>
    <w:p w14:paraId="7B5BAD46" w14:textId="77777777" w:rsidR="00E74548" w:rsidRDefault="00E74548" w:rsidP="00E74548">
      <w:pPr>
        <w:pStyle w:val="Flietext"/>
        <w:spacing w:line="240" w:lineRule="auto"/>
        <w:jc w:val="center"/>
      </w:pPr>
    </w:p>
    <w:p w14:paraId="07134DDF" w14:textId="77777777" w:rsidR="00E74548" w:rsidRDefault="00022CCF" w:rsidP="00E74548">
      <w:pPr>
        <w:pStyle w:val="Flietext"/>
        <w:spacing w:line="240" w:lineRule="auto"/>
        <w:jc w:val="center"/>
      </w:pPr>
      <w:r>
        <w:t>Vincent Becker</w:t>
      </w:r>
    </w:p>
    <w:p w14:paraId="0A9F05CF" w14:textId="77777777" w:rsidR="00E74548" w:rsidRDefault="00E74548" w:rsidP="00E74548">
      <w:pPr>
        <w:pStyle w:val="Flietext"/>
        <w:spacing w:line="240" w:lineRule="auto"/>
        <w:jc w:val="center"/>
      </w:pPr>
      <w:r>
        <w:t xml:space="preserve">Matrikelnummer: </w:t>
      </w:r>
      <w:r w:rsidR="00022CCF">
        <w:t>015207561</w:t>
      </w:r>
    </w:p>
    <w:p w14:paraId="11AE869B" w14:textId="77777777" w:rsidR="00E74548" w:rsidRDefault="00022CCF" w:rsidP="00E74548">
      <w:pPr>
        <w:pStyle w:val="Flietext"/>
        <w:spacing w:line="240" w:lineRule="auto"/>
        <w:jc w:val="center"/>
      </w:pPr>
      <w:r>
        <w:t>Herner Straße 40</w:t>
      </w:r>
    </w:p>
    <w:p w14:paraId="6F6EA8D2" w14:textId="77777777" w:rsidR="00E74548" w:rsidRDefault="00022CCF" w:rsidP="00E74548">
      <w:pPr>
        <w:pStyle w:val="Flietext"/>
        <w:spacing w:line="240" w:lineRule="auto"/>
        <w:jc w:val="center"/>
      </w:pPr>
      <w:r>
        <w:t>44787</w:t>
      </w:r>
      <w:r w:rsidR="00E74548">
        <w:t xml:space="preserve"> Bochum</w:t>
      </w:r>
    </w:p>
    <w:p w14:paraId="034F6931" w14:textId="77777777" w:rsidR="00E74548" w:rsidRDefault="00E74548" w:rsidP="00E74548">
      <w:pPr>
        <w:pStyle w:val="Flietext"/>
        <w:spacing w:line="240" w:lineRule="auto"/>
        <w:jc w:val="center"/>
      </w:pPr>
      <w:r>
        <w:t xml:space="preserve">Tel.: </w:t>
      </w:r>
      <w:r w:rsidR="00022CCF">
        <w:t>0152/33901468</w:t>
      </w:r>
    </w:p>
    <w:p w14:paraId="18833BAB" w14:textId="77777777" w:rsidR="00E74548" w:rsidRDefault="00E74548" w:rsidP="00E74548">
      <w:pPr>
        <w:pStyle w:val="Flietext"/>
        <w:spacing w:line="240" w:lineRule="auto"/>
        <w:jc w:val="center"/>
      </w:pPr>
      <w:r>
        <w:t xml:space="preserve">E-Mail: </w:t>
      </w:r>
      <w:r w:rsidR="00022CCF">
        <w:t>vincent.becker@openknowledge.de</w:t>
      </w:r>
    </w:p>
    <w:p w14:paraId="7D94D1CE" w14:textId="77777777" w:rsidR="00E74548" w:rsidRDefault="00E74548" w:rsidP="00E74548">
      <w:pPr>
        <w:pStyle w:val="Flietext"/>
        <w:spacing w:line="240" w:lineRule="auto"/>
        <w:jc w:val="center"/>
      </w:pPr>
    </w:p>
    <w:p w14:paraId="5141D601" w14:textId="77777777" w:rsidR="00E74548" w:rsidRDefault="00E74548" w:rsidP="00E74548">
      <w:pPr>
        <w:pStyle w:val="Flietext"/>
        <w:spacing w:line="240" w:lineRule="auto"/>
        <w:jc w:val="center"/>
      </w:pPr>
      <w:r>
        <w:t>Studiengang:</w:t>
      </w:r>
    </w:p>
    <w:p w14:paraId="65BBBC1A" w14:textId="212567CC" w:rsidR="00E74548" w:rsidRDefault="00022CCF" w:rsidP="00E74548">
      <w:pPr>
        <w:pStyle w:val="Flietext"/>
        <w:spacing w:line="240" w:lineRule="auto"/>
        <w:jc w:val="center"/>
      </w:pPr>
      <w:r>
        <w:t>Wirtschaftsinfor</w:t>
      </w:r>
      <w:r w:rsidR="004F5D3A">
        <w:t>ma</w:t>
      </w:r>
      <w:r>
        <w:t>tik</w:t>
      </w:r>
    </w:p>
    <w:p w14:paraId="6E2C262E" w14:textId="7DA4BDD7" w:rsidR="00E74548" w:rsidRDefault="00D03F92" w:rsidP="00E74548">
      <w:pPr>
        <w:pStyle w:val="Flietext"/>
        <w:spacing w:line="240" w:lineRule="auto"/>
        <w:jc w:val="center"/>
      </w:pPr>
      <w:r>
        <w:t>8</w:t>
      </w:r>
      <w:r w:rsidR="00E74548">
        <w:t xml:space="preserve">. Fachsemester, </w:t>
      </w:r>
      <w:r w:rsidR="00022CCF">
        <w:t>Wintersemester</w:t>
      </w:r>
      <w:r w:rsidR="00E74548">
        <w:t xml:space="preserve"> 20</w:t>
      </w:r>
      <w:r w:rsidR="00022CCF">
        <w:t>18/19</w:t>
      </w:r>
    </w:p>
    <w:p w14:paraId="2EC1B2C4" w14:textId="77777777" w:rsidR="00E74548" w:rsidRDefault="00E74548" w:rsidP="00E74548">
      <w:pPr>
        <w:pStyle w:val="Flietext"/>
        <w:spacing w:line="240" w:lineRule="auto"/>
        <w:jc w:val="center"/>
      </w:pPr>
    </w:p>
    <w:p w14:paraId="57F3CD03" w14:textId="77777777" w:rsidR="00E74548" w:rsidRDefault="00E74548" w:rsidP="00E74548">
      <w:pPr>
        <w:pStyle w:val="Flietext"/>
        <w:spacing w:line="240" w:lineRule="auto"/>
        <w:jc w:val="center"/>
      </w:pPr>
      <w:r>
        <w:t>Abgabedatum 21. Mai 2013</w:t>
      </w:r>
    </w:p>
    <w:p w14:paraId="3F0CD4B1" w14:textId="77777777" w:rsidR="00E74548" w:rsidRDefault="00E74548" w:rsidP="00E74548">
      <w:pPr>
        <w:pStyle w:val="Flietext"/>
      </w:pPr>
    </w:p>
    <w:p w14:paraId="6A4853A7" w14:textId="77777777" w:rsidR="00E74548" w:rsidRDefault="00E74548" w:rsidP="00E74548">
      <w:pPr>
        <w:pStyle w:val="Flietext"/>
        <w:sectPr w:rsidR="00E74548" w:rsidSect="00E74548">
          <w:pgSz w:w="11906" w:h="16838"/>
          <w:pgMar w:top="1417" w:right="1417" w:bottom="1134" w:left="1417" w:header="709" w:footer="709" w:gutter="0"/>
          <w:cols w:space="708"/>
          <w:docGrid w:linePitch="360"/>
        </w:sectPr>
      </w:pPr>
    </w:p>
    <w:p w14:paraId="75FD5B77" w14:textId="58B7E387" w:rsidR="00C554AC" w:rsidRDefault="00775661">
      <w:pPr>
        <w:pStyle w:val="Verzeichnis1"/>
        <w:tabs>
          <w:tab w:val="right" w:leader="dot" w:pos="8494"/>
        </w:tabs>
        <w:rPr>
          <w:rFonts w:eastAsiaTheme="minorEastAsia"/>
          <w:b w:val="0"/>
          <w:bCs w:val="0"/>
          <w:caps w:val="0"/>
          <w:noProof/>
          <w:sz w:val="24"/>
          <w:szCs w:val="24"/>
          <w:u w:val="none"/>
          <w:lang w:eastAsia="de-DE"/>
        </w:rPr>
      </w:pPr>
      <w:r w:rsidRPr="00775661">
        <w:rPr>
          <w:b w:val="0"/>
          <w:sz w:val="32"/>
          <w:szCs w:val="32"/>
        </w:rPr>
        <w:lastRenderedPageBreak/>
        <w:t>Inhaltsverzeichnis</w:t>
      </w:r>
      <w:r>
        <w:fldChar w:fldCharType="begin"/>
      </w:r>
      <w:r>
        <w:instrText xml:space="preserve"> TOC \h \z \t "Ebene 1;1;Ebene 2;2;Ebene 3;3;Ebene 1 nicht nummeriert;1" </w:instrText>
      </w:r>
      <w:r>
        <w:fldChar w:fldCharType="separate"/>
      </w:r>
      <w:hyperlink w:anchor="_Toc14296575" w:history="1">
        <w:r w:rsidR="00C554AC" w:rsidRPr="009B3DE5">
          <w:rPr>
            <w:rStyle w:val="Hyperlink"/>
            <w:noProof/>
            <w:lang w:val="en-US"/>
          </w:rPr>
          <w:t>Abkürzungsverzeichnis</w:t>
        </w:r>
        <w:r w:rsidR="00C554AC">
          <w:rPr>
            <w:noProof/>
            <w:webHidden/>
          </w:rPr>
          <w:tab/>
        </w:r>
        <w:r w:rsidR="00C554AC">
          <w:rPr>
            <w:noProof/>
            <w:webHidden/>
          </w:rPr>
          <w:fldChar w:fldCharType="begin"/>
        </w:r>
        <w:r w:rsidR="00C554AC">
          <w:rPr>
            <w:noProof/>
            <w:webHidden/>
          </w:rPr>
          <w:instrText xml:space="preserve"> PAGEREF _Toc14296575 \h </w:instrText>
        </w:r>
        <w:r w:rsidR="00C554AC">
          <w:rPr>
            <w:noProof/>
            <w:webHidden/>
          </w:rPr>
        </w:r>
        <w:r w:rsidR="00C554AC">
          <w:rPr>
            <w:noProof/>
            <w:webHidden/>
          </w:rPr>
          <w:fldChar w:fldCharType="separate"/>
        </w:r>
        <w:r w:rsidR="00C554AC">
          <w:rPr>
            <w:noProof/>
            <w:webHidden/>
          </w:rPr>
          <w:t>IV</w:t>
        </w:r>
        <w:r w:rsidR="00C554AC">
          <w:rPr>
            <w:noProof/>
            <w:webHidden/>
          </w:rPr>
          <w:fldChar w:fldCharType="end"/>
        </w:r>
      </w:hyperlink>
    </w:p>
    <w:p w14:paraId="13AAD11B" w14:textId="3F2D90EF" w:rsidR="00C554AC" w:rsidRDefault="00BE7E66">
      <w:pPr>
        <w:pStyle w:val="Verzeichnis1"/>
        <w:tabs>
          <w:tab w:val="right" w:leader="dot" w:pos="8494"/>
        </w:tabs>
        <w:rPr>
          <w:rFonts w:eastAsiaTheme="minorEastAsia"/>
          <w:b w:val="0"/>
          <w:bCs w:val="0"/>
          <w:caps w:val="0"/>
          <w:noProof/>
          <w:sz w:val="24"/>
          <w:szCs w:val="24"/>
          <w:u w:val="none"/>
          <w:lang w:eastAsia="de-DE"/>
        </w:rPr>
      </w:pPr>
      <w:hyperlink w:anchor="_Toc14296576" w:history="1">
        <w:r w:rsidR="00C554AC" w:rsidRPr="009B3DE5">
          <w:rPr>
            <w:rStyle w:val="Hyperlink"/>
            <w:noProof/>
          </w:rPr>
          <w:t>Abbildungsverzeichnis</w:t>
        </w:r>
        <w:r w:rsidR="00C554AC">
          <w:rPr>
            <w:noProof/>
            <w:webHidden/>
          </w:rPr>
          <w:tab/>
        </w:r>
        <w:r w:rsidR="00C554AC">
          <w:rPr>
            <w:noProof/>
            <w:webHidden/>
          </w:rPr>
          <w:fldChar w:fldCharType="begin"/>
        </w:r>
        <w:r w:rsidR="00C554AC">
          <w:rPr>
            <w:noProof/>
            <w:webHidden/>
          </w:rPr>
          <w:instrText xml:space="preserve"> PAGEREF _Toc14296576 \h </w:instrText>
        </w:r>
        <w:r w:rsidR="00C554AC">
          <w:rPr>
            <w:noProof/>
            <w:webHidden/>
          </w:rPr>
        </w:r>
        <w:r w:rsidR="00C554AC">
          <w:rPr>
            <w:noProof/>
            <w:webHidden/>
          </w:rPr>
          <w:fldChar w:fldCharType="separate"/>
        </w:r>
        <w:r w:rsidR="00C554AC">
          <w:rPr>
            <w:noProof/>
            <w:webHidden/>
          </w:rPr>
          <w:t>VI</w:t>
        </w:r>
        <w:r w:rsidR="00C554AC">
          <w:rPr>
            <w:noProof/>
            <w:webHidden/>
          </w:rPr>
          <w:fldChar w:fldCharType="end"/>
        </w:r>
      </w:hyperlink>
    </w:p>
    <w:p w14:paraId="1B24A971" w14:textId="21F1A287" w:rsidR="00C554AC" w:rsidRDefault="00BE7E66">
      <w:pPr>
        <w:pStyle w:val="Verzeichnis1"/>
        <w:tabs>
          <w:tab w:val="right" w:leader="dot" w:pos="8494"/>
        </w:tabs>
        <w:rPr>
          <w:rFonts w:eastAsiaTheme="minorEastAsia"/>
          <w:b w:val="0"/>
          <w:bCs w:val="0"/>
          <w:caps w:val="0"/>
          <w:noProof/>
          <w:sz w:val="24"/>
          <w:szCs w:val="24"/>
          <w:u w:val="none"/>
          <w:lang w:eastAsia="de-DE"/>
        </w:rPr>
      </w:pPr>
      <w:hyperlink w:anchor="_Toc14296577" w:history="1">
        <w:r w:rsidR="00C554AC" w:rsidRPr="009B3DE5">
          <w:rPr>
            <w:rStyle w:val="Hyperlink"/>
            <w:noProof/>
          </w:rPr>
          <w:t>Tabellenverzeichnis</w:t>
        </w:r>
        <w:r w:rsidR="00C554AC">
          <w:rPr>
            <w:noProof/>
            <w:webHidden/>
          </w:rPr>
          <w:tab/>
        </w:r>
        <w:r w:rsidR="00C554AC">
          <w:rPr>
            <w:noProof/>
            <w:webHidden/>
          </w:rPr>
          <w:fldChar w:fldCharType="begin"/>
        </w:r>
        <w:r w:rsidR="00C554AC">
          <w:rPr>
            <w:noProof/>
            <w:webHidden/>
          </w:rPr>
          <w:instrText xml:space="preserve"> PAGEREF _Toc14296577 \h </w:instrText>
        </w:r>
        <w:r w:rsidR="00C554AC">
          <w:rPr>
            <w:noProof/>
            <w:webHidden/>
          </w:rPr>
        </w:r>
        <w:r w:rsidR="00C554AC">
          <w:rPr>
            <w:noProof/>
            <w:webHidden/>
          </w:rPr>
          <w:fldChar w:fldCharType="separate"/>
        </w:r>
        <w:r w:rsidR="00C554AC">
          <w:rPr>
            <w:noProof/>
            <w:webHidden/>
          </w:rPr>
          <w:t>VIII</w:t>
        </w:r>
        <w:r w:rsidR="00C554AC">
          <w:rPr>
            <w:noProof/>
            <w:webHidden/>
          </w:rPr>
          <w:fldChar w:fldCharType="end"/>
        </w:r>
      </w:hyperlink>
    </w:p>
    <w:p w14:paraId="6885031B" w14:textId="6A3618D8" w:rsidR="00C554AC" w:rsidRDefault="00BE7E66">
      <w:pPr>
        <w:pStyle w:val="Verzeichnis1"/>
        <w:tabs>
          <w:tab w:val="right" w:leader="dot" w:pos="8494"/>
        </w:tabs>
        <w:rPr>
          <w:rFonts w:eastAsiaTheme="minorEastAsia"/>
          <w:b w:val="0"/>
          <w:bCs w:val="0"/>
          <w:caps w:val="0"/>
          <w:noProof/>
          <w:sz w:val="24"/>
          <w:szCs w:val="24"/>
          <w:u w:val="none"/>
          <w:lang w:eastAsia="de-DE"/>
        </w:rPr>
      </w:pPr>
      <w:hyperlink w:anchor="_Toc14296578" w:history="1">
        <w:r w:rsidR="00C554AC" w:rsidRPr="009B3DE5">
          <w:rPr>
            <w:rStyle w:val="Hyperlink"/>
            <w:noProof/>
          </w:rPr>
          <w:t>1 Einführung</w:t>
        </w:r>
        <w:r w:rsidR="00C554AC">
          <w:rPr>
            <w:noProof/>
            <w:webHidden/>
          </w:rPr>
          <w:tab/>
        </w:r>
        <w:r w:rsidR="00C554AC">
          <w:rPr>
            <w:noProof/>
            <w:webHidden/>
          </w:rPr>
          <w:fldChar w:fldCharType="begin"/>
        </w:r>
        <w:r w:rsidR="00C554AC">
          <w:rPr>
            <w:noProof/>
            <w:webHidden/>
          </w:rPr>
          <w:instrText xml:space="preserve"> PAGEREF _Toc14296578 \h </w:instrText>
        </w:r>
        <w:r w:rsidR="00C554AC">
          <w:rPr>
            <w:noProof/>
            <w:webHidden/>
          </w:rPr>
        </w:r>
        <w:r w:rsidR="00C554AC">
          <w:rPr>
            <w:noProof/>
            <w:webHidden/>
          </w:rPr>
          <w:fldChar w:fldCharType="separate"/>
        </w:r>
        <w:r w:rsidR="00C554AC">
          <w:rPr>
            <w:noProof/>
            <w:webHidden/>
          </w:rPr>
          <w:t>10</w:t>
        </w:r>
        <w:r w:rsidR="00C554AC">
          <w:rPr>
            <w:noProof/>
            <w:webHidden/>
          </w:rPr>
          <w:fldChar w:fldCharType="end"/>
        </w:r>
      </w:hyperlink>
    </w:p>
    <w:p w14:paraId="51D4FF58" w14:textId="49FBB7EC" w:rsidR="00C554AC" w:rsidRDefault="00BE7E66">
      <w:pPr>
        <w:pStyle w:val="Verzeichnis2"/>
        <w:rPr>
          <w:rFonts w:eastAsiaTheme="minorEastAsia"/>
          <w:b w:val="0"/>
          <w:bCs w:val="0"/>
          <w:smallCaps w:val="0"/>
          <w:noProof/>
          <w:sz w:val="24"/>
          <w:szCs w:val="24"/>
          <w:lang w:eastAsia="de-DE"/>
        </w:rPr>
      </w:pPr>
      <w:hyperlink w:anchor="_Toc14296579" w:history="1">
        <w:r w:rsidR="00C554AC" w:rsidRPr="009B3DE5">
          <w:rPr>
            <w:rStyle w:val="Hyperlink"/>
            <w:noProof/>
          </w:rPr>
          <w:t>1.1 Motivation</w:t>
        </w:r>
        <w:r w:rsidR="00C554AC">
          <w:rPr>
            <w:noProof/>
            <w:webHidden/>
          </w:rPr>
          <w:tab/>
        </w:r>
        <w:r w:rsidR="00C554AC">
          <w:rPr>
            <w:noProof/>
            <w:webHidden/>
          </w:rPr>
          <w:fldChar w:fldCharType="begin"/>
        </w:r>
        <w:r w:rsidR="00C554AC">
          <w:rPr>
            <w:noProof/>
            <w:webHidden/>
          </w:rPr>
          <w:instrText xml:space="preserve"> PAGEREF _Toc14296579 \h </w:instrText>
        </w:r>
        <w:r w:rsidR="00C554AC">
          <w:rPr>
            <w:noProof/>
            <w:webHidden/>
          </w:rPr>
        </w:r>
        <w:r w:rsidR="00C554AC">
          <w:rPr>
            <w:noProof/>
            <w:webHidden/>
          </w:rPr>
          <w:fldChar w:fldCharType="separate"/>
        </w:r>
        <w:r w:rsidR="00C554AC">
          <w:rPr>
            <w:noProof/>
            <w:webHidden/>
          </w:rPr>
          <w:t>10</w:t>
        </w:r>
        <w:r w:rsidR="00C554AC">
          <w:rPr>
            <w:noProof/>
            <w:webHidden/>
          </w:rPr>
          <w:fldChar w:fldCharType="end"/>
        </w:r>
      </w:hyperlink>
    </w:p>
    <w:p w14:paraId="7354B951" w14:textId="51A5357C" w:rsidR="00C554AC" w:rsidRDefault="00BE7E66">
      <w:pPr>
        <w:pStyle w:val="Verzeichnis2"/>
        <w:rPr>
          <w:rFonts w:eastAsiaTheme="minorEastAsia"/>
          <w:b w:val="0"/>
          <w:bCs w:val="0"/>
          <w:smallCaps w:val="0"/>
          <w:noProof/>
          <w:sz w:val="24"/>
          <w:szCs w:val="24"/>
          <w:lang w:eastAsia="de-DE"/>
        </w:rPr>
      </w:pPr>
      <w:hyperlink w:anchor="_Toc14296580" w:history="1">
        <w:r w:rsidR="00C554AC" w:rsidRPr="009B3DE5">
          <w:rPr>
            <w:rStyle w:val="Hyperlink"/>
            <w:noProof/>
          </w:rPr>
          <w:t>1.2 Zielsetzung und Struktur der Arbeit</w:t>
        </w:r>
        <w:r w:rsidR="00C554AC">
          <w:rPr>
            <w:noProof/>
            <w:webHidden/>
          </w:rPr>
          <w:tab/>
        </w:r>
        <w:r w:rsidR="00C554AC">
          <w:rPr>
            <w:noProof/>
            <w:webHidden/>
          </w:rPr>
          <w:fldChar w:fldCharType="begin"/>
        </w:r>
        <w:r w:rsidR="00C554AC">
          <w:rPr>
            <w:noProof/>
            <w:webHidden/>
          </w:rPr>
          <w:instrText xml:space="preserve"> PAGEREF _Toc14296580 \h </w:instrText>
        </w:r>
        <w:r w:rsidR="00C554AC">
          <w:rPr>
            <w:noProof/>
            <w:webHidden/>
          </w:rPr>
        </w:r>
        <w:r w:rsidR="00C554AC">
          <w:rPr>
            <w:noProof/>
            <w:webHidden/>
          </w:rPr>
          <w:fldChar w:fldCharType="separate"/>
        </w:r>
        <w:r w:rsidR="00C554AC">
          <w:rPr>
            <w:noProof/>
            <w:webHidden/>
          </w:rPr>
          <w:t>11</w:t>
        </w:r>
        <w:r w:rsidR="00C554AC">
          <w:rPr>
            <w:noProof/>
            <w:webHidden/>
          </w:rPr>
          <w:fldChar w:fldCharType="end"/>
        </w:r>
      </w:hyperlink>
    </w:p>
    <w:p w14:paraId="14565D47" w14:textId="5DF7854E" w:rsidR="00C554AC" w:rsidRDefault="00BE7E66">
      <w:pPr>
        <w:pStyle w:val="Verzeichnis2"/>
        <w:rPr>
          <w:rFonts w:eastAsiaTheme="minorEastAsia"/>
          <w:b w:val="0"/>
          <w:bCs w:val="0"/>
          <w:smallCaps w:val="0"/>
          <w:noProof/>
          <w:sz w:val="24"/>
          <w:szCs w:val="24"/>
          <w:lang w:eastAsia="de-DE"/>
        </w:rPr>
      </w:pPr>
      <w:hyperlink w:anchor="_Toc14296581" w:history="1">
        <w:r w:rsidR="00C554AC" w:rsidRPr="009B3DE5">
          <w:rPr>
            <w:rStyle w:val="Hyperlink"/>
            <w:noProof/>
          </w:rPr>
          <w:t>1.3 Open Knowledge GmbH</w:t>
        </w:r>
        <w:r w:rsidR="00C554AC">
          <w:rPr>
            <w:noProof/>
            <w:webHidden/>
          </w:rPr>
          <w:tab/>
        </w:r>
        <w:r w:rsidR="00C554AC">
          <w:rPr>
            <w:noProof/>
            <w:webHidden/>
          </w:rPr>
          <w:fldChar w:fldCharType="begin"/>
        </w:r>
        <w:r w:rsidR="00C554AC">
          <w:rPr>
            <w:noProof/>
            <w:webHidden/>
          </w:rPr>
          <w:instrText xml:space="preserve"> PAGEREF _Toc14296581 \h </w:instrText>
        </w:r>
        <w:r w:rsidR="00C554AC">
          <w:rPr>
            <w:noProof/>
            <w:webHidden/>
          </w:rPr>
        </w:r>
        <w:r w:rsidR="00C554AC">
          <w:rPr>
            <w:noProof/>
            <w:webHidden/>
          </w:rPr>
          <w:fldChar w:fldCharType="separate"/>
        </w:r>
        <w:r w:rsidR="00C554AC">
          <w:rPr>
            <w:noProof/>
            <w:webHidden/>
          </w:rPr>
          <w:t>12</w:t>
        </w:r>
        <w:r w:rsidR="00C554AC">
          <w:rPr>
            <w:noProof/>
            <w:webHidden/>
          </w:rPr>
          <w:fldChar w:fldCharType="end"/>
        </w:r>
      </w:hyperlink>
    </w:p>
    <w:p w14:paraId="50452237" w14:textId="4E902985" w:rsidR="00C554AC" w:rsidRDefault="00BE7E66">
      <w:pPr>
        <w:pStyle w:val="Verzeichnis1"/>
        <w:tabs>
          <w:tab w:val="right" w:leader="dot" w:pos="8494"/>
        </w:tabs>
        <w:rPr>
          <w:rFonts w:eastAsiaTheme="minorEastAsia"/>
          <w:b w:val="0"/>
          <w:bCs w:val="0"/>
          <w:caps w:val="0"/>
          <w:noProof/>
          <w:sz w:val="24"/>
          <w:szCs w:val="24"/>
          <w:u w:val="none"/>
          <w:lang w:eastAsia="de-DE"/>
        </w:rPr>
      </w:pPr>
      <w:hyperlink w:anchor="_Toc14296582" w:history="1">
        <w:r w:rsidR="00C554AC" w:rsidRPr="009B3DE5">
          <w:rPr>
            <w:rStyle w:val="Hyperlink"/>
            <w:noProof/>
          </w:rPr>
          <w:t>2 Behavior Driven Development</w:t>
        </w:r>
        <w:r w:rsidR="00C554AC">
          <w:rPr>
            <w:noProof/>
            <w:webHidden/>
          </w:rPr>
          <w:tab/>
        </w:r>
        <w:r w:rsidR="00C554AC">
          <w:rPr>
            <w:noProof/>
            <w:webHidden/>
          </w:rPr>
          <w:fldChar w:fldCharType="begin"/>
        </w:r>
        <w:r w:rsidR="00C554AC">
          <w:rPr>
            <w:noProof/>
            <w:webHidden/>
          </w:rPr>
          <w:instrText xml:space="preserve"> PAGEREF _Toc14296582 \h </w:instrText>
        </w:r>
        <w:r w:rsidR="00C554AC">
          <w:rPr>
            <w:noProof/>
            <w:webHidden/>
          </w:rPr>
        </w:r>
        <w:r w:rsidR="00C554AC">
          <w:rPr>
            <w:noProof/>
            <w:webHidden/>
          </w:rPr>
          <w:fldChar w:fldCharType="separate"/>
        </w:r>
        <w:r w:rsidR="00C554AC">
          <w:rPr>
            <w:noProof/>
            <w:webHidden/>
          </w:rPr>
          <w:t>14</w:t>
        </w:r>
        <w:r w:rsidR="00C554AC">
          <w:rPr>
            <w:noProof/>
            <w:webHidden/>
          </w:rPr>
          <w:fldChar w:fldCharType="end"/>
        </w:r>
      </w:hyperlink>
    </w:p>
    <w:p w14:paraId="073E8561" w14:textId="0F5D63A2" w:rsidR="00C554AC" w:rsidRDefault="00BE7E66">
      <w:pPr>
        <w:pStyle w:val="Verzeichnis2"/>
        <w:rPr>
          <w:rFonts w:eastAsiaTheme="minorEastAsia"/>
          <w:b w:val="0"/>
          <w:bCs w:val="0"/>
          <w:smallCaps w:val="0"/>
          <w:noProof/>
          <w:sz w:val="24"/>
          <w:szCs w:val="24"/>
          <w:lang w:eastAsia="de-DE"/>
        </w:rPr>
      </w:pPr>
      <w:hyperlink w:anchor="_Toc14296583" w:history="1">
        <w:r w:rsidR="00C554AC" w:rsidRPr="009B3DE5">
          <w:rPr>
            <w:rStyle w:val="Hyperlink"/>
            <w:noProof/>
          </w:rPr>
          <w:t>2.1 Zweck</w:t>
        </w:r>
        <w:r w:rsidR="00C554AC">
          <w:rPr>
            <w:noProof/>
            <w:webHidden/>
          </w:rPr>
          <w:tab/>
        </w:r>
        <w:r w:rsidR="00C554AC">
          <w:rPr>
            <w:noProof/>
            <w:webHidden/>
          </w:rPr>
          <w:fldChar w:fldCharType="begin"/>
        </w:r>
        <w:r w:rsidR="00C554AC">
          <w:rPr>
            <w:noProof/>
            <w:webHidden/>
          </w:rPr>
          <w:instrText xml:space="preserve"> PAGEREF _Toc14296583 \h </w:instrText>
        </w:r>
        <w:r w:rsidR="00C554AC">
          <w:rPr>
            <w:noProof/>
            <w:webHidden/>
          </w:rPr>
        </w:r>
        <w:r w:rsidR="00C554AC">
          <w:rPr>
            <w:noProof/>
            <w:webHidden/>
          </w:rPr>
          <w:fldChar w:fldCharType="separate"/>
        </w:r>
        <w:r w:rsidR="00C554AC">
          <w:rPr>
            <w:noProof/>
            <w:webHidden/>
          </w:rPr>
          <w:t>14</w:t>
        </w:r>
        <w:r w:rsidR="00C554AC">
          <w:rPr>
            <w:noProof/>
            <w:webHidden/>
          </w:rPr>
          <w:fldChar w:fldCharType="end"/>
        </w:r>
      </w:hyperlink>
    </w:p>
    <w:p w14:paraId="048F9536" w14:textId="7EE29230" w:rsidR="00C554AC" w:rsidRDefault="00BE7E66">
      <w:pPr>
        <w:pStyle w:val="Verzeichnis2"/>
        <w:rPr>
          <w:rFonts w:eastAsiaTheme="minorEastAsia"/>
          <w:b w:val="0"/>
          <w:bCs w:val="0"/>
          <w:smallCaps w:val="0"/>
          <w:noProof/>
          <w:sz w:val="24"/>
          <w:szCs w:val="24"/>
          <w:lang w:eastAsia="de-DE"/>
        </w:rPr>
      </w:pPr>
      <w:hyperlink w:anchor="_Toc14296584" w:history="1">
        <w:r w:rsidR="00C554AC" w:rsidRPr="009B3DE5">
          <w:rPr>
            <w:rStyle w:val="Hyperlink"/>
            <w:noProof/>
          </w:rPr>
          <w:t>2.2 Vorgehen</w:t>
        </w:r>
        <w:r w:rsidR="00C554AC">
          <w:rPr>
            <w:noProof/>
            <w:webHidden/>
          </w:rPr>
          <w:tab/>
        </w:r>
        <w:r w:rsidR="00C554AC">
          <w:rPr>
            <w:noProof/>
            <w:webHidden/>
          </w:rPr>
          <w:fldChar w:fldCharType="begin"/>
        </w:r>
        <w:r w:rsidR="00C554AC">
          <w:rPr>
            <w:noProof/>
            <w:webHidden/>
          </w:rPr>
          <w:instrText xml:space="preserve"> PAGEREF _Toc14296584 \h </w:instrText>
        </w:r>
        <w:r w:rsidR="00C554AC">
          <w:rPr>
            <w:noProof/>
            <w:webHidden/>
          </w:rPr>
        </w:r>
        <w:r w:rsidR="00C554AC">
          <w:rPr>
            <w:noProof/>
            <w:webHidden/>
          </w:rPr>
          <w:fldChar w:fldCharType="separate"/>
        </w:r>
        <w:r w:rsidR="00C554AC">
          <w:rPr>
            <w:noProof/>
            <w:webHidden/>
          </w:rPr>
          <w:t>15</w:t>
        </w:r>
        <w:r w:rsidR="00C554AC">
          <w:rPr>
            <w:noProof/>
            <w:webHidden/>
          </w:rPr>
          <w:fldChar w:fldCharType="end"/>
        </w:r>
      </w:hyperlink>
    </w:p>
    <w:p w14:paraId="135BEA39" w14:textId="4A4BFE45" w:rsidR="00C554AC" w:rsidRDefault="00BE7E66">
      <w:pPr>
        <w:pStyle w:val="Verzeichnis3"/>
        <w:tabs>
          <w:tab w:val="right" w:leader="dot" w:pos="8494"/>
        </w:tabs>
        <w:rPr>
          <w:rFonts w:eastAsiaTheme="minorEastAsia"/>
          <w:smallCaps w:val="0"/>
          <w:noProof/>
          <w:sz w:val="24"/>
          <w:szCs w:val="24"/>
          <w:lang w:eastAsia="de-DE"/>
        </w:rPr>
      </w:pPr>
      <w:hyperlink w:anchor="_Toc14296585" w:history="1">
        <w:r w:rsidR="00C554AC" w:rsidRPr="009B3DE5">
          <w:rPr>
            <w:rStyle w:val="Hyperlink"/>
            <w:noProof/>
          </w:rPr>
          <w:t>2.2.1 Example Mapping</w:t>
        </w:r>
        <w:r w:rsidR="00C554AC">
          <w:rPr>
            <w:noProof/>
            <w:webHidden/>
          </w:rPr>
          <w:tab/>
        </w:r>
        <w:r w:rsidR="00C554AC">
          <w:rPr>
            <w:noProof/>
            <w:webHidden/>
          </w:rPr>
          <w:fldChar w:fldCharType="begin"/>
        </w:r>
        <w:r w:rsidR="00C554AC">
          <w:rPr>
            <w:noProof/>
            <w:webHidden/>
          </w:rPr>
          <w:instrText xml:space="preserve"> PAGEREF _Toc14296585 \h </w:instrText>
        </w:r>
        <w:r w:rsidR="00C554AC">
          <w:rPr>
            <w:noProof/>
            <w:webHidden/>
          </w:rPr>
        </w:r>
        <w:r w:rsidR="00C554AC">
          <w:rPr>
            <w:noProof/>
            <w:webHidden/>
          </w:rPr>
          <w:fldChar w:fldCharType="separate"/>
        </w:r>
        <w:r w:rsidR="00C554AC">
          <w:rPr>
            <w:noProof/>
            <w:webHidden/>
          </w:rPr>
          <w:t>17</w:t>
        </w:r>
        <w:r w:rsidR="00C554AC">
          <w:rPr>
            <w:noProof/>
            <w:webHidden/>
          </w:rPr>
          <w:fldChar w:fldCharType="end"/>
        </w:r>
      </w:hyperlink>
    </w:p>
    <w:p w14:paraId="483549A0" w14:textId="74B0D384" w:rsidR="00C554AC" w:rsidRDefault="00BE7E66">
      <w:pPr>
        <w:pStyle w:val="Verzeichnis3"/>
        <w:tabs>
          <w:tab w:val="right" w:leader="dot" w:pos="8494"/>
        </w:tabs>
        <w:rPr>
          <w:rFonts w:eastAsiaTheme="minorEastAsia"/>
          <w:smallCaps w:val="0"/>
          <w:noProof/>
          <w:sz w:val="24"/>
          <w:szCs w:val="24"/>
          <w:lang w:eastAsia="de-DE"/>
        </w:rPr>
      </w:pPr>
      <w:hyperlink w:anchor="_Toc14296586" w:history="1">
        <w:r w:rsidR="00C554AC" w:rsidRPr="009B3DE5">
          <w:rPr>
            <w:rStyle w:val="Hyperlink"/>
            <w:noProof/>
          </w:rPr>
          <w:t>2.2.2 Abgrenzung BDD zu TDD</w:t>
        </w:r>
        <w:r w:rsidR="00C554AC">
          <w:rPr>
            <w:noProof/>
            <w:webHidden/>
          </w:rPr>
          <w:tab/>
        </w:r>
        <w:r w:rsidR="00C554AC">
          <w:rPr>
            <w:noProof/>
            <w:webHidden/>
          </w:rPr>
          <w:fldChar w:fldCharType="begin"/>
        </w:r>
        <w:r w:rsidR="00C554AC">
          <w:rPr>
            <w:noProof/>
            <w:webHidden/>
          </w:rPr>
          <w:instrText xml:space="preserve"> PAGEREF _Toc14296586 \h </w:instrText>
        </w:r>
        <w:r w:rsidR="00C554AC">
          <w:rPr>
            <w:noProof/>
            <w:webHidden/>
          </w:rPr>
        </w:r>
        <w:r w:rsidR="00C554AC">
          <w:rPr>
            <w:noProof/>
            <w:webHidden/>
          </w:rPr>
          <w:fldChar w:fldCharType="separate"/>
        </w:r>
        <w:r w:rsidR="00C554AC">
          <w:rPr>
            <w:noProof/>
            <w:webHidden/>
          </w:rPr>
          <w:t>18</w:t>
        </w:r>
        <w:r w:rsidR="00C554AC">
          <w:rPr>
            <w:noProof/>
            <w:webHidden/>
          </w:rPr>
          <w:fldChar w:fldCharType="end"/>
        </w:r>
      </w:hyperlink>
    </w:p>
    <w:p w14:paraId="3F564C74" w14:textId="09FBA1E0" w:rsidR="00C554AC" w:rsidRDefault="00BE7E66">
      <w:pPr>
        <w:pStyle w:val="Verzeichnis1"/>
        <w:tabs>
          <w:tab w:val="right" w:leader="dot" w:pos="8494"/>
        </w:tabs>
        <w:rPr>
          <w:rFonts w:eastAsiaTheme="minorEastAsia"/>
          <w:b w:val="0"/>
          <w:bCs w:val="0"/>
          <w:caps w:val="0"/>
          <w:noProof/>
          <w:sz w:val="24"/>
          <w:szCs w:val="24"/>
          <w:u w:val="none"/>
          <w:lang w:eastAsia="de-DE"/>
        </w:rPr>
      </w:pPr>
      <w:hyperlink w:anchor="_Toc14296587" w:history="1">
        <w:r w:rsidR="00C554AC" w:rsidRPr="009B3DE5">
          <w:rPr>
            <w:rStyle w:val="Hyperlink"/>
            <w:noProof/>
          </w:rPr>
          <w:t>3 Cucumber</w:t>
        </w:r>
        <w:r w:rsidR="00C554AC">
          <w:rPr>
            <w:noProof/>
            <w:webHidden/>
          </w:rPr>
          <w:tab/>
        </w:r>
        <w:r w:rsidR="00C554AC">
          <w:rPr>
            <w:noProof/>
            <w:webHidden/>
          </w:rPr>
          <w:fldChar w:fldCharType="begin"/>
        </w:r>
        <w:r w:rsidR="00C554AC">
          <w:rPr>
            <w:noProof/>
            <w:webHidden/>
          </w:rPr>
          <w:instrText xml:space="preserve"> PAGEREF _Toc14296587 \h </w:instrText>
        </w:r>
        <w:r w:rsidR="00C554AC">
          <w:rPr>
            <w:noProof/>
            <w:webHidden/>
          </w:rPr>
        </w:r>
        <w:r w:rsidR="00C554AC">
          <w:rPr>
            <w:noProof/>
            <w:webHidden/>
          </w:rPr>
          <w:fldChar w:fldCharType="separate"/>
        </w:r>
        <w:r w:rsidR="00C554AC">
          <w:rPr>
            <w:noProof/>
            <w:webHidden/>
          </w:rPr>
          <w:t>19</w:t>
        </w:r>
        <w:r w:rsidR="00C554AC">
          <w:rPr>
            <w:noProof/>
            <w:webHidden/>
          </w:rPr>
          <w:fldChar w:fldCharType="end"/>
        </w:r>
      </w:hyperlink>
    </w:p>
    <w:p w14:paraId="6CBFC2FF" w14:textId="58AD744B" w:rsidR="00C554AC" w:rsidRDefault="00BE7E66">
      <w:pPr>
        <w:pStyle w:val="Verzeichnis2"/>
        <w:rPr>
          <w:rFonts w:eastAsiaTheme="minorEastAsia"/>
          <w:b w:val="0"/>
          <w:bCs w:val="0"/>
          <w:smallCaps w:val="0"/>
          <w:noProof/>
          <w:sz w:val="24"/>
          <w:szCs w:val="24"/>
          <w:lang w:eastAsia="de-DE"/>
        </w:rPr>
      </w:pPr>
      <w:hyperlink w:anchor="_Toc14296588" w:history="1">
        <w:r w:rsidR="00C554AC" w:rsidRPr="009B3DE5">
          <w:rPr>
            <w:rStyle w:val="Hyperlink"/>
            <w:noProof/>
          </w:rPr>
          <w:t>3.1 Grundlagen</w:t>
        </w:r>
        <w:r w:rsidR="00C554AC">
          <w:rPr>
            <w:noProof/>
            <w:webHidden/>
          </w:rPr>
          <w:tab/>
        </w:r>
        <w:r w:rsidR="00C554AC">
          <w:rPr>
            <w:noProof/>
            <w:webHidden/>
          </w:rPr>
          <w:fldChar w:fldCharType="begin"/>
        </w:r>
        <w:r w:rsidR="00C554AC">
          <w:rPr>
            <w:noProof/>
            <w:webHidden/>
          </w:rPr>
          <w:instrText xml:space="preserve"> PAGEREF _Toc14296588 \h </w:instrText>
        </w:r>
        <w:r w:rsidR="00C554AC">
          <w:rPr>
            <w:noProof/>
            <w:webHidden/>
          </w:rPr>
        </w:r>
        <w:r w:rsidR="00C554AC">
          <w:rPr>
            <w:noProof/>
            <w:webHidden/>
          </w:rPr>
          <w:fldChar w:fldCharType="separate"/>
        </w:r>
        <w:r w:rsidR="00C554AC">
          <w:rPr>
            <w:noProof/>
            <w:webHidden/>
          </w:rPr>
          <w:t>19</w:t>
        </w:r>
        <w:r w:rsidR="00C554AC">
          <w:rPr>
            <w:noProof/>
            <w:webHidden/>
          </w:rPr>
          <w:fldChar w:fldCharType="end"/>
        </w:r>
      </w:hyperlink>
    </w:p>
    <w:p w14:paraId="13A8AE12" w14:textId="4C51729D" w:rsidR="00C554AC" w:rsidRDefault="00BE7E66">
      <w:pPr>
        <w:pStyle w:val="Verzeichnis3"/>
        <w:tabs>
          <w:tab w:val="right" w:leader="dot" w:pos="8494"/>
        </w:tabs>
        <w:rPr>
          <w:rFonts w:eastAsiaTheme="minorEastAsia"/>
          <w:smallCaps w:val="0"/>
          <w:noProof/>
          <w:sz w:val="24"/>
          <w:szCs w:val="24"/>
          <w:lang w:eastAsia="de-DE"/>
        </w:rPr>
      </w:pPr>
      <w:hyperlink w:anchor="_Toc14296589" w:history="1">
        <w:r w:rsidR="00C554AC" w:rsidRPr="009B3DE5">
          <w:rPr>
            <w:rStyle w:val="Hyperlink"/>
            <w:noProof/>
          </w:rPr>
          <w:t>3.1.1 Zweck</w:t>
        </w:r>
        <w:r w:rsidR="00C554AC">
          <w:rPr>
            <w:noProof/>
            <w:webHidden/>
          </w:rPr>
          <w:tab/>
        </w:r>
        <w:r w:rsidR="00C554AC">
          <w:rPr>
            <w:noProof/>
            <w:webHidden/>
          </w:rPr>
          <w:fldChar w:fldCharType="begin"/>
        </w:r>
        <w:r w:rsidR="00C554AC">
          <w:rPr>
            <w:noProof/>
            <w:webHidden/>
          </w:rPr>
          <w:instrText xml:space="preserve"> PAGEREF _Toc14296589 \h </w:instrText>
        </w:r>
        <w:r w:rsidR="00C554AC">
          <w:rPr>
            <w:noProof/>
            <w:webHidden/>
          </w:rPr>
        </w:r>
        <w:r w:rsidR="00C554AC">
          <w:rPr>
            <w:noProof/>
            <w:webHidden/>
          </w:rPr>
          <w:fldChar w:fldCharType="separate"/>
        </w:r>
        <w:r w:rsidR="00C554AC">
          <w:rPr>
            <w:noProof/>
            <w:webHidden/>
          </w:rPr>
          <w:t>19</w:t>
        </w:r>
        <w:r w:rsidR="00C554AC">
          <w:rPr>
            <w:noProof/>
            <w:webHidden/>
          </w:rPr>
          <w:fldChar w:fldCharType="end"/>
        </w:r>
      </w:hyperlink>
    </w:p>
    <w:p w14:paraId="492A9EB6" w14:textId="09876184" w:rsidR="00C554AC" w:rsidRDefault="00BE7E66">
      <w:pPr>
        <w:pStyle w:val="Verzeichnis3"/>
        <w:tabs>
          <w:tab w:val="right" w:leader="dot" w:pos="8494"/>
        </w:tabs>
        <w:rPr>
          <w:rFonts w:eastAsiaTheme="minorEastAsia"/>
          <w:smallCaps w:val="0"/>
          <w:noProof/>
          <w:sz w:val="24"/>
          <w:szCs w:val="24"/>
          <w:lang w:eastAsia="de-DE"/>
        </w:rPr>
      </w:pPr>
      <w:hyperlink w:anchor="_Toc14296590" w:history="1">
        <w:r w:rsidR="00C554AC" w:rsidRPr="009B3DE5">
          <w:rPr>
            <w:rStyle w:val="Hyperlink"/>
            <w:noProof/>
          </w:rPr>
          <w:t>3.1.2 Architektur</w:t>
        </w:r>
        <w:r w:rsidR="00C554AC">
          <w:rPr>
            <w:noProof/>
            <w:webHidden/>
          </w:rPr>
          <w:tab/>
        </w:r>
        <w:r w:rsidR="00C554AC">
          <w:rPr>
            <w:noProof/>
            <w:webHidden/>
          </w:rPr>
          <w:fldChar w:fldCharType="begin"/>
        </w:r>
        <w:r w:rsidR="00C554AC">
          <w:rPr>
            <w:noProof/>
            <w:webHidden/>
          </w:rPr>
          <w:instrText xml:space="preserve"> PAGEREF _Toc14296590 \h </w:instrText>
        </w:r>
        <w:r w:rsidR="00C554AC">
          <w:rPr>
            <w:noProof/>
            <w:webHidden/>
          </w:rPr>
        </w:r>
        <w:r w:rsidR="00C554AC">
          <w:rPr>
            <w:noProof/>
            <w:webHidden/>
          </w:rPr>
          <w:fldChar w:fldCharType="separate"/>
        </w:r>
        <w:r w:rsidR="00C554AC">
          <w:rPr>
            <w:noProof/>
            <w:webHidden/>
          </w:rPr>
          <w:t>20</w:t>
        </w:r>
        <w:r w:rsidR="00C554AC">
          <w:rPr>
            <w:noProof/>
            <w:webHidden/>
          </w:rPr>
          <w:fldChar w:fldCharType="end"/>
        </w:r>
      </w:hyperlink>
    </w:p>
    <w:p w14:paraId="03179279" w14:textId="5EA22761" w:rsidR="00C554AC" w:rsidRDefault="00BE7E66">
      <w:pPr>
        <w:pStyle w:val="Verzeichnis3"/>
        <w:tabs>
          <w:tab w:val="right" w:leader="dot" w:pos="8494"/>
        </w:tabs>
        <w:rPr>
          <w:rFonts w:eastAsiaTheme="minorEastAsia"/>
          <w:smallCaps w:val="0"/>
          <w:noProof/>
          <w:sz w:val="24"/>
          <w:szCs w:val="24"/>
          <w:lang w:eastAsia="de-DE"/>
        </w:rPr>
      </w:pPr>
      <w:hyperlink w:anchor="_Toc14296591" w:history="1">
        <w:r w:rsidR="00C554AC" w:rsidRPr="009B3DE5">
          <w:rPr>
            <w:rStyle w:val="Hyperlink"/>
            <w:noProof/>
          </w:rPr>
          <w:t>3.1.3 Gherkin</w:t>
        </w:r>
        <w:r w:rsidR="00C554AC">
          <w:rPr>
            <w:noProof/>
            <w:webHidden/>
          </w:rPr>
          <w:tab/>
        </w:r>
        <w:r w:rsidR="00C554AC">
          <w:rPr>
            <w:noProof/>
            <w:webHidden/>
          </w:rPr>
          <w:fldChar w:fldCharType="begin"/>
        </w:r>
        <w:r w:rsidR="00C554AC">
          <w:rPr>
            <w:noProof/>
            <w:webHidden/>
          </w:rPr>
          <w:instrText xml:space="preserve"> PAGEREF _Toc14296591 \h </w:instrText>
        </w:r>
        <w:r w:rsidR="00C554AC">
          <w:rPr>
            <w:noProof/>
            <w:webHidden/>
          </w:rPr>
        </w:r>
        <w:r w:rsidR="00C554AC">
          <w:rPr>
            <w:noProof/>
            <w:webHidden/>
          </w:rPr>
          <w:fldChar w:fldCharType="separate"/>
        </w:r>
        <w:r w:rsidR="00C554AC">
          <w:rPr>
            <w:noProof/>
            <w:webHidden/>
          </w:rPr>
          <w:t>21</w:t>
        </w:r>
        <w:r w:rsidR="00C554AC">
          <w:rPr>
            <w:noProof/>
            <w:webHidden/>
          </w:rPr>
          <w:fldChar w:fldCharType="end"/>
        </w:r>
      </w:hyperlink>
    </w:p>
    <w:p w14:paraId="3A5AE414" w14:textId="76DA0104" w:rsidR="00C554AC" w:rsidRDefault="00BE7E66">
      <w:pPr>
        <w:pStyle w:val="Verzeichnis2"/>
        <w:rPr>
          <w:rFonts w:eastAsiaTheme="minorEastAsia"/>
          <w:b w:val="0"/>
          <w:bCs w:val="0"/>
          <w:smallCaps w:val="0"/>
          <w:noProof/>
          <w:sz w:val="24"/>
          <w:szCs w:val="24"/>
          <w:lang w:eastAsia="de-DE"/>
        </w:rPr>
      </w:pPr>
      <w:hyperlink w:anchor="_Toc14296592" w:history="1">
        <w:r w:rsidR="00C554AC" w:rsidRPr="009B3DE5">
          <w:rPr>
            <w:rStyle w:val="Hyperlink"/>
            <w:noProof/>
          </w:rPr>
          <w:t>3.2 Exemplarische Darstellung wichtiger Cucumber-Elemente</w:t>
        </w:r>
        <w:r w:rsidR="00C554AC">
          <w:rPr>
            <w:noProof/>
            <w:webHidden/>
          </w:rPr>
          <w:tab/>
        </w:r>
        <w:r w:rsidR="00C554AC">
          <w:rPr>
            <w:noProof/>
            <w:webHidden/>
          </w:rPr>
          <w:fldChar w:fldCharType="begin"/>
        </w:r>
        <w:r w:rsidR="00C554AC">
          <w:rPr>
            <w:noProof/>
            <w:webHidden/>
          </w:rPr>
          <w:instrText xml:space="preserve"> PAGEREF _Toc14296592 \h </w:instrText>
        </w:r>
        <w:r w:rsidR="00C554AC">
          <w:rPr>
            <w:noProof/>
            <w:webHidden/>
          </w:rPr>
        </w:r>
        <w:r w:rsidR="00C554AC">
          <w:rPr>
            <w:noProof/>
            <w:webHidden/>
          </w:rPr>
          <w:fldChar w:fldCharType="separate"/>
        </w:r>
        <w:r w:rsidR="00C554AC">
          <w:rPr>
            <w:noProof/>
            <w:webHidden/>
          </w:rPr>
          <w:t>23</w:t>
        </w:r>
        <w:r w:rsidR="00C554AC">
          <w:rPr>
            <w:noProof/>
            <w:webHidden/>
          </w:rPr>
          <w:fldChar w:fldCharType="end"/>
        </w:r>
      </w:hyperlink>
    </w:p>
    <w:p w14:paraId="4BECAEFB" w14:textId="52CD716A" w:rsidR="00C554AC" w:rsidRDefault="00BE7E66">
      <w:pPr>
        <w:pStyle w:val="Verzeichnis3"/>
        <w:tabs>
          <w:tab w:val="right" w:leader="dot" w:pos="8494"/>
        </w:tabs>
        <w:rPr>
          <w:rFonts w:eastAsiaTheme="minorEastAsia"/>
          <w:smallCaps w:val="0"/>
          <w:noProof/>
          <w:sz w:val="24"/>
          <w:szCs w:val="24"/>
          <w:lang w:eastAsia="de-DE"/>
        </w:rPr>
      </w:pPr>
      <w:hyperlink w:anchor="_Toc14296593" w:history="1">
        <w:r w:rsidR="00C554AC" w:rsidRPr="009B3DE5">
          <w:rPr>
            <w:rStyle w:val="Hyperlink"/>
            <w:noProof/>
          </w:rPr>
          <w:t>3.2.1 Szenario</w:t>
        </w:r>
        <w:r w:rsidR="00C554AC">
          <w:rPr>
            <w:noProof/>
            <w:webHidden/>
          </w:rPr>
          <w:tab/>
        </w:r>
        <w:r w:rsidR="00C554AC">
          <w:rPr>
            <w:noProof/>
            <w:webHidden/>
          </w:rPr>
          <w:fldChar w:fldCharType="begin"/>
        </w:r>
        <w:r w:rsidR="00C554AC">
          <w:rPr>
            <w:noProof/>
            <w:webHidden/>
          </w:rPr>
          <w:instrText xml:space="preserve"> PAGEREF _Toc14296593 \h </w:instrText>
        </w:r>
        <w:r w:rsidR="00C554AC">
          <w:rPr>
            <w:noProof/>
            <w:webHidden/>
          </w:rPr>
        </w:r>
        <w:r w:rsidR="00C554AC">
          <w:rPr>
            <w:noProof/>
            <w:webHidden/>
          </w:rPr>
          <w:fldChar w:fldCharType="separate"/>
        </w:r>
        <w:r w:rsidR="00C554AC">
          <w:rPr>
            <w:noProof/>
            <w:webHidden/>
          </w:rPr>
          <w:t>23</w:t>
        </w:r>
        <w:r w:rsidR="00C554AC">
          <w:rPr>
            <w:noProof/>
            <w:webHidden/>
          </w:rPr>
          <w:fldChar w:fldCharType="end"/>
        </w:r>
      </w:hyperlink>
    </w:p>
    <w:p w14:paraId="5201AA40" w14:textId="107C09F3" w:rsidR="00C554AC" w:rsidRDefault="00BE7E66">
      <w:pPr>
        <w:pStyle w:val="Verzeichnis3"/>
        <w:tabs>
          <w:tab w:val="right" w:leader="dot" w:pos="8494"/>
        </w:tabs>
        <w:rPr>
          <w:rFonts w:eastAsiaTheme="minorEastAsia"/>
          <w:smallCaps w:val="0"/>
          <w:noProof/>
          <w:sz w:val="24"/>
          <w:szCs w:val="24"/>
          <w:lang w:eastAsia="de-DE"/>
        </w:rPr>
      </w:pPr>
      <w:hyperlink w:anchor="_Toc14296594" w:history="1">
        <w:r w:rsidR="00C554AC" w:rsidRPr="009B3DE5">
          <w:rPr>
            <w:rStyle w:val="Hyperlink"/>
            <w:noProof/>
          </w:rPr>
          <w:t>3.2.2 Step-Definitionen</w:t>
        </w:r>
        <w:r w:rsidR="00C554AC">
          <w:rPr>
            <w:noProof/>
            <w:webHidden/>
          </w:rPr>
          <w:tab/>
        </w:r>
        <w:r w:rsidR="00C554AC">
          <w:rPr>
            <w:noProof/>
            <w:webHidden/>
          </w:rPr>
          <w:fldChar w:fldCharType="begin"/>
        </w:r>
        <w:r w:rsidR="00C554AC">
          <w:rPr>
            <w:noProof/>
            <w:webHidden/>
          </w:rPr>
          <w:instrText xml:space="preserve"> PAGEREF _Toc14296594 \h </w:instrText>
        </w:r>
        <w:r w:rsidR="00C554AC">
          <w:rPr>
            <w:noProof/>
            <w:webHidden/>
          </w:rPr>
        </w:r>
        <w:r w:rsidR="00C554AC">
          <w:rPr>
            <w:noProof/>
            <w:webHidden/>
          </w:rPr>
          <w:fldChar w:fldCharType="separate"/>
        </w:r>
        <w:r w:rsidR="00C554AC">
          <w:rPr>
            <w:noProof/>
            <w:webHidden/>
          </w:rPr>
          <w:t>24</w:t>
        </w:r>
        <w:r w:rsidR="00C554AC">
          <w:rPr>
            <w:noProof/>
            <w:webHidden/>
          </w:rPr>
          <w:fldChar w:fldCharType="end"/>
        </w:r>
      </w:hyperlink>
    </w:p>
    <w:p w14:paraId="24ED35A3" w14:textId="213F679C" w:rsidR="00C554AC" w:rsidRDefault="00BE7E66">
      <w:pPr>
        <w:pStyle w:val="Verzeichnis3"/>
        <w:tabs>
          <w:tab w:val="right" w:leader="dot" w:pos="8494"/>
        </w:tabs>
        <w:rPr>
          <w:rFonts w:eastAsiaTheme="minorEastAsia"/>
          <w:smallCaps w:val="0"/>
          <w:noProof/>
          <w:sz w:val="24"/>
          <w:szCs w:val="24"/>
          <w:lang w:eastAsia="de-DE"/>
        </w:rPr>
      </w:pPr>
      <w:hyperlink w:anchor="_Toc14296595" w:history="1">
        <w:r w:rsidR="00C554AC" w:rsidRPr="009B3DE5">
          <w:rPr>
            <w:rStyle w:val="Hyperlink"/>
            <w:noProof/>
          </w:rPr>
          <w:t>3.2.3 Scenario Outline</w:t>
        </w:r>
        <w:r w:rsidR="00C554AC">
          <w:rPr>
            <w:noProof/>
            <w:webHidden/>
          </w:rPr>
          <w:tab/>
        </w:r>
        <w:r w:rsidR="00C554AC">
          <w:rPr>
            <w:noProof/>
            <w:webHidden/>
          </w:rPr>
          <w:fldChar w:fldCharType="begin"/>
        </w:r>
        <w:r w:rsidR="00C554AC">
          <w:rPr>
            <w:noProof/>
            <w:webHidden/>
          </w:rPr>
          <w:instrText xml:space="preserve"> PAGEREF _Toc14296595 \h </w:instrText>
        </w:r>
        <w:r w:rsidR="00C554AC">
          <w:rPr>
            <w:noProof/>
            <w:webHidden/>
          </w:rPr>
        </w:r>
        <w:r w:rsidR="00C554AC">
          <w:rPr>
            <w:noProof/>
            <w:webHidden/>
          </w:rPr>
          <w:fldChar w:fldCharType="separate"/>
        </w:r>
        <w:r w:rsidR="00C554AC">
          <w:rPr>
            <w:noProof/>
            <w:webHidden/>
          </w:rPr>
          <w:t>25</w:t>
        </w:r>
        <w:r w:rsidR="00C554AC">
          <w:rPr>
            <w:noProof/>
            <w:webHidden/>
          </w:rPr>
          <w:fldChar w:fldCharType="end"/>
        </w:r>
      </w:hyperlink>
    </w:p>
    <w:p w14:paraId="3B2F86A1" w14:textId="4C0E57C0" w:rsidR="00C554AC" w:rsidRDefault="00BE7E66">
      <w:pPr>
        <w:pStyle w:val="Verzeichnis3"/>
        <w:tabs>
          <w:tab w:val="right" w:leader="dot" w:pos="8494"/>
        </w:tabs>
        <w:rPr>
          <w:rFonts w:eastAsiaTheme="minorEastAsia"/>
          <w:smallCaps w:val="0"/>
          <w:noProof/>
          <w:sz w:val="24"/>
          <w:szCs w:val="24"/>
          <w:lang w:eastAsia="de-DE"/>
        </w:rPr>
      </w:pPr>
      <w:hyperlink w:anchor="_Toc14296596" w:history="1">
        <w:r w:rsidR="00C554AC" w:rsidRPr="009B3DE5">
          <w:rPr>
            <w:rStyle w:val="Hyperlink"/>
            <w:noProof/>
          </w:rPr>
          <w:t>3.2.4 Parameter übergeben</w:t>
        </w:r>
        <w:r w:rsidR="00C554AC">
          <w:rPr>
            <w:noProof/>
            <w:webHidden/>
          </w:rPr>
          <w:tab/>
        </w:r>
        <w:r w:rsidR="00C554AC">
          <w:rPr>
            <w:noProof/>
            <w:webHidden/>
          </w:rPr>
          <w:fldChar w:fldCharType="begin"/>
        </w:r>
        <w:r w:rsidR="00C554AC">
          <w:rPr>
            <w:noProof/>
            <w:webHidden/>
          </w:rPr>
          <w:instrText xml:space="preserve"> PAGEREF _Toc14296596 \h </w:instrText>
        </w:r>
        <w:r w:rsidR="00C554AC">
          <w:rPr>
            <w:noProof/>
            <w:webHidden/>
          </w:rPr>
        </w:r>
        <w:r w:rsidR="00C554AC">
          <w:rPr>
            <w:noProof/>
            <w:webHidden/>
          </w:rPr>
          <w:fldChar w:fldCharType="separate"/>
        </w:r>
        <w:r w:rsidR="00C554AC">
          <w:rPr>
            <w:noProof/>
            <w:webHidden/>
          </w:rPr>
          <w:t>27</w:t>
        </w:r>
        <w:r w:rsidR="00C554AC">
          <w:rPr>
            <w:noProof/>
            <w:webHidden/>
          </w:rPr>
          <w:fldChar w:fldCharType="end"/>
        </w:r>
      </w:hyperlink>
    </w:p>
    <w:p w14:paraId="294CB537" w14:textId="3638F62B" w:rsidR="00C554AC" w:rsidRDefault="00BE7E66">
      <w:pPr>
        <w:pStyle w:val="Verzeichnis3"/>
        <w:tabs>
          <w:tab w:val="right" w:leader="dot" w:pos="8494"/>
        </w:tabs>
        <w:rPr>
          <w:rFonts w:eastAsiaTheme="minorEastAsia"/>
          <w:smallCaps w:val="0"/>
          <w:noProof/>
          <w:sz w:val="24"/>
          <w:szCs w:val="24"/>
          <w:lang w:eastAsia="de-DE"/>
        </w:rPr>
      </w:pPr>
      <w:hyperlink w:anchor="_Toc14296597" w:history="1">
        <w:r w:rsidR="00C554AC" w:rsidRPr="009B3DE5">
          <w:rPr>
            <w:rStyle w:val="Hyperlink"/>
            <w:noProof/>
          </w:rPr>
          <w:t>3.2.5 Doc Strings</w:t>
        </w:r>
        <w:r w:rsidR="00C554AC">
          <w:rPr>
            <w:noProof/>
            <w:webHidden/>
          </w:rPr>
          <w:tab/>
        </w:r>
        <w:r w:rsidR="00C554AC">
          <w:rPr>
            <w:noProof/>
            <w:webHidden/>
          </w:rPr>
          <w:fldChar w:fldCharType="begin"/>
        </w:r>
        <w:r w:rsidR="00C554AC">
          <w:rPr>
            <w:noProof/>
            <w:webHidden/>
          </w:rPr>
          <w:instrText xml:space="preserve"> PAGEREF _Toc14296597 \h </w:instrText>
        </w:r>
        <w:r w:rsidR="00C554AC">
          <w:rPr>
            <w:noProof/>
            <w:webHidden/>
          </w:rPr>
        </w:r>
        <w:r w:rsidR="00C554AC">
          <w:rPr>
            <w:noProof/>
            <w:webHidden/>
          </w:rPr>
          <w:fldChar w:fldCharType="separate"/>
        </w:r>
        <w:r w:rsidR="00C554AC">
          <w:rPr>
            <w:noProof/>
            <w:webHidden/>
          </w:rPr>
          <w:t>29</w:t>
        </w:r>
        <w:r w:rsidR="00C554AC">
          <w:rPr>
            <w:noProof/>
            <w:webHidden/>
          </w:rPr>
          <w:fldChar w:fldCharType="end"/>
        </w:r>
      </w:hyperlink>
    </w:p>
    <w:p w14:paraId="7ED0D9F1" w14:textId="449D5DE6" w:rsidR="00C554AC" w:rsidRDefault="00BE7E66">
      <w:pPr>
        <w:pStyle w:val="Verzeichnis3"/>
        <w:tabs>
          <w:tab w:val="right" w:leader="dot" w:pos="8494"/>
        </w:tabs>
        <w:rPr>
          <w:rFonts w:eastAsiaTheme="minorEastAsia"/>
          <w:smallCaps w:val="0"/>
          <w:noProof/>
          <w:sz w:val="24"/>
          <w:szCs w:val="24"/>
          <w:lang w:eastAsia="de-DE"/>
        </w:rPr>
      </w:pPr>
      <w:hyperlink w:anchor="_Toc14296598" w:history="1">
        <w:r w:rsidR="00C554AC" w:rsidRPr="009B3DE5">
          <w:rPr>
            <w:rStyle w:val="Hyperlink"/>
            <w:noProof/>
          </w:rPr>
          <w:t>3.2.6 Data Tables</w:t>
        </w:r>
        <w:r w:rsidR="00C554AC">
          <w:rPr>
            <w:noProof/>
            <w:webHidden/>
          </w:rPr>
          <w:tab/>
        </w:r>
        <w:r w:rsidR="00C554AC">
          <w:rPr>
            <w:noProof/>
            <w:webHidden/>
          </w:rPr>
          <w:fldChar w:fldCharType="begin"/>
        </w:r>
        <w:r w:rsidR="00C554AC">
          <w:rPr>
            <w:noProof/>
            <w:webHidden/>
          </w:rPr>
          <w:instrText xml:space="preserve"> PAGEREF _Toc14296598 \h </w:instrText>
        </w:r>
        <w:r w:rsidR="00C554AC">
          <w:rPr>
            <w:noProof/>
            <w:webHidden/>
          </w:rPr>
        </w:r>
        <w:r w:rsidR="00C554AC">
          <w:rPr>
            <w:noProof/>
            <w:webHidden/>
          </w:rPr>
          <w:fldChar w:fldCharType="separate"/>
        </w:r>
        <w:r w:rsidR="00C554AC">
          <w:rPr>
            <w:noProof/>
            <w:webHidden/>
          </w:rPr>
          <w:t>29</w:t>
        </w:r>
        <w:r w:rsidR="00C554AC">
          <w:rPr>
            <w:noProof/>
            <w:webHidden/>
          </w:rPr>
          <w:fldChar w:fldCharType="end"/>
        </w:r>
      </w:hyperlink>
    </w:p>
    <w:p w14:paraId="2D45E006" w14:textId="6EC40983" w:rsidR="00C554AC" w:rsidRDefault="00BE7E66">
      <w:pPr>
        <w:pStyle w:val="Verzeichnis3"/>
        <w:tabs>
          <w:tab w:val="right" w:leader="dot" w:pos="8494"/>
        </w:tabs>
        <w:rPr>
          <w:rFonts w:eastAsiaTheme="minorEastAsia"/>
          <w:smallCaps w:val="0"/>
          <w:noProof/>
          <w:sz w:val="24"/>
          <w:szCs w:val="24"/>
          <w:lang w:eastAsia="de-DE"/>
        </w:rPr>
      </w:pPr>
      <w:hyperlink w:anchor="_Toc14296599" w:history="1">
        <w:r w:rsidR="00C554AC" w:rsidRPr="009B3DE5">
          <w:rPr>
            <w:rStyle w:val="Hyperlink"/>
            <w:noProof/>
          </w:rPr>
          <w:t>3.2.7 Background</w:t>
        </w:r>
        <w:r w:rsidR="00C554AC">
          <w:rPr>
            <w:noProof/>
            <w:webHidden/>
          </w:rPr>
          <w:tab/>
        </w:r>
        <w:r w:rsidR="00C554AC">
          <w:rPr>
            <w:noProof/>
            <w:webHidden/>
          </w:rPr>
          <w:fldChar w:fldCharType="begin"/>
        </w:r>
        <w:r w:rsidR="00C554AC">
          <w:rPr>
            <w:noProof/>
            <w:webHidden/>
          </w:rPr>
          <w:instrText xml:space="preserve"> PAGEREF _Toc14296599 \h </w:instrText>
        </w:r>
        <w:r w:rsidR="00C554AC">
          <w:rPr>
            <w:noProof/>
            <w:webHidden/>
          </w:rPr>
        </w:r>
        <w:r w:rsidR="00C554AC">
          <w:rPr>
            <w:noProof/>
            <w:webHidden/>
          </w:rPr>
          <w:fldChar w:fldCharType="separate"/>
        </w:r>
        <w:r w:rsidR="00C554AC">
          <w:rPr>
            <w:noProof/>
            <w:webHidden/>
          </w:rPr>
          <w:t>30</w:t>
        </w:r>
        <w:r w:rsidR="00C554AC">
          <w:rPr>
            <w:noProof/>
            <w:webHidden/>
          </w:rPr>
          <w:fldChar w:fldCharType="end"/>
        </w:r>
      </w:hyperlink>
    </w:p>
    <w:p w14:paraId="6CB00830" w14:textId="276B6614" w:rsidR="00C554AC" w:rsidRDefault="00BE7E66">
      <w:pPr>
        <w:pStyle w:val="Verzeichnis3"/>
        <w:tabs>
          <w:tab w:val="right" w:leader="dot" w:pos="8494"/>
        </w:tabs>
        <w:rPr>
          <w:rFonts w:eastAsiaTheme="minorEastAsia"/>
          <w:smallCaps w:val="0"/>
          <w:noProof/>
          <w:sz w:val="24"/>
          <w:szCs w:val="24"/>
          <w:lang w:eastAsia="de-DE"/>
        </w:rPr>
      </w:pPr>
      <w:hyperlink w:anchor="_Toc14296600" w:history="1">
        <w:r w:rsidR="00C554AC" w:rsidRPr="009B3DE5">
          <w:rPr>
            <w:rStyle w:val="Hyperlink"/>
            <w:noProof/>
          </w:rPr>
          <w:t>3.2.8 Type Registry</w:t>
        </w:r>
        <w:r w:rsidR="00C554AC">
          <w:rPr>
            <w:noProof/>
            <w:webHidden/>
          </w:rPr>
          <w:tab/>
        </w:r>
        <w:r w:rsidR="00C554AC">
          <w:rPr>
            <w:noProof/>
            <w:webHidden/>
          </w:rPr>
          <w:fldChar w:fldCharType="begin"/>
        </w:r>
        <w:r w:rsidR="00C554AC">
          <w:rPr>
            <w:noProof/>
            <w:webHidden/>
          </w:rPr>
          <w:instrText xml:space="preserve"> PAGEREF _Toc14296600 \h </w:instrText>
        </w:r>
        <w:r w:rsidR="00C554AC">
          <w:rPr>
            <w:noProof/>
            <w:webHidden/>
          </w:rPr>
        </w:r>
        <w:r w:rsidR="00C554AC">
          <w:rPr>
            <w:noProof/>
            <w:webHidden/>
          </w:rPr>
          <w:fldChar w:fldCharType="separate"/>
        </w:r>
        <w:r w:rsidR="00C554AC">
          <w:rPr>
            <w:noProof/>
            <w:webHidden/>
          </w:rPr>
          <w:t>31</w:t>
        </w:r>
        <w:r w:rsidR="00C554AC">
          <w:rPr>
            <w:noProof/>
            <w:webHidden/>
          </w:rPr>
          <w:fldChar w:fldCharType="end"/>
        </w:r>
      </w:hyperlink>
    </w:p>
    <w:p w14:paraId="38371A9D" w14:textId="456918D0" w:rsidR="00C554AC" w:rsidRDefault="00BE7E66">
      <w:pPr>
        <w:pStyle w:val="Verzeichnis3"/>
        <w:tabs>
          <w:tab w:val="right" w:leader="dot" w:pos="8494"/>
        </w:tabs>
        <w:rPr>
          <w:rFonts w:eastAsiaTheme="minorEastAsia"/>
          <w:smallCaps w:val="0"/>
          <w:noProof/>
          <w:sz w:val="24"/>
          <w:szCs w:val="24"/>
          <w:lang w:eastAsia="de-DE"/>
        </w:rPr>
      </w:pPr>
      <w:hyperlink w:anchor="_Toc14296601" w:history="1">
        <w:r w:rsidR="00C554AC" w:rsidRPr="009B3DE5">
          <w:rPr>
            <w:rStyle w:val="Hyperlink"/>
            <w:noProof/>
          </w:rPr>
          <w:t>3.2.9 Hooks</w:t>
        </w:r>
        <w:r w:rsidR="00C554AC">
          <w:rPr>
            <w:noProof/>
            <w:webHidden/>
          </w:rPr>
          <w:tab/>
        </w:r>
        <w:r w:rsidR="00C554AC">
          <w:rPr>
            <w:noProof/>
            <w:webHidden/>
          </w:rPr>
          <w:fldChar w:fldCharType="begin"/>
        </w:r>
        <w:r w:rsidR="00C554AC">
          <w:rPr>
            <w:noProof/>
            <w:webHidden/>
          </w:rPr>
          <w:instrText xml:space="preserve"> PAGEREF _Toc14296601 \h </w:instrText>
        </w:r>
        <w:r w:rsidR="00C554AC">
          <w:rPr>
            <w:noProof/>
            <w:webHidden/>
          </w:rPr>
        </w:r>
        <w:r w:rsidR="00C554AC">
          <w:rPr>
            <w:noProof/>
            <w:webHidden/>
          </w:rPr>
          <w:fldChar w:fldCharType="separate"/>
        </w:r>
        <w:r w:rsidR="00C554AC">
          <w:rPr>
            <w:noProof/>
            <w:webHidden/>
          </w:rPr>
          <w:t>33</w:t>
        </w:r>
        <w:r w:rsidR="00C554AC">
          <w:rPr>
            <w:noProof/>
            <w:webHidden/>
          </w:rPr>
          <w:fldChar w:fldCharType="end"/>
        </w:r>
      </w:hyperlink>
    </w:p>
    <w:p w14:paraId="3504D892" w14:textId="4DEE4445" w:rsidR="00C554AC" w:rsidRDefault="00BE7E66">
      <w:pPr>
        <w:pStyle w:val="Verzeichnis2"/>
        <w:rPr>
          <w:rFonts w:eastAsiaTheme="minorEastAsia"/>
          <w:b w:val="0"/>
          <w:bCs w:val="0"/>
          <w:smallCaps w:val="0"/>
          <w:noProof/>
          <w:sz w:val="24"/>
          <w:szCs w:val="24"/>
          <w:lang w:eastAsia="de-DE"/>
        </w:rPr>
      </w:pPr>
      <w:hyperlink w:anchor="_Toc14296602" w:history="1">
        <w:r w:rsidR="00C554AC" w:rsidRPr="009B3DE5">
          <w:rPr>
            <w:rStyle w:val="Hyperlink"/>
            <w:noProof/>
          </w:rPr>
          <w:t>3.3 Arbeitsweise</w:t>
        </w:r>
        <w:r w:rsidR="00C554AC">
          <w:rPr>
            <w:noProof/>
            <w:webHidden/>
          </w:rPr>
          <w:tab/>
        </w:r>
        <w:r w:rsidR="00C554AC">
          <w:rPr>
            <w:noProof/>
            <w:webHidden/>
          </w:rPr>
          <w:fldChar w:fldCharType="begin"/>
        </w:r>
        <w:r w:rsidR="00C554AC">
          <w:rPr>
            <w:noProof/>
            <w:webHidden/>
          </w:rPr>
          <w:instrText xml:space="preserve"> PAGEREF _Toc14296602 \h </w:instrText>
        </w:r>
        <w:r w:rsidR="00C554AC">
          <w:rPr>
            <w:noProof/>
            <w:webHidden/>
          </w:rPr>
        </w:r>
        <w:r w:rsidR="00C554AC">
          <w:rPr>
            <w:noProof/>
            <w:webHidden/>
          </w:rPr>
          <w:fldChar w:fldCharType="separate"/>
        </w:r>
        <w:r w:rsidR="00C554AC">
          <w:rPr>
            <w:noProof/>
            <w:webHidden/>
          </w:rPr>
          <w:t>34</w:t>
        </w:r>
        <w:r w:rsidR="00C554AC">
          <w:rPr>
            <w:noProof/>
            <w:webHidden/>
          </w:rPr>
          <w:fldChar w:fldCharType="end"/>
        </w:r>
      </w:hyperlink>
    </w:p>
    <w:p w14:paraId="15F52339" w14:textId="4C667391" w:rsidR="00C554AC" w:rsidRDefault="00BE7E66">
      <w:pPr>
        <w:pStyle w:val="Verzeichnis3"/>
        <w:tabs>
          <w:tab w:val="right" w:leader="dot" w:pos="8494"/>
        </w:tabs>
        <w:rPr>
          <w:rFonts w:eastAsiaTheme="minorEastAsia"/>
          <w:smallCaps w:val="0"/>
          <w:noProof/>
          <w:sz w:val="24"/>
          <w:szCs w:val="24"/>
          <w:lang w:eastAsia="de-DE"/>
        </w:rPr>
      </w:pPr>
      <w:hyperlink w:anchor="_Toc14296603" w:history="1">
        <w:r w:rsidR="00C554AC" w:rsidRPr="009B3DE5">
          <w:rPr>
            <w:rStyle w:val="Hyperlink"/>
            <w:noProof/>
          </w:rPr>
          <w:t>3.3.1 Aufruf eines Cucumber Tests</w:t>
        </w:r>
        <w:r w:rsidR="00C554AC">
          <w:rPr>
            <w:noProof/>
            <w:webHidden/>
          </w:rPr>
          <w:tab/>
        </w:r>
        <w:r w:rsidR="00C554AC">
          <w:rPr>
            <w:noProof/>
            <w:webHidden/>
          </w:rPr>
          <w:fldChar w:fldCharType="begin"/>
        </w:r>
        <w:r w:rsidR="00C554AC">
          <w:rPr>
            <w:noProof/>
            <w:webHidden/>
          </w:rPr>
          <w:instrText xml:space="preserve"> PAGEREF _Toc14296603 \h </w:instrText>
        </w:r>
        <w:r w:rsidR="00C554AC">
          <w:rPr>
            <w:noProof/>
            <w:webHidden/>
          </w:rPr>
        </w:r>
        <w:r w:rsidR="00C554AC">
          <w:rPr>
            <w:noProof/>
            <w:webHidden/>
          </w:rPr>
          <w:fldChar w:fldCharType="separate"/>
        </w:r>
        <w:r w:rsidR="00C554AC">
          <w:rPr>
            <w:noProof/>
            <w:webHidden/>
          </w:rPr>
          <w:t>34</w:t>
        </w:r>
        <w:r w:rsidR="00C554AC">
          <w:rPr>
            <w:noProof/>
            <w:webHidden/>
          </w:rPr>
          <w:fldChar w:fldCharType="end"/>
        </w:r>
      </w:hyperlink>
    </w:p>
    <w:p w14:paraId="7854EE70" w14:textId="0B712274" w:rsidR="00C554AC" w:rsidRDefault="00BE7E66">
      <w:pPr>
        <w:pStyle w:val="Verzeichnis3"/>
        <w:tabs>
          <w:tab w:val="right" w:leader="dot" w:pos="8494"/>
        </w:tabs>
        <w:rPr>
          <w:rFonts w:eastAsiaTheme="minorEastAsia"/>
          <w:smallCaps w:val="0"/>
          <w:noProof/>
          <w:sz w:val="24"/>
          <w:szCs w:val="24"/>
          <w:lang w:eastAsia="de-DE"/>
        </w:rPr>
      </w:pPr>
      <w:hyperlink w:anchor="_Toc14296604" w:history="1">
        <w:r w:rsidR="00C554AC" w:rsidRPr="009B3DE5">
          <w:rPr>
            <w:rStyle w:val="Hyperlink"/>
            <w:noProof/>
          </w:rPr>
          <w:t>3.3.2 Konfiguration der Testausführung</w:t>
        </w:r>
        <w:r w:rsidR="00C554AC">
          <w:rPr>
            <w:noProof/>
            <w:webHidden/>
          </w:rPr>
          <w:tab/>
        </w:r>
        <w:r w:rsidR="00C554AC">
          <w:rPr>
            <w:noProof/>
            <w:webHidden/>
          </w:rPr>
          <w:fldChar w:fldCharType="begin"/>
        </w:r>
        <w:r w:rsidR="00C554AC">
          <w:rPr>
            <w:noProof/>
            <w:webHidden/>
          </w:rPr>
          <w:instrText xml:space="preserve"> PAGEREF _Toc14296604 \h </w:instrText>
        </w:r>
        <w:r w:rsidR="00C554AC">
          <w:rPr>
            <w:noProof/>
            <w:webHidden/>
          </w:rPr>
        </w:r>
        <w:r w:rsidR="00C554AC">
          <w:rPr>
            <w:noProof/>
            <w:webHidden/>
          </w:rPr>
          <w:fldChar w:fldCharType="separate"/>
        </w:r>
        <w:r w:rsidR="00C554AC">
          <w:rPr>
            <w:noProof/>
            <w:webHidden/>
          </w:rPr>
          <w:t>34</w:t>
        </w:r>
        <w:r w:rsidR="00C554AC">
          <w:rPr>
            <w:noProof/>
            <w:webHidden/>
          </w:rPr>
          <w:fldChar w:fldCharType="end"/>
        </w:r>
      </w:hyperlink>
    </w:p>
    <w:p w14:paraId="6D4C2962" w14:textId="4866ABEF" w:rsidR="00C554AC" w:rsidRDefault="00BE7E66">
      <w:pPr>
        <w:pStyle w:val="Verzeichnis3"/>
        <w:tabs>
          <w:tab w:val="right" w:leader="dot" w:pos="8494"/>
        </w:tabs>
        <w:rPr>
          <w:rFonts w:eastAsiaTheme="minorEastAsia"/>
          <w:smallCaps w:val="0"/>
          <w:noProof/>
          <w:sz w:val="24"/>
          <w:szCs w:val="24"/>
          <w:lang w:eastAsia="de-DE"/>
        </w:rPr>
      </w:pPr>
      <w:hyperlink w:anchor="_Toc14296606" w:history="1">
        <w:r w:rsidR="00C554AC" w:rsidRPr="009B3DE5">
          <w:rPr>
            <w:rStyle w:val="Hyperlink"/>
            <w:noProof/>
          </w:rPr>
          <w:t>3.3.3 Testvorbereitung</w:t>
        </w:r>
        <w:r w:rsidR="00C554AC">
          <w:rPr>
            <w:noProof/>
            <w:webHidden/>
          </w:rPr>
          <w:tab/>
        </w:r>
        <w:r w:rsidR="00C554AC">
          <w:rPr>
            <w:noProof/>
            <w:webHidden/>
          </w:rPr>
          <w:fldChar w:fldCharType="begin"/>
        </w:r>
        <w:r w:rsidR="00C554AC">
          <w:rPr>
            <w:noProof/>
            <w:webHidden/>
          </w:rPr>
          <w:instrText xml:space="preserve"> PAGEREF _Toc14296606 \h </w:instrText>
        </w:r>
        <w:r w:rsidR="00C554AC">
          <w:rPr>
            <w:noProof/>
            <w:webHidden/>
          </w:rPr>
        </w:r>
        <w:r w:rsidR="00C554AC">
          <w:rPr>
            <w:noProof/>
            <w:webHidden/>
          </w:rPr>
          <w:fldChar w:fldCharType="separate"/>
        </w:r>
        <w:r w:rsidR="00C554AC">
          <w:rPr>
            <w:noProof/>
            <w:webHidden/>
          </w:rPr>
          <w:t>35</w:t>
        </w:r>
        <w:r w:rsidR="00C554AC">
          <w:rPr>
            <w:noProof/>
            <w:webHidden/>
          </w:rPr>
          <w:fldChar w:fldCharType="end"/>
        </w:r>
      </w:hyperlink>
    </w:p>
    <w:p w14:paraId="1DDC879E" w14:textId="31EC39D3" w:rsidR="00C554AC" w:rsidRDefault="00BE7E66">
      <w:pPr>
        <w:pStyle w:val="Verzeichnis3"/>
        <w:tabs>
          <w:tab w:val="right" w:leader="dot" w:pos="8494"/>
        </w:tabs>
        <w:rPr>
          <w:rFonts w:eastAsiaTheme="minorEastAsia"/>
          <w:smallCaps w:val="0"/>
          <w:noProof/>
          <w:sz w:val="24"/>
          <w:szCs w:val="24"/>
          <w:lang w:eastAsia="de-DE"/>
        </w:rPr>
      </w:pPr>
      <w:hyperlink w:anchor="_Toc14296607" w:history="1">
        <w:r w:rsidR="00C554AC" w:rsidRPr="009B3DE5">
          <w:rPr>
            <w:rStyle w:val="Hyperlink"/>
            <w:noProof/>
          </w:rPr>
          <w:t>3.3.4 Testausführung</w:t>
        </w:r>
        <w:r w:rsidR="00C554AC">
          <w:rPr>
            <w:noProof/>
            <w:webHidden/>
          </w:rPr>
          <w:tab/>
        </w:r>
        <w:r w:rsidR="00C554AC">
          <w:rPr>
            <w:noProof/>
            <w:webHidden/>
          </w:rPr>
          <w:fldChar w:fldCharType="begin"/>
        </w:r>
        <w:r w:rsidR="00C554AC">
          <w:rPr>
            <w:noProof/>
            <w:webHidden/>
          </w:rPr>
          <w:instrText xml:space="preserve"> PAGEREF _Toc14296607 \h </w:instrText>
        </w:r>
        <w:r w:rsidR="00C554AC">
          <w:rPr>
            <w:noProof/>
            <w:webHidden/>
          </w:rPr>
        </w:r>
        <w:r w:rsidR="00C554AC">
          <w:rPr>
            <w:noProof/>
            <w:webHidden/>
          </w:rPr>
          <w:fldChar w:fldCharType="separate"/>
        </w:r>
        <w:r w:rsidR="00C554AC">
          <w:rPr>
            <w:noProof/>
            <w:webHidden/>
          </w:rPr>
          <w:t>36</w:t>
        </w:r>
        <w:r w:rsidR="00C554AC">
          <w:rPr>
            <w:noProof/>
            <w:webHidden/>
          </w:rPr>
          <w:fldChar w:fldCharType="end"/>
        </w:r>
      </w:hyperlink>
    </w:p>
    <w:p w14:paraId="304B8B58" w14:textId="4DE8A5B2" w:rsidR="00C554AC" w:rsidRDefault="00BE7E66">
      <w:pPr>
        <w:pStyle w:val="Verzeichnis2"/>
        <w:rPr>
          <w:rFonts w:eastAsiaTheme="minorEastAsia"/>
          <w:b w:val="0"/>
          <w:bCs w:val="0"/>
          <w:smallCaps w:val="0"/>
          <w:noProof/>
          <w:sz w:val="24"/>
          <w:szCs w:val="24"/>
          <w:lang w:eastAsia="de-DE"/>
        </w:rPr>
      </w:pPr>
      <w:hyperlink w:anchor="_Toc14296608" w:history="1">
        <w:r w:rsidR="00C554AC" w:rsidRPr="009B3DE5">
          <w:rPr>
            <w:rStyle w:val="Hyperlink"/>
            <w:noProof/>
          </w:rPr>
          <w:t>3.4 Best Practices</w:t>
        </w:r>
        <w:r w:rsidR="00C554AC">
          <w:rPr>
            <w:noProof/>
            <w:webHidden/>
          </w:rPr>
          <w:tab/>
        </w:r>
        <w:r w:rsidR="00C554AC">
          <w:rPr>
            <w:noProof/>
            <w:webHidden/>
          </w:rPr>
          <w:fldChar w:fldCharType="begin"/>
        </w:r>
        <w:r w:rsidR="00C554AC">
          <w:rPr>
            <w:noProof/>
            <w:webHidden/>
          </w:rPr>
          <w:instrText xml:space="preserve"> PAGEREF _Toc14296608 \h </w:instrText>
        </w:r>
        <w:r w:rsidR="00C554AC">
          <w:rPr>
            <w:noProof/>
            <w:webHidden/>
          </w:rPr>
        </w:r>
        <w:r w:rsidR="00C554AC">
          <w:rPr>
            <w:noProof/>
            <w:webHidden/>
          </w:rPr>
          <w:fldChar w:fldCharType="separate"/>
        </w:r>
        <w:r w:rsidR="00C554AC">
          <w:rPr>
            <w:noProof/>
            <w:webHidden/>
          </w:rPr>
          <w:t>37</w:t>
        </w:r>
        <w:r w:rsidR="00C554AC">
          <w:rPr>
            <w:noProof/>
            <w:webHidden/>
          </w:rPr>
          <w:fldChar w:fldCharType="end"/>
        </w:r>
      </w:hyperlink>
    </w:p>
    <w:p w14:paraId="5D2D8BBB" w14:textId="37150FBF" w:rsidR="00C554AC" w:rsidRDefault="00BE7E66">
      <w:pPr>
        <w:pStyle w:val="Verzeichnis3"/>
        <w:tabs>
          <w:tab w:val="right" w:leader="dot" w:pos="8494"/>
        </w:tabs>
        <w:rPr>
          <w:rFonts w:eastAsiaTheme="minorEastAsia"/>
          <w:smallCaps w:val="0"/>
          <w:noProof/>
          <w:sz w:val="24"/>
          <w:szCs w:val="24"/>
          <w:lang w:eastAsia="de-DE"/>
        </w:rPr>
      </w:pPr>
      <w:hyperlink w:anchor="_Toc14296609" w:history="1">
        <w:r w:rsidR="00C554AC" w:rsidRPr="009B3DE5">
          <w:rPr>
            <w:rStyle w:val="Hyperlink"/>
            <w:noProof/>
          </w:rPr>
          <w:t>3.4.1 Vorgehen</w:t>
        </w:r>
        <w:r w:rsidR="00C554AC">
          <w:rPr>
            <w:noProof/>
            <w:webHidden/>
          </w:rPr>
          <w:tab/>
        </w:r>
        <w:r w:rsidR="00C554AC">
          <w:rPr>
            <w:noProof/>
            <w:webHidden/>
          </w:rPr>
          <w:fldChar w:fldCharType="begin"/>
        </w:r>
        <w:r w:rsidR="00C554AC">
          <w:rPr>
            <w:noProof/>
            <w:webHidden/>
          </w:rPr>
          <w:instrText xml:space="preserve"> PAGEREF _Toc14296609 \h </w:instrText>
        </w:r>
        <w:r w:rsidR="00C554AC">
          <w:rPr>
            <w:noProof/>
            <w:webHidden/>
          </w:rPr>
        </w:r>
        <w:r w:rsidR="00C554AC">
          <w:rPr>
            <w:noProof/>
            <w:webHidden/>
          </w:rPr>
          <w:fldChar w:fldCharType="separate"/>
        </w:r>
        <w:r w:rsidR="00C554AC">
          <w:rPr>
            <w:noProof/>
            <w:webHidden/>
          </w:rPr>
          <w:t>37</w:t>
        </w:r>
        <w:r w:rsidR="00C554AC">
          <w:rPr>
            <w:noProof/>
            <w:webHidden/>
          </w:rPr>
          <w:fldChar w:fldCharType="end"/>
        </w:r>
      </w:hyperlink>
    </w:p>
    <w:p w14:paraId="375659D4" w14:textId="4D1709E6" w:rsidR="00C554AC" w:rsidRDefault="00BE7E66">
      <w:pPr>
        <w:pStyle w:val="Verzeichnis3"/>
        <w:tabs>
          <w:tab w:val="right" w:leader="dot" w:pos="8494"/>
        </w:tabs>
        <w:rPr>
          <w:rFonts w:eastAsiaTheme="minorEastAsia"/>
          <w:smallCaps w:val="0"/>
          <w:noProof/>
          <w:sz w:val="24"/>
          <w:szCs w:val="24"/>
          <w:lang w:eastAsia="de-DE"/>
        </w:rPr>
      </w:pPr>
      <w:hyperlink w:anchor="_Toc14296610" w:history="1">
        <w:r w:rsidR="00C554AC" w:rsidRPr="009B3DE5">
          <w:rPr>
            <w:rStyle w:val="Hyperlink"/>
            <w:noProof/>
          </w:rPr>
          <w:t>3.4.2 Regressionsfähige (unabhängige) Szenarien</w:t>
        </w:r>
        <w:r w:rsidR="00C554AC">
          <w:rPr>
            <w:noProof/>
            <w:webHidden/>
          </w:rPr>
          <w:tab/>
        </w:r>
        <w:r w:rsidR="00C554AC">
          <w:rPr>
            <w:noProof/>
            <w:webHidden/>
          </w:rPr>
          <w:fldChar w:fldCharType="begin"/>
        </w:r>
        <w:r w:rsidR="00C554AC">
          <w:rPr>
            <w:noProof/>
            <w:webHidden/>
          </w:rPr>
          <w:instrText xml:space="preserve"> PAGEREF _Toc14296610 \h </w:instrText>
        </w:r>
        <w:r w:rsidR="00C554AC">
          <w:rPr>
            <w:noProof/>
            <w:webHidden/>
          </w:rPr>
        </w:r>
        <w:r w:rsidR="00C554AC">
          <w:rPr>
            <w:noProof/>
            <w:webHidden/>
          </w:rPr>
          <w:fldChar w:fldCharType="separate"/>
        </w:r>
        <w:r w:rsidR="00C554AC">
          <w:rPr>
            <w:noProof/>
            <w:webHidden/>
          </w:rPr>
          <w:t>37</w:t>
        </w:r>
        <w:r w:rsidR="00C554AC">
          <w:rPr>
            <w:noProof/>
            <w:webHidden/>
          </w:rPr>
          <w:fldChar w:fldCharType="end"/>
        </w:r>
      </w:hyperlink>
    </w:p>
    <w:p w14:paraId="06C0EC24" w14:textId="08630371" w:rsidR="00C554AC" w:rsidRDefault="00BE7E66">
      <w:pPr>
        <w:pStyle w:val="Verzeichnis3"/>
        <w:tabs>
          <w:tab w:val="right" w:leader="dot" w:pos="8494"/>
        </w:tabs>
        <w:rPr>
          <w:rFonts w:eastAsiaTheme="minorEastAsia"/>
          <w:smallCaps w:val="0"/>
          <w:noProof/>
          <w:sz w:val="24"/>
          <w:szCs w:val="24"/>
          <w:lang w:eastAsia="de-DE"/>
        </w:rPr>
      </w:pPr>
      <w:hyperlink w:anchor="_Toc14296611" w:history="1">
        <w:r w:rsidR="00C554AC" w:rsidRPr="009B3DE5">
          <w:rPr>
            <w:rStyle w:val="Hyperlink"/>
            <w:noProof/>
          </w:rPr>
          <w:t>3.4.3 Szenarien wie Geschichten beschreiben</w:t>
        </w:r>
        <w:r w:rsidR="00C554AC">
          <w:rPr>
            <w:noProof/>
            <w:webHidden/>
          </w:rPr>
          <w:tab/>
        </w:r>
        <w:r w:rsidR="00C554AC">
          <w:rPr>
            <w:noProof/>
            <w:webHidden/>
          </w:rPr>
          <w:fldChar w:fldCharType="begin"/>
        </w:r>
        <w:r w:rsidR="00C554AC">
          <w:rPr>
            <w:noProof/>
            <w:webHidden/>
          </w:rPr>
          <w:instrText xml:space="preserve"> PAGEREF _Toc14296611 \h </w:instrText>
        </w:r>
        <w:r w:rsidR="00C554AC">
          <w:rPr>
            <w:noProof/>
            <w:webHidden/>
          </w:rPr>
        </w:r>
        <w:r w:rsidR="00C554AC">
          <w:rPr>
            <w:noProof/>
            <w:webHidden/>
          </w:rPr>
          <w:fldChar w:fldCharType="separate"/>
        </w:r>
        <w:r w:rsidR="00C554AC">
          <w:rPr>
            <w:noProof/>
            <w:webHidden/>
          </w:rPr>
          <w:t>38</w:t>
        </w:r>
        <w:r w:rsidR="00C554AC">
          <w:rPr>
            <w:noProof/>
            <w:webHidden/>
          </w:rPr>
          <w:fldChar w:fldCharType="end"/>
        </w:r>
      </w:hyperlink>
    </w:p>
    <w:p w14:paraId="322FD78D" w14:textId="7A2B5479" w:rsidR="00C554AC" w:rsidRDefault="00BE7E66">
      <w:pPr>
        <w:pStyle w:val="Verzeichnis3"/>
        <w:tabs>
          <w:tab w:val="right" w:leader="dot" w:pos="8494"/>
        </w:tabs>
        <w:rPr>
          <w:rFonts w:eastAsiaTheme="minorEastAsia"/>
          <w:smallCaps w:val="0"/>
          <w:noProof/>
          <w:sz w:val="24"/>
          <w:szCs w:val="24"/>
          <w:lang w:eastAsia="de-DE"/>
        </w:rPr>
      </w:pPr>
      <w:hyperlink w:anchor="_Toc14296612" w:history="1">
        <w:r w:rsidR="00C554AC" w:rsidRPr="009B3DE5">
          <w:rPr>
            <w:rStyle w:val="Hyperlink"/>
            <w:noProof/>
          </w:rPr>
          <w:t>3.4.4 Genaues Wording bei den Steps</w:t>
        </w:r>
        <w:r w:rsidR="00C554AC">
          <w:rPr>
            <w:noProof/>
            <w:webHidden/>
          </w:rPr>
          <w:tab/>
        </w:r>
        <w:r w:rsidR="00C554AC">
          <w:rPr>
            <w:noProof/>
            <w:webHidden/>
          </w:rPr>
          <w:fldChar w:fldCharType="begin"/>
        </w:r>
        <w:r w:rsidR="00C554AC">
          <w:rPr>
            <w:noProof/>
            <w:webHidden/>
          </w:rPr>
          <w:instrText xml:space="preserve"> PAGEREF _Toc14296612 \h </w:instrText>
        </w:r>
        <w:r w:rsidR="00C554AC">
          <w:rPr>
            <w:noProof/>
            <w:webHidden/>
          </w:rPr>
        </w:r>
        <w:r w:rsidR="00C554AC">
          <w:rPr>
            <w:noProof/>
            <w:webHidden/>
          </w:rPr>
          <w:fldChar w:fldCharType="separate"/>
        </w:r>
        <w:r w:rsidR="00C554AC">
          <w:rPr>
            <w:noProof/>
            <w:webHidden/>
          </w:rPr>
          <w:t>38</w:t>
        </w:r>
        <w:r w:rsidR="00C554AC">
          <w:rPr>
            <w:noProof/>
            <w:webHidden/>
          </w:rPr>
          <w:fldChar w:fldCharType="end"/>
        </w:r>
      </w:hyperlink>
    </w:p>
    <w:p w14:paraId="706D1815" w14:textId="7768B80D" w:rsidR="00C554AC" w:rsidRDefault="00BE7E66">
      <w:pPr>
        <w:pStyle w:val="Verzeichnis3"/>
        <w:tabs>
          <w:tab w:val="right" w:leader="dot" w:pos="8494"/>
        </w:tabs>
        <w:rPr>
          <w:rFonts w:eastAsiaTheme="minorEastAsia"/>
          <w:smallCaps w:val="0"/>
          <w:noProof/>
          <w:sz w:val="24"/>
          <w:szCs w:val="24"/>
          <w:lang w:eastAsia="de-DE"/>
        </w:rPr>
      </w:pPr>
      <w:hyperlink w:anchor="_Toc14296613" w:history="1">
        <w:r w:rsidR="00C554AC" w:rsidRPr="009B3DE5">
          <w:rPr>
            <w:rStyle w:val="Hyperlink"/>
            <w:noProof/>
          </w:rPr>
          <w:t>3.4.5 Step-Definitionen Klassen übersichtlich halten</w:t>
        </w:r>
        <w:r w:rsidR="00C554AC">
          <w:rPr>
            <w:noProof/>
            <w:webHidden/>
          </w:rPr>
          <w:tab/>
        </w:r>
        <w:r w:rsidR="00C554AC">
          <w:rPr>
            <w:noProof/>
            <w:webHidden/>
          </w:rPr>
          <w:fldChar w:fldCharType="begin"/>
        </w:r>
        <w:r w:rsidR="00C554AC">
          <w:rPr>
            <w:noProof/>
            <w:webHidden/>
          </w:rPr>
          <w:instrText xml:space="preserve"> PAGEREF _Toc14296613 \h </w:instrText>
        </w:r>
        <w:r w:rsidR="00C554AC">
          <w:rPr>
            <w:noProof/>
            <w:webHidden/>
          </w:rPr>
        </w:r>
        <w:r w:rsidR="00C554AC">
          <w:rPr>
            <w:noProof/>
            <w:webHidden/>
          </w:rPr>
          <w:fldChar w:fldCharType="separate"/>
        </w:r>
        <w:r w:rsidR="00C554AC">
          <w:rPr>
            <w:noProof/>
            <w:webHidden/>
          </w:rPr>
          <w:t>38</w:t>
        </w:r>
        <w:r w:rsidR="00C554AC">
          <w:rPr>
            <w:noProof/>
            <w:webHidden/>
          </w:rPr>
          <w:fldChar w:fldCharType="end"/>
        </w:r>
      </w:hyperlink>
    </w:p>
    <w:p w14:paraId="2441D1FF" w14:textId="6F518659" w:rsidR="00C554AC" w:rsidRDefault="00BE7E66">
      <w:pPr>
        <w:pStyle w:val="Verzeichnis3"/>
        <w:tabs>
          <w:tab w:val="right" w:leader="dot" w:pos="8494"/>
        </w:tabs>
        <w:rPr>
          <w:rFonts w:eastAsiaTheme="minorEastAsia"/>
          <w:smallCaps w:val="0"/>
          <w:noProof/>
          <w:sz w:val="24"/>
          <w:szCs w:val="24"/>
          <w:lang w:eastAsia="de-DE"/>
        </w:rPr>
      </w:pPr>
      <w:hyperlink w:anchor="_Toc14296614" w:history="1">
        <w:r w:rsidR="00C554AC" w:rsidRPr="009B3DE5">
          <w:rPr>
            <w:rStyle w:val="Hyperlink"/>
            <w:noProof/>
          </w:rPr>
          <w:t>3.4.6 Szenarien übersichtlich halten</w:t>
        </w:r>
        <w:r w:rsidR="00C554AC">
          <w:rPr>
            <w:noProof/>
            <w:webHidden/>
          </w:rPr>
          <w:tab/>
        </w:r>
        <w:r w:rsidR="00C554AC">
          <w:rPr>
            <w:noProof/>
            <w:webHidden/>
          </w:rPr>
          <w:fldChar w:fldCharType="begin"/>
        </w:r>
        <w:r w:rsidR="00C554AC">
          <w:rPr>
            <w:noProof/>
            <w:webHidden/>
          </w:rPr>
          <w:instrText xml:space="preserve"> PAGEREF _Toc14296614 \h </w:instrText>
        </w:r>
        <w:r w:rsidR="00C554AC">
          <w:rPr>
            <w:noProof/>
            <w:webHidden/>
          </w:rPr>
        </w:r>
        <w:r w:rsidR="00C554AC">
          <w:rPr>
            <w:noProof/>
            <w:webHidden/>
          </w:rPr>
          <w:fldChar w:fldCharType="separate"/>
        </w:r>
        <w:r w:rsidR="00C554AC">
          <w:rPr>
            <w:noProof/>
            <w:webHidden/>
          </w:rPr>
          <w:t>39</w:t>
        </w:r>
        <w:r w:rsidR="00C554AC">
          <w:rPr>
            <w:noProof/>
            <w:webHidden/>
          </w:rPr>
          <w:fldChar w:fldCharType="end"/>
        </w:r>
      </w:hyperlink>
    </w:p>
    <w:p w14:paraId="0C21DA90" w14:textId="068643A7" w:rsidR="00C554AC" w:rsidRDefault="00BE7E66">
      <w:pPr>
        <w:pStyle w:val="Verzeichnis3"/>
        <w:tabs>
          <w:tab w:val="right" w:leader="dot" w:pos="8494"/>
        </w:tabs>
        <w:rPr>
          <w:rFonts w:eastAsiaTheme="minorEastAsia"/>
          <w:smallCaps w:val="0"/>
          <w:noProof/>
          <w:sz w:val="24"/>
          <w:szCs w:val="24"/>
          <w:lang w:eastAsia="de-DE"/>
        </w:rPr>
      </w:pPr>
      <w:hyperlink w:anchor="_Toc14296615" w:history="1">
        <w:r w:rsidR="00C554AC" w:rsidRPr="009B3DE5">
          <w:rPr>
            <w:rStyle w:val="Hyperlink"/>
            <w:noProof/>
          </w:rPr>
          <w:t>3.4.7 Verwendung von Hooks</w:t>
        </w:r>
        <w:r w:rsidR="00C554AC">
          <w:rPr>
            <w:noProof/>
            <w:webHidden/>
          </w:rPr>
          <w:tab/>
        </w:r>
        <w:r w:rsidR="00C554AC">
          <w:rPr>
            <w:noProof/>
            <w:webHidden/>
          </w:rPr>
          <w:fldChar w:fldCharType="begin"/>
        </w:r>
        <w:r w:rsidR="00C554AC">
          <w:rPr>
            <w:noProof/>
            <w:webHidden/>
          </w:rPr>
          <w:instrText xml:space="preserve"> PAGEREF _Toc14296615 \h </w:instrText>
        </w:r>
        <w:r w:rsidR="00C554AC">
          <w:rPr>
            <w:noProof/>
            <w:webHidden/>
          </w:rPr>
        </w:r>
        <w:r w:rsidR="00C554AC">
          <w:rPr>
            <w:noProof/>
            <w:webHidden/>
          </w:rPr>
          <w:fldChar w:fldCharType="separate"/>
        </w:r>
        <w:r w:rsidR="00C554AC">
          <w:rPr>
            <w:noProof/>
            <w:webHidden/>
          </w:rPr>
          <w:t>39</w:t>
        </w:r>
        <w:r w:rsidR="00C554AC">
          <w:rPr>
            <w:noProof/>
            <w:webHidden/>
          </w:rPr>
          <w:fldChar w:fldCharType="end"/>
        </w:r>
      </w:hyperlink>
    </w:p>
    <w:p w14:paraId="09CA7F43" w14:textId="47DF85E9" w:rsidR="00C554AC" w:rsidRDefault="00BE7E66">
      <w:pPr>
        <w:pStyle w:val="Verzeichnis3"/>
        <w:tabs>
          <w:tab w:val="right" w:leader="dot" w:pos="8494"/>
        </w:tabs>
        <w:rPr>
          <w:rFonts w:eastAsiaTheme="minorEastAsia"/>
          <w:smallCaps w:val="0"/>
          <w:noProof/>
          <w:sz w:val="24"/>
          <w:szCs w:val="24"/>
          <w:lang w:eastAsia="de-DE"/>
        </w:rPr>
      </w:pPr>
      <w:hyperlink w:anchor="_Toc14296616" w:history="1">
        <w:r w:rsidR="00C554AC" w:rsidRPr="009B3DE5">
          <w:rPr>
            <w:rStyle w:val="Hyperlink"/>
            <w:noProof/>
          </w:rPr>
          <w:t>3.4.8 Zustände teilen</w:t>
        </w:r>
        <w:r w:rsidR="00C554AC">
          <w:rPr>
            <w:noProof/>
            <w:webHidden/>
          </w:rPr>
          <w:tab/>
        </w:r>
        <w:r w:rsidR="00C554AC">
          <w:rPr>
            <w:noProof/>
            <w:webHidden/>
          </w:rPr>
          <w:fldChar w:fldCharType="begin"/>
        </w:r>
        <w:r w:rsidR="00C554AC">
          <w:rPr>
            <w:noProof/>
            <w:webHidden/>
          </w:rPr>
          <w:instrText xml:space="preserve"> PAGEREF _Toc14296616 \h </w:instrText>
        </w:r>
        <w:r w:rsidR="00C554AC">
          <w:rPr>
            <w:noProof/>
            <w:webHidden/>
          </w:rPr>
        </w:r>
        <w:r w:rsidR="00C554AC">
          <w:rPr>
            <w:noProof/>
            <w:webHidden/>
          </w:rPr>
          <w:fldChar w:fldCharType="separate"/>
        </w:r>
        <w:r w:rsidR="00C554AC">
          <w:rPr>
            <w:noProof/>
            <w:webHidden/>
          </w:rPr>
          <w:t>39</w:t>
        </w:r>
        <w:r w:rsidR="00C554AC">
          <w:rPr>
            <w:noProof/>
            <w:webHidden/>
          </w:rPr>
          <w:fldChar w:fldCharType="end"/>
        </w:r>
      </w:hyperlink>
    </w:p>
    <w:p w14:paraId="3880E29D" w14:textId="50F293CF" w:rsidR="00C554AC" w:rsidRDefault="00BE7E66">
      <w:pPr>
        <w:pStyle w:val="Verzeichnis1"/>
        <w:tabs>
          <w:tab w:val="right" w:leader="dot" w:pos="8494"/>
        </w:tabs>
        <w:rPr>
          <w:rFonts w:eastAsiaTheme="minorEastAsia"/>
          <w:b w:val="0"/>
          <w:bCs w:val="0"/>
          <w:caps w:val="0"/>
          <w:noProof/>
          <w:sz w:val="24"/>
          <w:szCs w:val="24"/>
          <w:u w:val="none"/>
          <w:lang w:eastAsia="de-DE"/>
        </w:rPr>
      </w:pPr>
      <w:hyperlink w:anchor="_Toc14296617" w:history="1">
        <w:r w:rsidR="00C554AC" w:rsidRPr="009B3DE5">
          <w:rPr>
            <w:rStyle w:val="Hyperlink"/>
            <w:noProof/>
          </w:rPr>
          <w:t>4 Exemplarische RESTful Beispielanwendung</w:t>
        </w:r>
        <w:r w:rsidR="00C554AC">
          <w:rPr>
            <w:noProof/>
            <w:webHidden/>
          </w:rPr>
          <w:tab/>
        </w:r>
        <w:r w:rsidR="00C554AC">
          <w:rPr>
            <w:noProof/>
            <w:webHidden/>
          </w:rPr>
          <w:fldChar w:fldCharType="begin"/>
        </w:r>
        <w:r w:rsidR="00C554AC">
          <w:rPr>
            <w:noProof/>
            <w:webHidden/>
          </w:rPr>
          <w:instrText xml:space="preserve"> PAGEREF _Toc14296617 \h </w:instrText>
        </w:r>
        <w:r w:rsidR="00C554AC">
          <w:rPr>
            <w:noProof/>
            <w:webHidden/>
          </w:rPr>
        </w:r>
        <w:r w:rsidR="00C554AC">
          <w:rPr>
            <w:noProof/>
            <w:webHidden/>
          </w:rPr>
          <w:fldChar w:fldCharType="separate"/>
        </w:r>
        <w:r w:rsidR="00C554AC">
          <w:rPr>
            <w:noProof/>
            <w:webHidden/>
          </w:rPr>
          <w:t>41</w:t>
        </w:r>
        <w:r w:rsidR="00C554AC">
          <w:rPr>
            <w:noProof/>
            <w:webHidden/>
          </w:rPr>
          <w:fldChar w:fldCharType="end"/>
        </w:r>
      </w:hyperlink>
    </w:p>
    <w:p w14:paraId="4382807E" w14:textId="57089ACC" w:rsidR="00C554AC" w:rsidRDefault="00BE7E66">
      <w:pPr>
        <w:pStyle w:val="Verzeichnis2"/>
        <w:rPr>
          <w:rFonts w:eastAsiaTheme="minorEastAsia"/>
          <w:b w:val="0"/>
          <w:bCs w:val="0"/>
          <w:smallCaps w:val="0"/>
          <w:noProof/>
          <w:sz w:val="24"/>
          <w:szCs w:val="24"/>
          <w:lang w:eastAsia="de-DE"/>
        </w:rPr>
      </w:pPr>
      <w:hyperlink w:anchor="_Toc14296618" w:history="1">
        <w:r w:rsidR="00C554AC" w:rsidRPr="009B3DE5">
          <w:rPr>
            <w:rStyle w:val="Hyperlink"/>
            <w:noProof/>
          </w:rPr>
          <w:t>4.1 API und UseCases</w:t>
        </w:r>
        <w:r w:rsidR="00C554AC">
          <w:rPr>
            <w:noProof/>
            <w:webHidden/>
          </w:rPr>
          <w:tab/>
        </w:r>
        <w:r w:rsidR="00C554AC">
          <w:rPr>
            <w:noProof/>
            <w:webHidden/>
          </w:rPr>
          <w:fldChar w:fldCharType="begin"/>
        </w:r>
        <w:r w:rsidR="00C554AC">
          <w:rPr>
            <w:noProof/>
            <w:webHidden/>
          </w:rPr>
          <w:instrText xml:space="preserve"> PAGEREF _Toc14296618 \h </w:instrText>
        </w:r>
        <w:r w:rsidR="00C554AC">
          <w:rPr>
            <w:noProof/>
            <w:webHidden/>
          </w:rPr>
        </w:r>
        <w:r w:rsidR="00C554AC">
          <w:rPr>
            <w:noProof/>
            <w:webHidden/>
          </w:rPr>
          <w:fldChar w:fldCharType="separate"/>
        </w:r>
        <w:r w:rsidR="00C554AC">
          <w:rPr>
            <w:noProof/>
            <w:webHidden/>
          </w:rPr>
          <w:t>41</w:t>
        </w:r>
        <w:r w:rsidR="00C554AC">
          <w:rPr>
            <w:noProof/>
            <w:webHidden/>
          </w:rPr>
          <w:fldChar w:fldCharType="end"/>
        </w:r>
      </w:hyperlink>
    </w:p>
    <w:p w14:paraId="00884B5A" w14:textId="5D33D220" w:rsidR="00C554AC" w:rsidRDefault="00BE7E66">
      <w:pPr>
        <w:pStyle w:val="Verzeichnis2"/>
        <w:rPr>
          <w:rFonts w:eastAsiaTheme="minorEastAsia"/>
          <w:b w:val="0"/>
          <w:bCs w:val="0"/>
          <w:smallCaps w:val="0"/>
          <w:noProof/>
          <w:sz w:val="24"/>
          <w:szCs w:val="24"/>
          <w:lang w:eastAsia="de-DE"/>
        </w:rPr>
      </w:pPr>
      <w:hyperlink w:anchor="_Toc14296619" w:history="1">
        <w:r w:rsidR="00C554AC" w:rsidRPr="009B3DE5">
          <w:rPr>
            <w:rStyle w:val="Hyperlink"/>
            <w:noProof/>
          </w:rPr>
          <w:t>4.2 Technischer Hintergrund</w:t>
        </w:r>
        <w:r w:rsidR="00C554AC">
          <w:rPr>
            <w:noProof/>
            <w:webHidden/>
          </w:rPr>
          <w:tab/>
        </w:r>
        <w:r w:rsidR="00C554AC">
          <w:rPr>
            <w:noProof/>
            <w:webHidden/>
          </w:rPr>
          <w:fldChar w:fldCharType="begin"/>
        </w:r>
        <w:r w:rsidR="00C554AC">
          <w:rPr>
            <w:noProof/>
            <w:webHidden/>
          </w:rPr>
          <w:instrText xml:space="preserve"> PAGEREF _Toc14296619 \h </w:instrText>
        </w:r>
        <w:r w:rsidR="00C554AC">
          <w:rPr>
            <w:noProof/>
            <w:webHidden/>
          </w:rPr>
        </w:r>
        <w:r w:rsidR="00C554AC">
          <w:rPr>
            <w:noProof/>
            <w:webHidden/>
          </w:rPr>
          <w:fldChar w:fldCharType="separate"/>
        </w:r>
        <w:r w:rsidR="00C554AC">
          <w:rPr>
            <w:noProof/>
            <w:webHidden/>
          </w:rPr>
          <w:t>43</w:t>
        </w:r>
        <w:r w:rsidR="00C554AC">
          <w:rPr>
            <w:noProof/>
            <w:webHidden/>
          </w:rPr>
          <w:fldChar w:fldCharType="end"/>
        </w:r>
      </w:hyperlink>
    </w:p>
    <w:p w14:paraId="07BF6C8D" w14:textId="0EF72F0B" w:rsidR="00C554AC" w:rsidRDefault="00BE7E66">
      <w:pPr>
        <w:pStyle w:val="Verzeichnis2"/>
        <w:rPr>
          <w:rFonts w:eastAsiaTheme="minorEastAsia"/>
          <w:b w:val="0"/>
          <w:bCs w:val="0"/>
          <w:smallCaps w:val="0"/>
          <w:noProof/>
          <w:sz w:val="24"/>
          <w:szCs w:val="24"/>
          <w:lang w:eastAsia="de-DE"/>
        </w:rPr>
      </w:pPr>
      <w:hyperlink w:anchor="_Toc14296620" w:history="1">
        <w:r w:rsidR="00C554AC" w:rsidRPr="009B3DE5">
          <w:rPr>
            <w:rStyle w:val="Hyperlink"/>
            <w:noProof/>
          </w:rPr>
          <w:t>4.3 Tests ausführen</w:t>
        </w:r>
        <w:r w:rsidR="00C554AC">
          <w:rPr>
            <w:noProof/>
            <w:webHidden/>
          </w:rPr>
          <w:tab/>
        </w:r>
        <w:r w:rsidR="00C554AC">
          <w:rPr>
            <w:noProof/>
            <w:webHidden/>
          </w:rPr>
          <w:fldChar w:fldCharType="begin"/>
        </w:r>
        <w:r w:rsidR="00C554AC">
          <w:rPr>
            <w:noProof/>
            <w:webHidden/>
          </w:rPr>
          <w:instrText xml:space="preserve"> PAGEREF _Toc14296620 \h </w:instrText>
        </w:r>
        <w:r w:rsidR="00C554AC">
          <w:rPr>
            <w:noProof/>
            <w:webHidden/>
          </w:rPr>
        </w:r>
        <w:r w:rsidR="00C554AC">
          <w:rPr>
            <w:noProof/>
            <w:webHidden/>
          </w:rPr>
          <w:fldChar w:fldCharType="separate"/>
        </w:r>
        <w:r w:rsidR="00C554AC">
          <w:rPr>
            <w:noProof/>
            <w:webHidden/>
          </w:rPr>
          <w:t>43</w:t>
        </w:r>
        <w:r w:rsidR="00C554AC">
          <w:rPr>
            <w:noProof/>
            <w:webHidden/>
          </w:rPr>
          <w:fldChar w:fldCharType="end"/>
        </w:r>
      </w:hyperlink>
    </w:p>
    <w:p w14:paraId="55B4212F" w14:textId="01E633FD" w:rsidR="00C554AC" w:rsidRDefault="00BE7E66">
      <w:pPr>
        <w:pStyle w:val="Verzeichnis2"/>
        <w:rPr>
          <w:rFonts w:eastAsiaTheme="minorEastAsia"/>
          <w:b w:val="0"/>
          <w:bCs w:val="0"/>
          <w:smallCaps w:val="0"/>
          <w:noProof/>
          <w:sz w:val="24"/>
          <w:szCs w:val="24"/>
          <w:lang w:eastAsia="de-DE"/>
        </w:rPr>
      </w:pPr>
      <w:hyperlink w:anchor="_Toc14296621" w:history="1">
        <w:r w:rsidR="00C554AC" w:rsidRPr="009B3DE5">
          <w:rPr>
            <w:rStyle w:val="Hyperlink"/>
            <w:noProof/>
          </w:rPr>
          <w:t>4.4 Vorstellung der Features</w:t>
        </w:r>
        <w:r w:rsidR="00C554AC">
          <w:rPr>
            <w:noProof/>
            <w:webHidden/>
          </w:rPr>
          <w:tab/>
        </w:r>
        <w:r w:rsidR="00C554AC">
          <w:rPr>
            <w:noProof/>
            <w:webHidden/>
          </w:rPr>
          <w:fldChar w:fldCharType="begin"/>
        </w:r>
        <w:r w:rsidR="00C554AC">
          <w:rPr>
            <w:noProof/>
            <w:webHidden/>
          </w:rPr>
          <w:instrText xml:space="preserve"> PAGEREF _Toc14296621 \h </w:instrText>
        </w:r>
        <w:r w:rsidR="00C554AC">
          <w:rPr>
            <w:noProof/>
            <w:webHidden/>
          </w:rPr>
        </w:r>
        <w:r w:rsidR="00C554AC">
          <w:rPr>
            <w:noProof/>
            <w:webHidden/>
          </w:rPr>
          <w:fldChar w:fldCharType="separate"/>
        </w:r>
        <w:r w:rsidR="00C554AC">
          <w:rPr>
            <w:noProof/>
            <w:webHidden/>
          </w:rPr>
          <w:t>43</w:t>
        </w:r>
        <w:r w:rsidR="00C554AC">
          <w:rPr>
            <w:noProof/>
            <w:webHidden/>
          </w:rPr>
          <w:fldChar w:fldCharType="end"/>
        </w:r>
      </w:hyperlink>
    </w:p>
    <w:p w14:paraId="7A69E3BF" w14:textId="3A8A52D3" w:rsidR="00C554AC" w:rsidRDefault="00BE7E66">
      <w:pPr>
        <w:pStyle w:val="Verzeichnis3"/>
        <w:tabs>
          <w:tab w:val="right" w:leader="dot" w:pos="8494"/>
        </w:tabs>
        <w:rPr>
          <w:rFonts w:eastAsiaTheme="minorEastAsia"/>
          <w:smallCaps w:val="0"/>
          <w:noProof/>
          <w:sz w:val="24"/>
          <w:szCs w:val="24"/>
          <w:lang w:eastAsia="de-DE"/>
        </w:rPr>
      </w:pPr>
      <w:hyperlink w:anchor="_Toc14296622" w:history="1">
        <w:r w:rsidR="00C554AC" w:rsidRPr="009B3DE5">
          <w:rPr>
            <w:rStyle w:val="Hyperlink"/>
            <w:noProof/>
          </w:rPr>
          <w:t>4.4.1 Package Aufbau</w:t>
        </w:r>
        <w:r w:rsidR="00C554AC">
          <w:rPr>
            <w:noProof/>
            <w:webHidden/>
          </w:rPr>
          <w:tab/>
        </w:r>
        <w:r w:rsidR="00C554AC">
          <w:rPr>
            <w:noProof/>
            <w:webHidden/>
          </w:rPr>
          <w:fldChar w:fldCharType="begin"/>
        </w:r>
        <w:r w:rsidR="00C554AC">
          <w:rPr>
            <w:noProof/>
            <w:webHidden/>
          </w:rPr>
          <w:instrText xml:space="preserve"> PAGEREF _Toc14296622 \h </w:instrText>
        </w:r>
        <w:r w:rsidR="00C554AC">
          <w:rPr>
            <w:noProof/>
            <w:webHidden/>
          </w:rPr>
        </w:r>
        <w:r w:rsidR="00C554AC">
          <w:rPr>
            <w:noProof/>
            <w:webHidden/>
          </w:rPr>
          <w:fldChar w:fldCharType="separate"/>
        </w:r>
        <w:r w:rsidR="00C554AC">
          <w:rPr>
            <w:noProof/>
            <w:webHidden/>
          </w:rPr>
          <w:t>44</w:t>
        </w:r>
        <w:r w:rsidR="00C554AC">
          <w:rPr>
            <w:noProof/>
            <w:webHidden/>
          </w:rPr>
          <w:fldChar w:fldCharType="end"/>
        </w:r>
      </w:hyperlink>
    </w:p>
    <w:p w14:paraId="4B530C79" w14:textId="7192B602" w:rsidR="00C554AC" w:rsidRDefault="00BE7E66">
      <w:pPr>
        <w:pStyle w:val="Verzeichnis3"/>
        <w:tabs>
          <w:tab w:val="right" w:leader="dot" w:pos="8494"/>
        </w:tabs>
        <w:rPr>
          <w:rFonts w:eastAsiaTheme="minorEastAsia"/>
          <w:smallCaps w:val="0"/>
          <w:noProof/>
          <w:sz w:val="24"/>
          <w:szCs w:val="24"/>
          <w:lang w:eastAsia="de-DE"/>
        </w:rPr>
      </w:pPr>
      <w:hyperlink w:anchor="_Toc14296623" w:history="1">
        <w:r w:rsidR="00C554AC" w:rsidRPr="009B3DE5">
          <w:rPr>
            <w:rStyle w:val="Hyperlink"/>
            <w:noProof/>
          </w:rPr>
          <w:t>4.4.2 Feature-Datei</w:t>
        </w:r>
        <w:r w:rsidR="00C554AC">
          <w:rPr>
            <w:noProof/>
            <w:webHidden/>
          </w:rPr>
          <w:tab/>
        </w:r>
        <w:r w:rsidR="00C554AC">
          <w:rPr>
            <w:noProof/>
            <w:webHidden/>
          </w:rPr>
          <w:fldChar w:fldCharType="begin"/>
        </w:r>
        <w:r w:rsidR="00C554AC">
          <w:rPr>
            <w:noProof/>
            <w:webHidden/>
          </w:rPr>
          <w:instrText xml:space="preserve"> PAGEREF _Toc14296623 \h </w:instrText>
        </w:r>
        <w:r w:rsidR="00C554AC">
          <w:rPr>
            <w:noProof/>
            <w:webHidden/>
          </w:rPr>
        </w:r>
        <w:r w:rsidR="00C554AC">
          <w:rPr>
            <w:noProof/>
            <w:webHidden/>
          </w:rPr>
          <w:fldChar w:fldCharType="separate"/>
        </w:r>
        <w:r w:rsidR="00C554AC">
          <w:rPr>
            <w:noProof/>
            <w:webHidden/>
          </w:rPr>
          <w:t>44</w:t>
        </w:r>
        <w:r w:rsidR="00C554AC">
          <w:rPr>
            <w:noProof/>
            <w:webHidden/>
          </w:rPr>
          <w:fldChar w:fldCharType="end"/>
        </w:r>
      </w:hyperlink>
    </w:p>
    <w:p w14:paraId="4C1261FC" w14:textId="17457293" w:rsidR="00C554AC" w:rsidRDefault="00BE7E66">
      <w:pPr>
        <w:pStyle w:val="Verzeichnis3"/>
        <w:tabs>
          <w:tab w:val="right" w:leader="dot" w:pos="8494"/>
        </w:tabs>
        <w:rPr>
          <w:rFonts w:eastAsiaTheme="minorEastAsia"/>
          <w:smallCaps w:val="0"/>
          <w:noProof/>
          <w:sz w:val="24"/>
          <w:szCs w:val="24"/>
          <w:lang w:eastAsia="de-DE"/>
        </w:rPr>
      </w:pPr>
      <w:hyperlink w:anchor="_Toc14296624" w:history="1">
        <w:r w:rsidR="00C554AC" w:rsidRPr="009B3DE5">
          <w:rPr>
            <w:rStyle w:val="Hyperlink"/>
            <w:noProof/>
          </w:rPr>
          <w:t>4.4.3 Technische Begriffe</w:t>
        </w:r>
        <w:r w:rsidR="00C554AC">
          <w:rPr>
            <w:noProof/>
            <w:webHidden/>
          </w:rPr>
          <w:tab/>
        </w:r>
        <w:r w:rsidR="00C554AC">
          <w:rPr>
            <w:noProof/>
            <w:webHidden/>
          </w:rPr>
          <w:fldChar w:fldCharType="begin"/>
        </w:r>
        <w:r w:rsidR="00C554AC">
          <w:rPr>
            <w:noProof/>
            <w:webHidden/>
          </w:rPr>
          <w:instrText xml:space="preserve"> PAGEREF _Toc14296624 \h </w:instrText>
        </w:r>
        <w:r w:rsidR="00C554AC">
          <w:rPr>
            <w:noProof/>
            <w:webHidden/>
          </w:rPr>
        </w:r>
        <w:r w:rsidR="00C554AC">
          <w:rPr>
            <w:noProof/>
            <w:webHidden/>
          </w:rPr>
          <w:fldChar w:fldCharType="separate"/>
        </w:r>
        <w:r w:rsidR="00C554AC">
          <w:rPr>
            <w:noProof/>
            <w:webHidden/>
          </w:rPr>
          <w:t>44</w:t>
        </w:r>
        <w:r w:rsidR="00C554AC">
          <w:rPr>
            <w:noProof/>
            <w:webHidden/>
          </w:rPr>
          <w:fldChar w:fldCharType="end"/>
        </w:r>
      </w:hyperlink>
    </w:p>
    <w:p w14:paraId="7845ED31" w14:textId="2523783D" w:rsidR="00C554AC" w:rsidRDefault="00BE7E66">
      <w:pPr>
        <w:pStyle w:val="Verzeichnis3"/>
        <w:tabs>
          <w:tab w:val="right" w:leader="dot" w:pos="8494"/>
        </w:tabs>
        <w:rPr>
          <w:rFonts w:eastAsiaTheme="minorEastAsia"/>
          <w:smallCaps w:val="0"/>
          <w:noProof/>
          <w:sz w:val="24"/>
          <w:szCs w:val="24"/>
          <w:lang w:eastAsia="de-DE"/>
        </w:rPr>
      </w:pPr>
      <w:hyperlink w:anchor="_Toc14296625" w:history="1">
        <w:r w:rsidR="00C554AC" w:rsidRPr="009B3DE5">
          <w:rPr>
            <w:rStyle w:val="Hyperlink"/>
            <w:noProof/>
          </w:rPr>
          <w:t>4.4.4 Cucumber-Testklasse</w:t>
        </w:r>
        <w:r w:rsidR="00C554AC">
          <w:rPr>
            <w:noProof/>
            <w:webHidden/>
          </w:rPr>
          <w:tab/>
        </w:r>
        <w:r w:rsidR="00C554AC">
          <w:rPr>
            <w:noProof/>
            <w:webHidden/>
          </w:rPr>
          <w:fldChar w:fldCharType="begin"/>
        </w:r>
        <w:r w:rsidR="00C554AC">
          <w:rPr>
            <w:noProof/>
            <w:webHidden/>
          </w:rPr>
          <w:instrText xml:space="preserve"> PAGEREF _Toc14296625 \h </w:instrText>
        </w:r>
        <w:r w:rsidR="00C554AC">
          <w:rPr>
            <w:noProof/>
            <w:webHidden/>
          </w:rPr>
        </w:r>
        <w:r w:rsidR="00C554AC">
          <w:rPr>
            <w:noProof/>
            <w:webHidden/>
          </w:rPr>
          <w:fldChar w:fldCharType="separate"/>
        </w:r>
        <w:r w:rsidR="00C554AC">
          <w:rPr>
            <w:noProof/>
            <w:webHidden/>
          </w:rPr>
          <w:t>45</w:t>
        </w:r>
        <w:r w:rsidR="00C554AC">
          <w:rPr>
            <w:noProof/>
            <w:webHidden/>
          </w:rPr>
          <w:fldChar w:fldCharType="end"/>
        </w:r>
      </w:hyperlink>
    </w:p>
    <w:p w14:paraId="2DA9592D" w14:textId="61FF49E4" w:rsidR="00C554AC" w:rsidRDefault="00BE7E66">
      <w:pPr>
        <w:pStyle w:val="Verzeichnis3"/>
        <w:tabs>
          <w:tab w:val="right" w:leader="dot" w:pos="8494"/>
        </w:tabs>
        <w:rPr>
          <w:rFonts w:eastAsiaTheme="minorEastAsia"/>
          <w:smallCaps w:val="0"/>
          <w:noProof/>
          <w:sz w:val="24"/>
          <w:szCs w:val="24"/>
          <w:lang w:eastAsia="de-DE"/>
        </w:rPr>
      </w:pPr>
      <w:hyperlink w:anchor="_Toc14296626" w:history="1">
        <w:r w:rsidR="00C554AC" w:rsidRPr="009B3DE5">
          <w:rPr>
            <w:rStyle w:val="Hyperlink"/>
            <w:noProof/>
          </w:rPr>
          <w:t>4.4.5 Testvorbereitung</w:t>
        </w:r>
        <w:r w:rsidR="00C554AC">
          <w:rPr>
            <w:noProof/>
            <w:webHidden/>
          </w:rPr>
          <w:tab/>
        </w:r>
        <w:r w:rsidR="00C554AC">
          <w:rPr>
            <w:noProof/>
            <w:webHidden/>
          </w:rPr>
          <w:fldChar w:fldCharType="begin"/>
        </w:r>
        <w:r w:rsidR="00C554AC">
          <w:rPr>
            <w:noProof/>
            <w:webHidden/>
          </w:rPr>
          <w:instrText xml:space="preserve"> PAGEREF _Toc14296626 \h </w:instrText>
        </w:r>
        <w:r w:rsidR="00C554AC">
          <w:rPr>
            <w:noProof/>
            <w:webHidden/>
          </w:rPr>
        </w:r>
        <w:r w:rsidR="00C554AC">
          <w:rPr>
            <w:noProof/>
            <w:webHidden/>
          </w:rPr>
          <w:fldChar w:fldCharType="separate"/>
        </w:r>
        <w:r w:rsidR="00C554AC">
          <w:rPr>
            <w:noProof/>
            <w:webHidden/>
          </w:rPr>
          <w:t>46</w:t>
        </w:r>
        <w:r w:rsidR="00C554AC">
          <w:rPr>
            <w:noProof/>
            <w:webHidden/>
          </w:rPr>
          <w:fldChar w:fldCharType="end"/>
        </w:r>
      </w:hyperlink>
    </w:p>
    <w:p w14:paraId="54CEEE3C" w14:textId="6EBBF334" w:rsidR="00C554AC" w:rsidRDefault="00BE7E66">
      <w:pPr>
        <w:pStyle w:val="Verzeichnis3"/>
        <w:tabs>
          <w:tab w:val="right" w:leader="dot" w:pos="8494"/>
        </w:tabs>
        <w:rPr>
          <w:rFonts w:eastAsiaTheme="minorEastAsia"/>
          <w:smallCaps w:val="0"/>
          <w:noProof/>
          <w:sz w:val="24"/>
          <w:szCs w:val="24"/>
          <w:lang w:eastAsia="de-DE"/>
        </w:rPr>
      </w:pPr>
      <w:hyperlink w:anchor="_Toc14296627" w:history="1">
        <w:r w:rsidR="00C554AC" w:rsidRPr="009B3DE5">
          <w:rPr>
            <w:rStyle w:val="Hyperlink"/>
            <w:noProof/>
          </w:rPr>
          <w:t>4.4.6 Überprüfung der Schnittstelle</w:t>
        </w:r>
        <w:r w:rsidR="00C554AC">
          <w:rPr>
            <w:noProof/>
            <w:webHidden/>
          </w:rPr>
          <w:tab/>
        </w:r>
        <w:r w:rsidR="00C554AC">
          <w:rPr>
            <w:noProof/>
            <w:webHidden/>
          </w:rPr>
          <w:fldChar w:fldCharType="begin"/>
        </w:r>
        <w:r w:rsidR="00C554AC">
          <w:rPr>
            <w:noProof/>
            <w:webHidden/>
          </w:rPr>
          <w:instrText xml:space="preserve"> PAGEREF _Toc14296627 \h </w:instrText>
        </w:r>
        <w:r w:rsidR="00C554AC">
          <w:rPr>
            <w:noProof/>
            <w:webHidden/>
          </w:rPr>
        </w:r>
        <w:r w:rsidR="00C554AC">
          <w:rPr>
            <w:noProof/>
            <w:webHidden/>
          </w:rPr>
          <w:fldChar w:fldCharType="separate"/>
        </w:r>
        <w:r w:rsidR="00C554AC">
          <w:rPr>
            <w:noProof/>
            <w:webHidden/>
          </w:rPr>
          <w:t>50</w:t>
        </w:r>
        <w:r w:rsidR="00C554AC">
          <w:rPr>
            <w:noProof/>
            <w:webHidden/>
          </w:rPr>
          <w:fldChar w:fldCharType="end"/>
        </w:r>
      </w:hyperlink>
    </w:p>
    <w:p w14:paraId="21965A4D" w14:textId="3410E10B" w:rsidR="00C554AC" w:rsidRDefault="00BE7E66">
      <w:pPr>
        <w:pStyle w:val="Verzeichnis3"/>
        <w:tabs>
          <w:tab w:val="right" w:leader="dot" w:pos="8494"/>
        </w:tabs>
        <w:rPr>
          <w:rFonts w:eastAsiaTheme="minorEastAsia"/>
          <w:smallCaps w:val="0"/>
          <w:noProof/>
          <w:sz w:val="24"/>
          <w:szCs w:val="24"/>
          <w:lang w:eastAsia="de-DE"/>
        </w:rPr>
      </w:pPr>
      <w:hyperlink w:anchor="_Toc14296628" w:history="1">
        <w:r w:rsidR="00C554AC" w:rsidRPr="009B3DE5">
          <w:rPr>
            <w:rStyle w:val="Hyperlink"/>
            <w:noProof/>
          </w:rPr>
          <w:t>4.4.7 Zustände teilen</w:t>
        </w:r>
        <w:r w:rsidR="00C554AC">
          <w:rPr>
            <w:noProof/>
            <w:webHidden/>
          </w:rPr>
          <w:tab/>
        </w:r>
        <w:r w:rsidR="00C554AC">
          <w:rPr>
            <w:noProof/>
            <w:webHidden/>
          </w:rPr>
          <w:fldChar w:fldCharType="begin"/>
        </w:r>
        <w:r w:rsidR="00C554AC">
          <w:rPr>
            <w:noProof/>
            <w:webHidden/>
          </w:rPr>
          <w:instrText xml:space="preserve"> PAGEREF _Toc14296628 \h </w:instrText>
        </w:r>
        <w:r w:rsidR="00C554AC">
          <w:rPr>
            <w:noProof/>
            <w:webHidden/>
          </w:rPr>
        </w:r>
        <w:r w:rsidR="00C554AC">
          <w:rPr>
            <w:noProof/>
            <w:webHidden/>
          </w:rPr>
          <w:fldChar w:fldCharType="separate"/>
        </w:r>
        <w:r w:rsidR="00C554AC">
          <w:rPr>
            <w:noProof/>
            <w:webHidden/>
          </w:rPr>
          <w:t>54</w:t>
        </w:r>
        <w:r w:rsidR="00C554AC">
          <w:rPr>
            <w:noProof/>
            <w:webHidden/>
          </w:rPr>
          <w:fldChar w:fldCharType="end"/>
        </w:r>
      </w:hyperlink>
    </w:p>
    <w:p w14:paraId="20130208" w14:textId="4BEF4880" w:rsidR="00C554AC" w:rsidRDefault="00BE7E66">
      <w:pPr>
        <w:pStyle w:val="Verzeichnis3"/>
        <w:tabs>
          <w:tab w:val="right" w:leader="dot" w:pos="8494"/>
        </w:tabs>
        <w:rPr>
          <w:rFonts w:eastAsiaTheme="minorEastAsia"/>
          <w:smallCaps w:val="0"/>
          <w:noProof/>
          <w:sz w:val="24"/>
          <w:szCs w:val="24"/>
          <w:lang w:eastAsia="de-DE"/>
        </w:rPr>
      </w:pPr>
      <w:hyperlink w:anchor="_Toc14296629" w:history="1">
        <w:r w:rsidR="00C554AC" w:rsidRPr="009B3DE5">
          <w:rPr>
            <w:rStyle w:val="Hyperlink"/>
            <w:noProof/>
          </w:rPr>
          <w:t>4.4.8 Authentication Token</w:t>
        </w:r>
        <w:r w:rsidR="00C554AC">
          <w:rPr>
            <w:noProof/>
            <w:webHidden/>
          </w:rPr>
          <w:tab/>
        </w:r>
        <w:r w:rsidR="00C554AC">
          <w:rPr>
            <w:noProof/>
            <w:webHidden/>
          </w:rPr>
          <w:fldChar w:fldCharType="begin"/>
        </w:r>
        <w:r w:rsidR="00C554AC">
          <w:rPr>
            <w:noProof/>
            <w:webHidden/>
          </w:rPr>
          <w:instrText xml:space="preserve"> PAGEREF _Toc14296629 \h </w:instrText>
        </w:r>
        <w:r w:rsidR="00C554AC">
          <w:rPr>
            <w:noProof/>
            <w:webHidden/>
          </w:rPr>
        </w:r>
        <w:r w:rsidR="00C554AC">
          <w:rPr>
            <w:noProof/>
            <w:webHidden/>
          </w:rPr>
          <w:fldChar w:fldCharType="separate"/>
        </w:r>
        <w:r w:rsidR="00C554AC">
          <w:rPr>
            <w:noProof/>
            <w:webHidden/>
          </w:rPr>
          <w:t>55</w:t>
        </w:r>
        <w:r w:rsidR="00C554AC">
          <w:rPr>
            <w:noProof/>
            <w:webHidden/>
          </w:rPr>
          <w:fldChar w:fldCharType="end"/>
        </w:r>
      </w:hyperlink>
    </w:p>
    <w:p w14:paraId="1441C061" w14:textId="03AD6980" w:rsidR="00C554AC" w:rsidRDefault="00BE7E66">
      <w:pPr>
        <w:pStyle w:val="Verzeichnis3"/>
        <w:tabs>
          <w:tab w:val="right" w:leader="dot" w:pos="8494"/>
        </w:tabs>
        <w:rPr>
          <w:rFonts w:eastAsiaTheme="minorEastAsia"/>
          <w:smallCaps w:val="0"/>
          <w:noProof/>
          <w:sz w:val="24"/>
          <w:szCs w:val="24"/>
          <w:lang w:eastAsia="de-DE"/>
        </w:rPr>
      </w:pPr>
      <w:hyperlink w:anchor="_Toc14296630" w:history="1">
        <w:r w:rsidR="00C554AC" w:rsidRPr="009B3DE5">
          <w:rPr>
            <w:rStyle w:val="Hyperlink"/>
            <w:noProof/>
          </w:rPr>
          <w:t>4.4.9 Arten der JSON Beschreibung</w:t>
        </w:r>
        <w:r w:rsidR="00C554AC">
          <w:rPr>
            <w:noProof/>
            <w:webHidden/>
          </w:rPr>
          <w:tab/>
        </w:r>
        <w:r w:rsidR="00C554AC">
          <w:rPr>
            <w:noProof/>
            <w:webHidden/>
          </w:rPr>
          <w:fldChar w:fldCharType="begin"/>
        </w:r>
        <w:r w:rsidR="00C554AC">
          <w:rPr>
            <w:noProof/>
            <w:webHidden/>
          </w:rPr>
          <w:instrText xml:space="preserve"> PAGEREF _Toc14296630 \h </w:instrText>
        </w:r>
        <w:r w:rsidR="00C554AC">
          <w:rPr>
            <w:noProof/>
            <w:webHidden/>
          </w:rPr>
        </w:r>
        <w:r w:rsidR="00C554AC">
          <w:rPr>
            <w:noProof/>
            <w:webHidden/>
          </w:rPr>
          <w:fldChar w:fldCharType="separate"/>
        </w:r>
        <w:r w:rsidR="00C554AC">
          <w:rPr>
            <w:noProof/>
            <w:webHidden/>
          </w:rPr>
          <w:t>55</w:t>
        </w:r>
        <w:r w:rsidR="00C554AC">
          <w:rPr>
            <w:noProof/>
            <w:webHidden/>
          </w:rPr>
          <w:fldChar w:fldCharType="end"/>
        </w:r>
      </w:hyperlink>
    </w:p>
    <w:p w14:paraId="397E0A0D" w14:textId="37DA9714" w:rsidR="00C554AC" w:rsidRDefault="00BE7E66">
      <w:pPr>
        <w:pStyle w:val="Verzeichnis3"/>
        <w:tabs>
          <w:tab w:val="right" w:leader="dot" w:pos="8494"/>
        </w:tabs>
        <w:rPr>
          <w:rFonts w:eastAsiaTheme="minorEastAsia"/>
          <w:smallCaps w:val="0"/>
          <w:noProof/>
          <w:sz w:val="24"/>
          <w:szCs w:val="24"/>
          <w:lang w:eastAsia="de-DE"/>
        </w:rPr>
      </w:pPr>
      <w:hyperlink w:anchor="_Toc14296631" w:history="1">
        <w:r w:rsidR="00C554AC" w:rsidRPr="009B3DE5">
          <w:rPr>
            <w:rStyle w:val="Hyperlink"/>
            <w:noProof/>
          </w:rPr>
          <w:t>4.4.10 Wiederholende Szenarien</w:t>
        </w:r>
        <w:r w:rsidR="00C554AC">
          <w:rPr>
            <w:noProof/>
            <w:webHidden/>
          </w:rPr>
          <w:tab/>
        </w:r>
        <w:r w:rsidR="00C554AC">
          <w:rPr>
            <w:noProof/>
            <w:webHidden/>
          </w:rPr>
          <w:fldChar w:fldCharType="begin"/>
        </w:r>
        <w:r w:rsidR="00C554AC">
          <w:rPr>
            <w:noProof/>
            <w:webHidden/>
          </w:rPr>
          <w:instrText xml:space="preserve"> PAGEREF _Toc14296631 \h </w:instrText>
        </w:r>
        <w:r w:rsidR="00C554AC">
          <w:rPr>
            <w:noProof/>
            <w:webHidden/>
          </w:rPr>
        </w:r>
        <w:r w:rsidR="00C554AC">
          <w:rPr>
            <w:noProof/>
            <w:webHidden/>
          </w:rPr>
          <w:fldChar w:fldCharType="separate"/>
        </w:r>
        <w:r w:rsidR="00C554AC">
          <w:rPr>
            <w:noProof/>
            <w:webHidden/>
          </w:rPr>
          <w:t>56</w:t>
        </w:r>
        <w:r w:rsidR="00C554AC">
          <w:rPr>
            <w:noProof/>
            <w:webHidden/>
          </w:rPr>
          <w:fldChar w:fldCharType="end"/>
        </w:r>
      </w:hyperlink>
    </w:p>
    <w:p w14:paraId="33547322" w14:textId="01A728B2" w:rsidR="00C554AC" w:rsidRDefault="00BE7E66">
      <w:pPr>
        <w:pStyle w:val="Verzeichnis3"/>
        <w:tabs>
          <w:tab w:val="right" w:leader="dot" w:pos="8494"/>
        </w:tabs>
        <w:rPr>
          <w:rFonts w:eastAsiaTheme="minorEastAsia"/>
          <w:smallCaps w:val="0"/>
          <w:noProof/>
          <w:sz w:val="24"/>
          <w:szCs w:val="24"/>
          <w:lang w:eastAsia="de-DE"/>
        </w:rPr>
      </w:pPr>
      <w:hyperlink w:anchor="_Toc14296632" w:history="1">
        <w:r w:rsidR="00C554AC" w:rsidRPr="009B3DE5">
          <w:rPr>
            <w:rStyle w:val="Hyperlink"/>
            <w:noProof/>
          </w:rPr>
          <w:t>4.4.11 Verwendung des Scenario Outline</w:t>
        </w:r>
        <w:r w:rsidR="00C554AC">
          <w:rPr>
            <w:noProof/>
            <w:webHidden/>
          </w:rPr>
          <w:tab/>
        </w:r>
        <w:r w:rsidR="00C554AC">
          <w:rPr>
            <w:noProof/>
            <w:webHidden/>
          </w:rPr>
          <w:fldChar w:fldCharType="begin"/>
        </w:r>
        <w:r w:rsidR="00C554AC">
          <w:rPr>
            <w:noProof/>
            <w:webHidden/>
          </w:rPr>
          <w:instrText xml:space="preserve"> PAGEREF _Toc14296632 \h </w:instrText>
        </w:r>
        <w:r w:rsidR="00C554AC">
          <w:rPr>
            <w:noProof/>
            <w:webHidden/>
          </w:rPr>
        </w:r>
        <w:r w:rsidR="00C554AC">
          <w:rPr>
            <w:noProof/>
            <w:webHidden/>
          </w:rPr>
          <w:fldChar w:fldCharType="separate"/>
        </w:r>
        <w:r w:rsidR="00C554AC">
          <w:rPr>
            <w:noProof/>
            <w:webHidden/>
          </w:rPr>
          <w:t>56</w:t>
        </w:r>
        <w:r w:rsidR="00C554AC">
          <w:rPr>
            <w:noProof/>
            <w:webHidden/>
          </w:rPr>
          <w:fldChar w:fldCharType="end"/>
        </w:r>
      </w:hyperlink>
    </w:p>
    <w:p w14:paraId="49D1B418" w14:textId="0CC6BE94" w:rsidR="00C554AC" w:rsidRDefault="00BE7E66">
      <w:pPr>
        <w:pStyle w:val="Verzeichnis1"/>
        <w:tabs>
          <w:tab w:val="right" w:leader="dot" w:pos="8494"/>
        </w:tabs>
        <w:rPr>
          <w:rFonts w:eastAsiaTheme="minorEastAsia"/>
          <w:b w:val="0"/>
          <w:bCs w:val="0"/>
          <w:caps w:val="0"/>
          <w:noProof/>
          <w:sz w:val="24"/>
          <w:szCs w:val="24"/>
          <w:u w:val="none"/>
          <w:lang w:eastAsia="de-DE"/>
        </w:rPr>
      </w:pPr>
      <w:hyperlink w:anchor="_Toc14296633" w:history="1">
        <w:r w:rsidR="00C554AC" w:rsidRPr="009B3DE5">
          <w:rPr>
            <w:rStyle w:val="Hyperlink"/>
            <w:noProof/>
          </w:rPr>
          <w:t>5 Fazit</w:t>
        </w:r>
        <w:r w:rsidR="00C554AC">
          <w:rPr>
            <w:noProof/>
            <w:webHidden/>
          </w:rPr>
          <w:tab/>
        </w:r>
        <w:r w:rsidR="00C554AC">
          <w:rPr>
            <w:noProof/>
            <w:webHidden/>
          </w:rPr>
          <w:fldChar w:fldCharType="begin"/>
        </w:r>
        <w:r w:rsidR="00C554AC">
          <w:rPr>
            <w:noProof/>
            <w:webHidden/>
          </w:rPr>
          <w:instrText xml:space="preserve"> PAGEREF _Toc14296633 \h </w:instrText>
        </w:r>
        <w:r w:rsidR="00C554AC">
          <w:rPr>
            <w:noProof/>
            <w:webHidden/>
          </w:rPr>
        </w:r>
        <w:r w:rsidR="00C554AC">
          <w:rPr>
            <w:noProof/>
            <w:webHidden/>
          </w:rPr>
          <w:fldChar w:fldCharType="separate"/>
        </w:r>
        <w:r w:rsidR="00C554AC">
          <w:rPr>
            <w:noProof/>
            <w:webHidden/>
          </w:rPr>
          <w:t>60</w:t>
        </w:r>
        <w:r w:rsidR="00C554AC">
          <w:rPr>
            <w:noProof/>
            <w:webHidden/>
          </w:rPr>
          <w:fldChar w:fldCharType="end"/>
        </w:r>
      </w:hyperlink>
    </w:p>
    <w:p w14:paraId="0CF6E745" w14:textId="10DC6C08" w:rsidR="00C554AC" w:rsidRDefault="00BE7E66">
      <w:pPr>
        <w:pStyle w:val="Verzeichnis1"/>
        <w:tabs>
          <w:tab w:val="right" w:leader="dot" w:pos="8494"/>
        </w:tabs>
        <w:rPr>
          <w:rFonts w:eastAsiaTheme="minorEastAsia"/>
          <w:b w:val="0"/>
          <w:bCs w:val="0"/>
          <w:caps w:val="0"/>
          <w:noProof/>
          <w:sz w:val="24"/>
          <w:szCs w:val="24"/>
          <w:u w:val="none"/>
          <w:lang w:eastAsia="de-DE"/>
        </w:rPr>
      </w:pPr>
      <w:hyperlink w:anchor="_Toc14296634" w:history="1">
        <w:r w:rsidR="00C554AC" w:rsidRPr="009B3DE5">
          <w:rPr>
            <w:rStyle w:val="Hyperlink"/>
            <w:noProof/>
            <w:lang w:val="en-US"/>
          </w:rPr>
          <w:t>Literaturverzeichnis</w:t>
        </w:r>
        <w:r w:rsidR="00C554AC">
          <w:rPr>
            <w:noProof/>
            <w:webHidden/>
          </w:rPr>
          <w:tab/>
        </w:r>
        <w:r w:rsidR="00C554AC">
          <w:rPr>
            <w:noProof/>
            <w:webHidden/>
          </w:rPr>
          <w:fldChar w:fldCharType="begin"/>
        </w:r>
        <w:r w:rsidR="00C554AC">
          <w:rPr>
            <w:noProof/>
            <w:webHidden/>
          </w:rPr>
          <w:instrText xml:space="preserve"> PAGEREF _Toc14296634 \h </w:instrText>
        </w:r>
        <w:r w:rsidR="00C554AC">
          <w:rPr>
            <w:noProof/>
            <w:webHidden/>
          </w:rPr>
        </w:r>
        <w:r w:rsidR="00C554AC">
          <w:rPr>
            <w:noProof/>
            <w:webHidden/>
          </w:rPr>
          <w:fldChar w:fldCharType="separate"/>
        </w:r>
        <w:r w:rsidR="00C554AC">
          <w:rPr>
            <w:noProof/>
            <w:webHidden/>
          </w:rPr>
          <w:t>LXII</w:t>
        </w:r>
        <w:r w:rsidR="00C554AC">
          <w:rPr>
            <w:noProof/>
            <w:webHidden/>
          </w:rPr>
          <w:fldChar w:fldCharType="end"/>
        </w:r>
      </w:hyperlink>
    </w:p>
    <w:p w14:paraId="522BD0FD" w14:textId="77777777" w:rsidR="00C554AC" w:rsidDel="00C554AC" w:rsidRDefault="00C554AC">
      <w:pPr>
        <w:pStyle w:val="Verzeichnis1"/>
        <w:tabs>
          <w:tab w:val="right" w:leader="dot" w:pos="8494"/>
        </w:tabs>
        <w:rPr>
          <w:del w:id="0" w:author="Stephan Müller" w:date="2019-07-17T22:55:00Z"/>
          <w:noProof/>
        </w:rPr>
      </w:pPr>
    </w:p>
    <w:p w14:paraId="1B7663AC" w14:textId="0B49E497" w:rsidR="006F39A1" w:rsidDel="00C554AC" w:rsidRDefault="00C554AC">
      <w:pPr>
        <w:pStyle w:val="Verzeichnis1"/>
        <w:tabs>
          <w:tab w:val="right" w:leader="dot" w:pos="8494"/>
        </w:tabs>
        <w:rPr>
          <w:del w:id="1" w:author="Stephan Müller" w:date="2019-07-17T22:55:00Z"/>
          <w:rFonts w:eastAsiaTheme="minorEastAsia"/>
          <w:b w:val="0"/>
          <w:bCs w:val="0"/>
          <w:caps w:val="0"/>
          <w:noProof/>
          <w:sz w:val="24"/>
          <w:szCs w:val="24"/>
          <w:u w:val="none"/>
          <w:lang w:eastAsia="de-DE"/>
        </w:rPr>
      </w:pPr>
      <w:del w:id="2" w:author="Stephan Müller" w:date="2019-07-17T22:55:00Z">
        <w:r w:rsidDel="00C554AC">
          <w:rPr>
            <w:b w:val="0"/>
            <w:bCs w:val="0"/>
            <w:caps w:val="0"/>
            <w:noProof/>
          </w:rPr>
          <w:fldChar w:fldCharType="begin"/>
        </w:r>
        <w:r w:rsidDel="00C554AC">
          <w:rPr>
            <w:noProof/>
          </w:rPr>
          <w:delInstrText xml:space="preserve"> HYPERLINK \l "_Toc12891887" </w:delInstrText>
        </w:r>
        <w:r w:rsidDel="00C554AC">
          <w:rPr>
            <w:b w:val="0"/>
            <w:bCs w:val="0"/>
            <w:caps w:val="0"/>
            <w:noProof/>
          </w:rPr>
          <w:fldChar w:fldCharType="separate"/>
        </w:r>
      </w:del>
      <w:ins w:id="3" w:author="Stephan Müller" w:date="2019-07-17T22:56:00Z">
        <w:r>
          <w:rPr>
            <w:b w:val="0"/>
            <w:bCs w:val="0"/>
            <w:noProof/>
          </w:rPr>
          <w:t>Fehler! Linkreferenz ungültig.</w:t>
        </w:r>
      </w:ins>
      <w:del w:id="4" w:author="Stephan Müller" w:date="2019-07-17T22:55:00Z">
        <w:r w:rsidR="006F39A1" w:rsidRPr="001C685F" w:rsidDel="00C554AC">
          <w:rPr>
            <w:rStyle w:val="Hyperlink"/>
            <w:noProof/>
            <w:lang w:val="en-US"/>
          </w:rPr>
          <w:delText>Abkürzungsverzeichnis</w:delText>
        </w:r>
        <w:r w:rsidR="006F39A1" w:rsidDel="00C554AC">
          <w:rPr>
            <w:noProof/>
            <w:webHidden/>
          </w:rPr>
          <w:tab/>
        </w:r>
        <w:r w:rsidR="006F39A1" w:rsidDel="00C554AC">
          <w:rPr>
            <w:b w:val="0"/>
            <w:bCs w:val="0"/>
            <w:caps w:val="0"/>
            <w:noProof/>
            <w:webHidden/>
          </w:rPr>
          <w:fldChar w:fldCharType="begin"/>
        </w:r>
        <w:r w:rsidR="006F39A1" w:rsidDel="00C554AC">
          <w:rPr>
            <w:noProof/>
            <w:webHidden/>
          </w:rPr>
          <w:delInstrText xml:space="preserve"> PAGEREF _Toc12891887 \h </w:delInstrText>
        </w:r>
        <w:r w:rsidR="006F39A1" w:rsidDel="00C554AC">
          <w:rPr>
            <w:b w:val="0"/>
            <w:bCs w:val="0"/>
            <w:caps w:val="0"/>
            <w:noProof/>
            <w:webHidden/>
          </w:rPr>
        </w:r>
        <w:r w:rsidR="006F39A1" w:rsidDel="00C554AC">
          <w:rPr>
            <w:b w:val="0"/>
            <w:bCs w:val="0"/>
            <w:caps w:val="0"/>
            <w:noProof/>
            <w:webHidden/>
          </w:rPr>
          <w:fldChar w:fldCharType="separate"/>
        </w:r>
        <w:r w:rsidR="006F39A1" w:rsidDel="00C554AC">
          <w:rPr>
            <w:noProof/>
            <w:webHidden/>
          </w:rPr>
          <w:delText>IV</w:delText>
        </w:r>
        <w:r w:rsidR="006F39A1" w:rsidDel="00C554AC">
          <w:rPr>
            <w:b w:val="0"/>
            <w:bCs w:val="0"/>
            <w:caps w:val="0"/>
            <w:noProof/>
            <w:webHidden/>
          </w:rPr>
          <w:fldChar w:fldCharType="end"/>
        </w:r>
        <w:r w:rsidDel="00C554AC">
          <w:rPr>
            <w:b w:val="0"/>
            <w:bCs w:val="0"/>
            <w:caps w:val="0"/>
            <w:noProof/>
          </w:rPr>
          <w:fldChar w:fldCharType="end"/>
        </w:r>
      </w:del>
    </w:p>
    <w:p w14:paraId="27DA7A1A" w14:textId="3A2CA8A8" w:rsidR="006F39A1" w:rsidDel="00C554AC" w:rsidRDefault="00C554AC">
      <w:pPr>
        <w:pStyle w:val="Verzeichnis1"/>
        <w:tabs>
          <w:tab w:val="right" w:leader="dot" w:pos="8494"/>
        </w:tabs>
        <w:rPr>
          <w:del w:id="5" w:author="Stephan Müller" w:date="2019-07-17T22:55:00Z"/>
          <w:rFonts w:eastAsiaTheme="minorEastAsia"/>
          <w:b w:val="0"/>
          <w:bCs w:val="0"/>
          <w:caps w:val="0"/>
          <w:noProof/>
          <w:sz w:val="24"/>
          <w:szCs w:val="24"/>
          <w:u w:val="none"/>
          <w:lang w:eastAsia="de-DE"/>
        </w:rPr>
      </w:pPr>
      <w:del w:id="6" w:author="Stephan Müller" w:date="2019-07-17T22:55:00Z">
        <w:r w:rsidDel="00C554AC">
          <w:rPr>
            <w:b w:val="0"/>
            <w:bCs w:val="0"/>
            <w:caps w:val="0"/>
            <w:noProof/>
          </w:rPr>
          <w:fldChar w:fldCharType="begin"/>
        </w:r>
        <w:r w:rsidDel="00C554AC">
          <w:rPr>
            <w:noProof/>
          </w:rPr>
          <w:delInstrText xml:space="preserve"> HYPERLINK \l "_Toc12891888" </w:delInstrText>
        </w:r>
        <w:r w:rsidDel="00C554AC">
          <w:rPr>
            <w:b w:val="0"/>
            <w:bCs w:val="0"/>
            <w:caps w:val="0"/>
            <w:noProof/>
          </w:rPr>
          <w:fldChar w:fldCharType="separate"/>
        </w:r>
      </w:del>
      <w:ins w:id="7" w:author="Stephan Müller" w:date="2019-07-17T22:56:00Z">
        <w:r>
          <w:rPr>
            <w:b w:val="0"/>
            <w:bCs w:val="0"/>
            <w:noProof/>
          </w:rPr>
          <w:t>Fehler! Linkreferenz ungültig.</w:t>
        </w:r>
      </w:ins>
      <w:del w:id="8" w:author="Stephan Müller" w:date="2019-07-17T22:55:00Z">
        <w:r w:rsidR="006F39A1" w:rsidRPr="001C685F" w:rsidDel="00C554AC">
          <w:rPr>
            <w:rStyle w:val="Hyperlink"/>
            <w:noProof/>
          </w:rPr>
          <w:delText>Abbildungsverzeichnis</w:delText>
        </w:r>
        <w:r w:rsidR="006F39A1" w:rsidDel="00C554AC">
          <w:rPr>
            <w:noProof/>
            <w:webHidden/>
          </w:rPr>
          <w:tab/>
        </w:r>
        <w:r w:rsidR="006F39A1" w:rsidDel="00C554AC">
          <w:rPr>
            <w:b w:val="0"/>
            <w:bCs w:val="0"/>
            <w:caps w:val="0"/>
            <w:noProof/>
            <w:webHidden/>
          </w:rPr>
          <w:fldChar w:fldCharType="begin"/>
        </w:r>
        <w:r w:rsidR="006F39A1" w:rsidDel="00C554AC">
          <w:rPr>
            <w:noProof/>
            <w:webHidden/>
          </w:rPr>
          <w:delInstrText xml:space="preserve"> PAGEREF _Toc12891888 \h </w:delInstrText>
        </w:r>
        <w:r w:rsidR="006F39A1" w:rsidDel="00C554AC">
          <w:rPr>
            <w:b w:val="0"/>
            <w:bCs w:val="0"/>
            <w:caps w:val="0"/>
            <w:noProof/>
            <w:webHidden/>
          </w:rPr>
        </w:r>
        <w:r w:rsidR="006F39A1" w:rsidDel="00C554AC">
          <w:rPr>
            <w:b w:val="0"/>
            <w:bCs w:val="0"/>
            <w:caps w:val="0"/>
            <w:noProof/>
            <w:webHidden/>
          </w:rPr>
          <w:fldChar w:fldCharType="separate"/>
        </w:r>
        <w:r w:rsidR="006F39A1" w:rsidDel="00C554AC">
          <w:rPr>
            <w:noProof/>
            <w:webHidden/>
          </w:rPr>
          <w:delText>VI</w:delText>
        </w:r>
        <w:r w:rsidR="006F39A1" w:rsidDel="00C554AC">
          <w:rPr>
            <w:b w:val="0"/>
            <w:bCs w:val="0"/>
            <w:caps w:val="0"/>
            <w:noProof/>
            <w:webHidden/>
          </w:rPr>
          <w:fldChar w:fldCharType="end"/>
        </w:r>
        <w:r w:rsidDel="00C554AC">
          <w:rPr>
            <w:b w:val="0"/>
            <w:bCs w:val="0"/>
            <w:caps w:val="0"/>
            <w:noProof/>
          </w:rPr>
          <w:fldChar w:fldCharType="end"/>
        </w:r>
      </w:del>
    </w:p>
    <w:p w14:paraId="038B0F44" w14:textId="1A2290E0" w:rsidR="006F39A1" w:rsidDel="00C554AC" w:rsidRDefault="00C554AC">
      <w:pPr>
        <w:pStyle w:val="Verzeichnis1"/>
        <w:tabs>
          <w:tab w:val="right" w:leader="dot" w:pos="8494"/>
        </w:tabs>
        <w:rPr>
          <w:del w:id="9" w:author="Stephan Müller" w:date="2019-07-17T22:55:00Z"/>
          <w:rFonts w:eastAsiaTheme="minorEastAsia"/>
          <w:b w:val="0"/>
          <w:bCs w:val="0"/>
          <w:caps w:val="0"/>
          <w:noProof/>
          <w:sz w:val="24"/>
          <w:szCs w:val="24"/>
          <w:u w:val="none"/>
          <w:lang w:eastAsia="de-DE"/>
        </w:rPr>
      </w:pPr>
      <w:del w:id="10" w:author="Stephan Müller" w:date="2019-07-17T22:55:00Z">
        <w:r w:rsidDel="00C554AC">
          <w:rPr>
            <w:b w:val="0"/>
            <w:bCs w:val="0"/>
            <w:caps w:val="0"/>
            <w:noProof/>
          </w:rPr>
          <w:fldChar w:fldCharType="begin"/>
        </w:r>
        <w:r w:rsidDel="00C554AC">
          <w:rPr>
            <w:noProof/>
          </w:rPr>
          <w:delInstrText xml:space="preserve"> HYPERLINK \l "_Toc12891889" </w:delInstrText>
        </w:r>
        <w:r w:rsidDel="00C554AC">
          <w:rPr>
            <w:b w:val="0"/>
            <w:bCs w:val="0"/>
            <w:caps w:val="0"/>
            <w:noProof/>
          </w:rPr>
          <w:fldChar w:fldCharType="separate"/>
        </w:r>
      </w:del>
      <w:ins w:id="11" w:author="Stephan Müller" w:date="2019-07-17T22:56:00Z">
        <w:r>
          <w:rPr>
            <w:b w:val="0"/>
            <w:bCs w:val="0"/>
            <w:noProof/>
          </w:rPr>
          <w:t>Fehler! Linkreferenz ungültig.</w:t>
        </w:r>
      </w:ins>
      <w:del w:id="12" w:author="Stephan Müller" w:date="2019-07-17T22:55:00Z">
        <w:r w:rsidR="006F39A1" w:rsidRPr="001C685F" w:rsidDel="00C554AC">
          <w:rPr>
            <w:rStyle w:val="Hyperlink"/>
            <w:noProof/>
          </w:rPr>
          <w:delText>Tabellenverzeichnis</w:delText>
        </w:r>
        <w:r w:rsidR="006F39A1" w:rsidDel="00C554AC">
          <w:rPr>
            <w:noProof/>
            <w:webHidden/>
          </w:rPr>
          <w:tab/>
        </w:r>
        <w:r w:rsidR="006F39A1" w:rsidDel="00C554AC">
          <w:rPr>
            <w:b w:val="0"/>
            <w:bCs w:val="0"/>
            <w:caps w:val="0"/>
            <w:noProof/>
            <w:webHidden/>
          </w:rPr>
          <w:fldChar w:fldCharType="begin"/>
        </w:r>
        <w:r w:rsidR="006F39A1" w:rsidDel="00C554AC">
          <w:rPr>
            <w:noProof/>
            <w:webHidden/>
          </w:rPr>
          <w:delInstrText xml:space="preserve"> PAGEREF _Toc12891889 \h </w:delInstrText>
        </w:r>
        <w:r w:rsidR="006F39A1" w:rsidDel="00C554AC">
          <w:rPr>
            <w:b w:val="0"/>
            <w:bCs w:val="0"/>
            <w:caps w:val="0"/>
            <w:noProof/>
            <w:webHidden/>
          </w:rPr>
        </w:r>
        <w:r w:rsidR="006F39A1" w:rsidDel="00C554AC">
          <w:rPr>
            <w:b w:val="0"/>
            <w:bCs w:val="0"/>
            <w:caps w:val="0"/>
            <w:noProof/>
            <w:webHidden/>
          </w:rPr>
          <w:fldChar w:fldCharType="separate"/>
        </w:r>
        <w:r w:rsidR="006F39A1" w:rsidDel="00C554AC">
          <w:rPr>
            <w:noProof/>
            <w:webHidden/>
          </w:rPr>
          <w:delText>IX</w:delText>
        </w:r>
        <w:r w:rsidR="006F39A1" w:rsidDel="00C554AC">
          <w:rPr>
            <w:b w:val="0"/>
            <w:bCs w:val="0"/>
            <w:caps w:val="0"/>
            <w:noProof/>
            <w:webHidden/>
          </w:rPr>
          <w:fldChar w:fldCharType="end"/>
        </w:r>
        <w:r w:rsidDel="00C554AC">
          <w:rPr>
            <w:b w:val="0"/>
            <w:bCs w:val="0"/>
            <w:caps w:val="0"/>
            <w:noProof/>
          </w:rPr>
          <w:fldChar w:fldCharType="end"/>
        </w:r>
      </w:del>
    </w:p>
    <w:p w14:paraId="08D552B0" w14:textId="555020CB" w:rsidR="006F39A1" w:rsidDel="00C554AC" w:rsidRDefault="00C554AC">
      <w:pPr>
        <w:pStyle w:val="Verzeichnis1"/>
        <w:tabs>
          <w:tab w:val="right" w:leader="dot" w:pos="8494"/>
        </w:tabs>
        <w:rPr>
          <w:del w:id="13" w:author="Stephan Müller" w:date="2019-07-17T22:55:00Z"/>
          <w:rFonts w:eastAsiaTheme="minorEastAsia"/>
          <w:b w:val="0"/>
          <w:bCs w:val="0"/>
          <w:caps w:val="0"/>
          <w:noProof/>
          <w:sz w:val="24"/>
          <w:szCs w:val="24"/>
          <w:u w:val="none"/>
          <w:lang w:eastAsia="de-DE"/>
        </w:rPr>
      </w:pPr>
      <w:del w:id="14" w:author="Stephan Müller" w:date="2019-07-17T22:55:00Z">
        <w:r w:rsidDel="00C554AC">
          <w:rPr>
            <w:b w:val="0"/>
            <w:bCs w:val="0"/>
            <w:caps w:val="0"/>
            <w:noProof/>
          </w:rPr>
          <w:fldChar w:fldCharType="begin"/>
        </w:r>
        <w:r w:rsidDel="00C554AC">
          <w:rPr>
            <w:noProof/>
          </w:rPr>
          <w:delInstrText xml:space="preserve"> HYPERLINK \l "_Toc12891890" </w:delInstrText>
        </w:r>
        <w:r w:rsidDel="00C554AC">
          <w:rPr>
            <w:b w:val="0"/>
            <w:bCs w:val="0"/>
            <w:caps w:val="0"/>
            <w:noProof/>
          </w:rPr>
          <w:fldChar w:fldCharType="separate"/>
        </w:r>
      </w:del>
      <w:ins w:id="15" w:author="Stephan Müller" w:date="2019-07-17T22:56:00Z">
        <w:r>
          <w:rPr>
            <w:b w:val="0"/>
            <w:bCs w:val="0"/>
            <w:noProof/>
          </w:rPr>
          <w:t>Fehler! Linkreferenz ungültig.</w:t>
        </w:r>
      </w:ins>
      <w:del w:id="16" w:author="Stephan Müller" w:date="2019-07-17T22:55:00Z">
        <w:r w:rsidR="006F39A1" w:rsidRPr="001C685F" w:rsidDel="00C554AC">
          <w:rPr>
            <w:rStyle w:val="Hyperlink"/>
            <w:noProof/>
          </w:rPr>
          <w:delText>1 Einführung</w:delText>
        </w:r>
        <w:r w:rsidR="006F39A1" w:rsidDel="00C554AC">
          <w:rPr>
            <w:noProof/>
            <w:webHidden/>
          </w:rPr>
          <w:tab/>
        </w:r>
        <w:r w:rsidR="006F39A1" w:rsidDel="00C554AC">
          <w:rPr>
            <w:b w:val="0"/>
            <w:bCs w:val="0"/>
            <w:caps w:val="0"/>
            <w:noProof/>
            <w:webHidden/>
          </w:rPr>
          <w:fldChar w:fldCharType="begin"/>
        </w:r>
        <w:r w:rsidR="006F39A1" w:rsidDel="00C554AC">
          <w:rPr>
            <w:noProof/>
            <w:webHidden/>
          </w:rPr>
          <w:delInstrText xml:space="preserve"> PAGEREF _Toc12891890 \h </w:delInstrText>
        </w:r>
        <w:r w:rsidR="006F39A1" w:rsidDel="00C554AC">
          <w:rPr>
            <w:b w:val="0"/>
            <w:bCs w:val="0"/>
            <w:caps w:val="0"/>
            <w:noProof/>
            <w:webHidden/>
          </w:rPr>
        </w:r>
        <w:r w:rsidR="006F39A1" w:rsidDel="00C554AC">
          <w:rPr>
            <w:b w:val="0"/>
            <w:bCs w:val="0"/>
            <w:caps w:val="0"/>
            <w:noProof/>
            <w:webHidden/>
          </w:rPr>
          <w:fldChar w:fldCharType="separate"/>
        </w:r>
        <w:r w:rsidR="006F39A1" w:rsidDel="00C554AC">
          <w:rPr>
            <w:noProof/>
            <w:webHidden/>
          </w:rPr>
          <w:delText>11</w:delText>
        </w:r>
        <w:r w:rsidR="006F39A1" w:rsidDel="00C554AC">
          <w:rPr>
            <w:b w:val="0"/>
            <w:bCs w:val="0"/>
            <w:caps w:val="0"/>
            <w:noProof/>
            <w:webHidden/>
          </w:rPr>
          <w:fldChar w:fldCharType="end"/>
        </w:r>
        <w:r w:rsidDel="00C554AC">
          <w:rPr>
            <w:b w:val="0"/>
            <w:bCs w:val="0"/>
            <w:caps w:val="0"/>
            <w:noProof/>
          </w:rPr>
          <w:fldChar w:fldCharType="end"/>
        </w:r>
      </w:del>
    </w:p>
    <w:p w14:paraId="7AD1D924" w14:textId="6BA22624" w:rsidR="006F39A1" w:rsidDel="00C554AC" w:rsidRDefault="00C554AC">
      <w:pPr>
        <w:pStyle w:val="Verzeichnis2"/>
        <w:rPr>
          <w:del w:id="17" w:author="Stephan Müller" w:date="2019-07-17T22:55:00Z"/>
          <w:rFonts w:eastAsiaTheme="minorEastAsia"/>
          <w:b w:val="0"/>
          <w:bCs w:val="0"/>
          <w:smallCaps w:val="0"/>
          <w:noProof/>
          <w:sz w:val="24"/>
          <w:szCs w:val="24"/>
          <w:lang w:eastAsia="de-DE"/>
        </w:rPr>
      </w:pPr>
      <w:del w:id="18" w:author="Stephan Müller" w:date="2019-07-17T22:55:00Z">
        <w:r w:rsidDel="00C554AC">
          <w:rPr>
            <w:b w:val="0"/>
            <w:bCs w:val="0"/>
            <w:smallCaps w:val="0"/>
            <w:noProof/>
          </w:rPr>
          <w:fldChar w:fldCharType="begin"/>
        </w:r>
        <w:r w:rsidDel="00C554AC">
          <w:rPr>
            <w:noProof/>
          </w:rPr>
          <w:delInstrText xml:space="preserve"> HYPERLINK \l "_Toc12891891" </w:delInstrText>
        </w:r>
        <w:r w:rsidDel="00C554AC">
          <w:rPr>
            <w:b w:val="0"/>
            <w:bCs w:val="0"/>
            <w:smallCaps w:val="0"/>
            <w:noProof/>
          </w:rPr>
          <w:fldChar w:fldCharType="separate"/>
        </w:r>
      </w:del>
      <w:ins w:id="19" w:author="Stephan Müller" w:date="2019-07-17T22:56:00Z">
        <w:r>
          <w:rPr>
            <w:b w:val="0"/>
            <w:bCs w:val="0"/>
            <w:noProof/>
          </w:rPr>
          <w:t>Fehler! Linkreferenz ungültig.</w:t>
        </w:r>
      </w:ins>
      <w:del w:id="20" w:author="Stephan Müller" w:date="2019-07-17T22:55:00Z">
        <w:r w:rsidR="006F39A1" w:rsidRPr="001C685F" w:rsidDel="00C554AC">
          <w:rPr>
            <w:rStyle w:val="Hyperlink"/>
            <w:noProof/>
          </w:rPr>
          <w:delText>1.1 Motivation</w:delText>
        </w:r>
        <w:r w:rsidR="006F39A1" w:rsidDel="00C554AC">
          <w:rPr>
            <w:noProof/>
            <w:webHidden/>
          </w:rPr>
          <w:tab/>
        </w:r>
        <w:r w:rsidR="006F39A1" w:rsidDel="00C554AC">
          <w:rPr>
            <w:b w:val="0"/>
            <w:bCs w:val="0"/>
            <w:smallCaps w:val="0"/>
            <w:noProof/>
            <w:webHidden/>
          </w:rPr>
          <w:fldChar w:fldCharType="begin"/>
        </w:r>
        <w:r w:rsidR="006F39A1" w:rsidDel="00C554AC">
          <w:rPr>
            <w:noProof/>
            <w:webHidden/>
          </w:rPr>
          <w:delInstrText xml:space="preserve"> PAGEREF _Toc12891891 \h </w:delInstrText>
        </w:r>
        <w:r w:rsidR="006F39A1" w:rsidDel="00C554AC">
          <w:rPr>
            <w:b w:val="0"/>
            <w:bCs w:val="0"/>
            <w:smallCaps w:val="0"/>
            <w:noProof/>
            <w:webHidden/>
          </w:rPr>
        </w:r>
        <w:r w:rsidR="006F39A1" w:rsidDel="00C554AC">
          <w:rPr>
            <w:b w:val="0"/>
            <w:bCs w:val="0"/>
            <w:smallCaps w:val="0"/>
            <w:noProof/>
            <w:webHidden/>
          </w:rPr>
          <w:fldChar w:fldCharType="separate"/>
        </w:r>
        <w:r w:rsidR="006F39A1" w:rsidDel="00C554AC">
          <w:rPr>
            <w:noProof/>
            <w:webHidden/>
          </w:rPr>
          <w:delText>11</w:delText>
        </w:r>
        <w:r w:rsidR="006F39A1" w:rsidDel="00C554AC">
          <w:rPr>
            <w:b w:val="0"/>
            <w:bCs w:val="0"/>
            <w:smallCaps w:val="0"/>
            <w:noProof/>
            <w:webHidden/>
          </w:rPr>
          <w:fldChar w:fldCharType="end"/>
        </w:r>
        <w:r w:rsidDel="00C554AC">
          <w:rPr>
            <w:b w:val="0"/>
            <w:bCs w:val="0"/>
            <w:smallCaps w:val="0"/>
            <w:noProof/>
          </w:rPr>
          <w:fldChar w:fldCharType="end"/>
        </w:r>
      </w:del>
    </w:p>
    <w:p w14:paraId="5F84248D" w14:textId="3D5EABB3" w:rsidR="006F39A1" w:rsidDel="00C554AC" w:rsidRDefault="00C554AC">
      <w:pPr>
        <w:pStyle w:val="Verzeichnis2"/>
        <w:rPr>
          <w:del w:id="21" w:author="Stephan Müller" w:date="2019-07-17T22:55:00Z"/>
          <w:rFonts w:eastAsiaTheme="minorEastAsia"/>
          <w:b w:val="0"/>
          <w:bCs w:val="0"/>
          <w:smallCaps w:val="0"/>
          <w:noProof/>
          <w:sz w:val="24"/>
          <w:szCs w:val="24"/>
          <w:lang w:eastAsia="de-DE"/>
        </w:rPr>
      </w:pPr>
      <w:del w:id="22" w:author="Stephan Müller" w:date="2019-07-17T22:55:00Z">
        <w:r w:rsidDel="00C554AC">
          <w:rPr>
            <w:b w:val="0"/>
            <w:bCs w:val="0"/>
            <w:smallCaps w:val="0"/>
            <w:noProof/>
          </w:rPr>
          <w:fldChar w:fldCharType="begin"/>
        </w:r>
        <w:r w:rsidDel="00C554AC">
          <w:rPr>
            <w:noProof/>
          </w:rPr>
          <w:delInstrText xml:space="preserve"> HYPERLINK \l "_Toc12891892" </w:delInstrText>
        </w:r>
        <w:r w:rsidDel="00C554AC">
          <w:rPr>
            <w:b w:val="0"/>
            <w:bCs w:val="0"/>
            <w:smallCaps w:val="0"/>
            <w:noProof/>
          </w:rPr>
          <w:fldChar w:fldCharType="separate"/>
        </w:r>
      </w:del>
      <w:ins w:id="23" w:author="Stephan Müller" w:date="2019-07-17T22:56:00Z">
        <w:r>
          <w:rPr>
            <w:b w:val="0"/>
            <w:bCs w:val="0"/>
            <w:noProof/>
          </w:rPr>
          <w:t>Fehler! Linkreferenz ungültig.</w:t>
        </w:r>
      </w:ins>
      <w:del w:id="24" w:author="Stephan Müller" w:date="2019-07-17T22:55:00Z">
        <w:r w:rsidR="006F39A1" w:rsidRPr="001C685F" w:rsidDel="00C554AC">
          <w:rPr>
            <w:rStyle w:val="Hyperlink"/>
            <w:noProof/>
          </w:rPr>
          <w:delText>1.2 Zielsetzung und Struktur der Arbeit</w:delText>
        </w:r>
        <w:r w:rsidR="006F39A1" w:rsidDel="00C554AC">
          <w:rPr>
            <w:noProof/>
            <w:webHidden/>
          </w:rPr>
          <w:tab/>
        </w:r>
        <w:r w:rsidR="006F39A1" w:rsidDel="00C554AC">
          <w:rPr>
            <w:b w:val="0"/>
            <w:bCs w:val="0"/>
            <w:smallCaps w:val="0"/>
            <w:noProof/>
            <w:webHidden/>
          </w:rPr>
          <w:fldChar w:fldCharType="begin"/>
        </w:r>
        <w:r w:rsidR="006F39A1" w:rsidDel="00C554AC">
          <w:rPr>
            <w:noProof/>
            <w:webHidden/>
          </w:rPr>
          <w:delInstrText xml:space="preserve"> PAGEREF _Toc12891892 \h </w:delInstrText>
        </w:r>
        <w:r w:rsidR="006F39A1" w:rsidDel="00C554AC">
          <w:rPr>
            <w:b w:val="0"/>
            <w:bCs w:val="0"/>
            <w:smallCaps w:val="0"/>
            <w:noProof/>
            <w:webHidden/>
          </w:rPr>
        </w:r>
        <w:r w:rsidR="006F39A1" w:rsidDel="00C554AC">
          <w:rPr>
            <w:b w:val="0"/>
            <w:bCs w:val="0"/>
            <w:smallCaps w:val="0"/>
            <w:noProof/>
            <w:webHidden/>
          </w:rPr>
          <w:fldChar w:fldCharType="separate"/>
        </w:r>
        <w:r w:rsidR="006F39A1" w:rsidDel="00C554AC">
          <w:rPr>
            <w:noProof/>
            <w:webHidden/>
          </w:rPr>
          <w:delText>12</w:delText>
        </w:r>
        <w:r w:rsidR="006F39A1" w:rsidDel="00C554AC">
          <w:rPr>
            <w:b w:val="0"/>
            <w:bCs w:val="0"/>
            <w:smallCaps w:val="0"/>
            <w:noProof/>
            <w:webHidden/>
          </w:rPr>
          <w:fldChar w:fldCharType="end"/>
        </w:r>
        <w:r w:rsidDel="00C554AC">
          <w:rPr>
            <w:b w:val="0"/>
            <w:bCs w:val="0"/>
            <w:smallCaps w:val="0"/>
            <w:noProof/>
          </w:rPr>
          <w:fldChar w:fldCharType="end"/>
        </w:r>
      </w:del>
    </w:p>
    <w:p w14:paraId="6B7B1368" w14:textId="01AD981D" w:rsidR="006F39A1" w:rsidDel="00C554AC" w:rsidRDefault="00C554AC">
      <w:pPr>
        <w:pStyle w:val="Verzeichnis2"/>
        <w:rPr>
          <w:del w:id="25" w:author="Stephan Müller" w:date="2019-07-17T22:55:00Z"/>
          <w:rFonts w:eastAsiaTheme="minorEastAsia"/>
          <w:b w:val="0"/>
          <w:bCs w:val="0"/>
          <w:smallCaps w:val="0"/>
          <w:noProof/>
          <w:sz w:val="24"/>
          <w:szCs w:val="24"/>
          <w:lang w:eastAsia="de-DE"/>
        </w:rPr>
      </w:pPr>
      <w:del w:id="26" w:author="Stephan Müller" w:date="2019-07-17T22:55:00Z">
        <w:r w:rsidDel="00C554AC">
          <w:rPr>
            <w:b w:val="0"/>
            <w:bCs w:val="0"/>
            <w:smallCaps w:val="0"/>
            <w:noProof/>
          </w:rPr>
          <w:fldChar w:fldCharType="begin"/>
        </w:r>
        <w:r w:rsidDel="00C554AC">
          <w:rPr>
            <w:noProof/>
          </w:rPr>
          <w:delInstrText xml:space="preserve"> HYPERLINK \l "_Toc12891893" </w:delInstrText>
        </w:r>
        <w:r w:rsidDel="00C554AC">
          <w:rPr>
            <w:b w:val="0"/>
            <w:bCs w:val="0"/>
            <w:smallCaps w:val="0"/>
            <w:noProof/>
          </w:rPr>
          <w:fldChar w:fldCharType="separate"/>
        </w:r>
      </w:del>
      <w:ins w:id="27" w:author="Stephan Müller" w:date="2019-07-17T22:56:00Z">
        <w:r>
          <w:rPr>
            <w:b w:val="0"/>
            <w:bCs w:val="0"/>
            <w:noProof/>
          </w:rPr>
          <w:t>Fehler! Linkreferenz ungültig.</w:t>
        </w:r>
      </w:ins>
      <w:del w:id="28" w:author="Stephan Müller" w:date="2019-07-17T22:55:00Z">
        <w:r w:rsidR="006F39A1" w:rsidRPr="001C685F" w:rsidDel="00C554AC">
          <w:rPr>
            <w:rStyle w:val="Hyperlink"/>
            <w:noProof/>
          </w:rPr>
          <w:delText>1.3 Open Knowledge GmbH</w:delText>
        </w:r>
        <w:r w:rsidR="006F39A1" w:rsidDel="00C554AC">
          <w:rPr>
            <w:noProof/>
            <w:webHidden/>
          </w:rPr>
          <w:tab/>
        </w:r>
        <w:r w:rsidR="006F39A1" w:rsidDel="00C554AC">
          <w:rPr>
            <w:b w:val="0"/>
            <w:bCs w:val="0"/>
            <w:smallCaps w:val="0"/>
            <w:noProof/>
            <w:webHidden/>
          </w:rPr>
          <w:fldChar w:fldCharType="begin"/>
        </w:r>
        <w:r w:rsidR="006F39A1" w:rsidDel="00C554AC">
          <w:rPr>
            <w:noProof/>
            <w:webHidden/>
          </w:rPr>
          <w:delInstrText xml:space="preserve"> PAGEREF _Toc12891893 \h </w:delInstrText>
        </w:r>
        <w:r w:rsidR="006F39A1" w:rsidDel="00C554AC">
          <w:rPr>
            <w:b w:val="0"/>
            <w:bCs w:val="0"/>
            <w:smallCaps w:val="0"/>
            <w:noProof/>
            <w:webHidden/>
          </w:rPr>
        </w:r>
        <w:r w:rsidR="006F39A1" w:rsidDel="00C554AC">
          <w:rPr>
            <w:b w:val="0"/>
            <w:bCs w:val="0"/>
            <w:smallCaps w:val="0"/>
            <w:noProof/>
            <w:webHidden/>
          </w:rPr>
          <w:fldChar w:fldCharType="separate"/>
        </w:r>
        <w:r w:rsidR="006F39A1" w:rsidDel="00C554AC">
          <w:rPr>
            <w:noProof/>
            <w:webHidden/>
          </w:rPr>
          <w:delText>13</w:delText>
        </w:r>
        <w:r w:rsidR="006F39A1" w:rsidDel="00C554AC">
          <w:rPr>
            <w:b w:val="0"/>
            <w:bCs w:val="0"/>
            <w:smallCaps w:val="0"/>
            <w:noProof/>
            <w:webHidden/>
          </w:rPr>
          <w:fldChar w:fldCharType="end"/>
        </w:r>
        <w:r w:rsidDel="00C554AC">
          <w:rPr>
            <w:b w:val="0"/>
            <w:bCs w:val="0"/>
            <w:smallCaps w:val="0"/>
            <w:noProof/>
          </w:rPr>
          <w:fldChar w:fldCharType="end"/>
        </w:r>
      </w:del>
    </w:p>
    <w:p w14:paraId="6BA462FB" w14:textId="59E44044" w:rsidR="006F39A1" w:rsidDel="00C554AC" w:rsidRDefault="00C554AC">
      <w:pPr>
        <w:pStyle w:val="Verzeichnis1"/>
        <w:tabs>
          <w:tab w:val="right" w:leader="dot" w:pos="8494"/>
        </w:tabs>
        <w:rPr>
          <w:del w:id="29" w:author="Stephan Müller" w:date="2019-07-17T22:55:00Z"/>
          <w:rFonts w:eastAsiaTheme="minorEastAsia"/>
          <w:b w:val="0"/>
          <w:bCs w:val="0"/>
          <w:caps w:val="0"/>
          <w:noProof/>
          <w:sz w:val="24"/>
          <w:szCs w:val="24"/>
          <w:u w:val="none"/>
          <w:lang w:eastAsia="de-DE"/>
        </w:rPr>
      </w:pPr>
      <w:del w:id="30" w:author="Stephan Müller" w:date="2019-07-17T22:55:00Z">
        <w:r w:rsidDel="00C554AC">
          <w:rPr>
            <w:b w:val="0"/>
            <w:bCs w:val="0"/>
            <w:caps w:val="0"/>
            <w:noProof/>
          </w:rPr>
          <w:fldChar w:fldCharType="begin"/>
        </w:r>
        <w:r w:rsidDel="00C554AC">
          <w:rPr>
            <w:noProof/>
          </w:rPr>
          <w:delInstrText xml:space="preserve"> HYPERLINK \l "_Toc12891894" </w:delInstrText>
        </w:r>
        <w:r w:rsidDel="00C554AC">
          <w:rPr>
            <w:b w:val="0"/>
            <w:bCs w:val="0"/>
            <w:caps w:val="0"/>
            <w:noProof/>
          </w:rPr>
          <w:fldChar w:fldCharType="separate"/>
        </w:r>
      </w:del>
      <w:ins w:id="31" w:author="Stephan Müller" w:date="2019-07-17T22:56:00Z">
        <w:r>
          <w:rPr>
            <w:b w:val="0"/>
            <w:bCs w:val="0"/>
            <w:noProof/>
          </w:rPr>
          <w:t>Fehler! Linkreferenz ungültig.</w:t>
        </w:r>
      </w:ins>
      <w:del w:id="32" w:author="Stephan Müller" w:date="2019-07-17T22:55:00Z">
        <w:r w:rsidR="006F39A1" w:rsidRPr="001C685F" w:rsidDel="00C554AC">
          <w:rPr>
            <w:rStyle w:val="Hyperlink"/>
            <w:noProof/>
          </w:rPr>
          <w:delText>2 Behavior Driven Development</w:delText>
        </w:r>
        <w:r w:rsidR="006F39A1" w:rsidDel="00C554AC">
          <w:rPr>
            <w:noProof/>
            <w:webHidden/>
          </w:rPr>
          <w:tab/>
        </w:r>
        <w:r w:rsidR="006F39A1" w:rsidDel="00C554AC">
          <w:rPr>
            <w:b w:val="0"/>
            <w:bCs w:val="0"/>
            <w:caps w:val="0"/>
            <w:noProof/>
            <w:webHidden/>
          </w:rPr>
          <w:fldChar w:fldCharType="begin"/>
        </w:r>
        <w:r w:rsidR="006F39A1" w:rsidDel="00C554AC">
          <w:rPr>
            <w:noProof/>
            <w:webHidden/>
          </w:rPr>
          <w:delInstrText xml:space="preserve"> PAGEREF _Toc12891894 \h </w:delInstrText>
        </w:r>
        <w:r w:rsidR="006F39A1" w:rsidDel="00C554AC">
          <w:rPr>
            <w:b w:val="0"/>
            <w:bCs w:val="0"/>
            <w:caps w:val="0"/>
            <w:noProof/>
            <w:webHidden/>
          </w:rPr>
        </w:r>
        <w:r w:rsidR="006F39A1" w:rsidDel="00C554AC">
          <w:rPr>
            <w:b w:val="0"/>
            <w:bCs w:val="0"/>
            <w:caps w:val="0"/>
            <w:noProof/>
            <w:webHidden/>
          </w:rPr>
          <w:fldChar w:fldCharType="separate"/>
        </w:r>
        <w:r w:rsidR="006F39A1" w:rsidDel="00C554AC">
          <w:rPr>
            <w:noProof/>
            <w:webHidden/>
          </w:rPr>
          <w:delText>15</w:delText>
        </w:r>
        <w:r w:rsidR="006F39A1" w:rsidDel="00C554AC">
          <w:rPr>
            <w:b w:val="0"/>
            <w:bCs w:val="0"/>
            <w:caps w:val="0"/>
            <w:noProof/>
            <w:webHidden/>
          </w:rPr>
          <w:fldChar w:fldCharType="end"/>
        </w:r>
        <w:r w:rsidDel="00C554AC">
          <w:rPr>
            <w:b w:val="0"/>
            <w:bCs w:val="0"/>
            <w:caps w:val="0"/>
            <w:noProof/>
          </w:rPr>
          <w:fldChar w:fldCharType="end"/>
        </w:r>
      </w:del>
    </w:p>
    <w:p w14:paraId="1C762E19" w14:textId="346A1411" w:rsidR="006F39A1" w:rsidDel="00C554AC" w:rsidRDefault="00C554AC">
      <w:pPr>
        <w:pStyle w:val="Verzeichnis2"/>
        <w:rPr>
          <w:del w:id="33" w:author="Stephan Müller" w:date="2019-07-17T22:55:00Z"/>
          <w:rFonts w:eastAsiaTheme="minorEastAsia"/>
          <w:b w:val="0"/>
          <w:bCs w:val="0"/>
          <w:smallCaps w:val="0"/>
          <w:noProof/>
          <w:sz w:val="24"/>
          <w:szCs w:val="24"/>
          <w:lang w:eastAsia="de-DE"/>
        </w:rPr>
      </w:pPr>
      <w:del w:id="34" w:author="Stephan Müller" w:date="2019-07-17T22:55:00Z">
        <w:r w:rsidDel="00C554AC">
          <w:rPr>
            <w:b w:val="0"/>
            <w:bCs w:val="0"/>
            <w:smallCaps w:val="0"/>
            <w:noProof/>
          </w:rPr>
          <w:fldChar w:fldCharType="begin"/>
        </w:r>
        <w:r w:rsidDel="00C554AC">
          <w:rPr>
            <w:noProof/>
          </w:rPr>
          <w:delInstrText xml:space="preserve"> HYPERLINK \l "_Toc12891895" </w:delInstrText>
        </w:r>
        <w:r w:rsidDel="00C554AC">
          <w:rPr>
            <w:b w:val="0"/>
            <w:bCs w:val="0"/>
            <w:smallCaps w:val="0"/>
            <w:noProof/>
          </w:rPr>
          <w:fldChar w:fldCharType="separate"/>
        </w:r>
      </w:del>
      <w:ins w:id="35" w:author="Stephan Müller" w:date="2019-07-17T22:56:00Z">
        <w:r>
          <w:rPr>
            <w:b w:val="0"/>
            <w:bCs w:val="0"/>
            <w:noProof/>
          </w:rPr>
          <w:t>Fehler! Linkreferenz ungültig.</w:t>
        </w:r>
      </w:ins>
      <w:del w:id="36" w:author="Stephan Müller" w:date="2019-07-17T22:55:00Z">
        <w:r w:rsidR="006F39A1" w:rsidRPr="001C685F" w:rsidDel="00C554AC">
          <w:rPr>
            <w:rStyle w:val="Hyperlink"/>
            <w:noProof/>
          </w:rPr>
          <w:delText>2.1 Zweck</w:delText>
        </w:r>
        <w:r w:rsidR="006F39A1" w:rsidDel="00C554AC">
          <w:rPr>
            <w:noProof/>
            <w:webHidden/>
          </w:rPr>
          <w:tab/>
        </w:r>
        <w:r w:rsidR="006F39A1" w:rsidDel="00C554AC">
          <w:rPr>
            <w:b w:val="0"/>
            <w:bCs w:val="0"/>
            <w:smallCaps w:val="0"/>
            <w:noProof/>
            <w:webHidden/>
          </w:rPr>
          <w:fldChar w:fldCharType="begin"/>
        </w:r>
        <w:r w:rsidR="006F39A1" w:rsidDel="00C554AC">
          <w:rPr>
            <w:noProof/>
            <w:webHidden/>
          </w:rPr>
          <w:delInstrText xml:space="preserve"> PAGEREF _Toc12891895 \h </w:delInstrText>
        </w:r>
        <w:r w:rsidR="006F39A1" w:rsidDel="00C554AC">
          <w:rPr>
            <w:b w:val="0"/>
            <w:bCs w:val="0"/>
            <w:smallCaps w:val="0"/>
            <w:noProof/>
            <w:webHidden/>
          </w:rPr>
        </w:r>
        <w:r w:rsidR="006F39A1" w:rsidDel="00C554AC">
          <w:rPr>
            <w:b w:val="0"/>
            <w:bCs w:val="0"/>
            <w:smallCaps w:val="0"/>
            <w:noProof/>
            <w:webHidden/>
          </w:rPr>
          <w:fldChar w:fldCharType="separate"/>
        </w:r>
        <w:r w:rsidR="006F39A1" w:rsidDel="00C554AC">
          <w:rPr>
            <w:noProof/>
            <w:webHidden/>
          </w:rPr>
          <w:delText>15</w:delText>
        </w:r>
        <w:r w:rsidR="006F39A1" w:rsidDel="00C554AC">
          <w:rPr>
            <w:b w:val="0"/>
            <w:bCs w:val="0"/>
            <w:smallCaps w:val="0"/>
            <w:noProof/>
            <w:webHidden/>
          </w:rPr>
          <w:fldChar w:fldCharType="end"/>
        </w:r>
        <w:r w:rsidDel="00C554AC">
          <w:rPr>
            <w:b w:val="0"/>
            <w:bCs w:val="0"/>
            <w:smallCaps w:val="0"/>
            <w:noProof/>
          </w:rPr>
          <w:fldChar w:fldCharType="end"/>
        </w:r>
      </w:del>
    </w:p>
    <w:p w14:paraId="7CD332BF" w14:textId="1C1975AA" w:rsidR="006F39A1" w:rsidDel="00C554AC" w:rsidRDefault="00C554AC">
      <w:pPr>
        <w:pStyle w:val="Verzeichnis2"/>
        <w:rPr>
          <w:del w:id="37" w:author="Stephan Müller" w:date="2019-07-17T22:55:00Z"/>
          <w:rFonts w:eastAsiaTheme="minorEastAsia"/>
          <w:b w:val="0"/>
          <w:bCs w:val="0"/>
          <w:smallCaps w:val="0"/>
          <w:noProof/>
          <w:sz w:val="24"/>
          <w:szCs w:val="24"/>
          <w:lang w:eastAsia="de-DE"/>
        </w:rPr>
      </w:pPr>
      <w:del w:id="38" w:author="Stephan Müller" w:date="2019-07-17T22:55:00Z">
        <w:r w:rsidDel="00C554AC">
          <w:rPr>
            <w:b w:val="0"/>
            <w:bCs w:val="0"/>
            <w:smallCaps w:val="0"/>
            <w:noProof/>
          </w:rPr>
          <w:fldChar w:fldCharType="begin"/>
        </w:r>
        <w:r w:rsidDel="00C554AC">
          <w:rPr>
            <w:noProof/>
          </w:rPr>
          <w:delInstrText xml:space="preserve"> HYPERLINK \l "_Toc12891896" </w:delInstrText>
        </w:r>
        <w:r w:rsidDel="00C554AC">
          <w:rPr>
            <w:b w:val="0"/>
            <w:bCs w:val="0"/>
            <w:smallCaps w:val="0"/>
            <w:noProof/>
          </w:rPr>
          <w:fldChar w:fldCharType="separate"/>
        </w:r>
      </w:del>
      <w:ins w:id="39" w:author="Stephan Müller" w:date="2019-07-17T22:56:00Z">
        <w:r>
          <w:rPr>
            <w:b w:val="0"/>
            <w:bCs w:val="0"/>
            <w:noProof/>
          </w:rPr>
          <w:t>Fehler! Linkreferenz ungültig.</w:t>
        </w:r>
      </w:ins>
      <w:del w:id="40" w:author="Stephan Müller" w:date="2019-07-17T22:55:00Z">
        <w:r w:rsidR="006F39A1" w:rsidRPr="001C685F" w:rsidDel="00C554AC">
          <w:rPr>
            <w:rStyle w:val="Hyperlink"/>
            <w:noProof/>
          </w:rPr>
          <w:delText>2.2 Vorgehen</w:delText>
        </w:r>
        <w:r w:rsidR="006F39A1" w:rsidDel="00C554AC">
          <w:rPr>
            <w:noProof/>
            <w:webHidden/>
          </w:rPr>
          <w:tab/>
        </w:r>
        <w:r w:rsidR="006F39A1" w:rsidDel="00C554AC">
          <w:rPr>
            <w:b w:val="0"/>
            <w:bCs w:val="0"/>
            <w:smallCaps w:val="0"/>
            <w:noProof/>
            <w:webHidden/>
          </w:rPr>
          <w:fldChar w:fldCharType="begin"/>
        </w:r>
        <w:r w:rsidR="006F39A1" w:rsidDel="00C554AC">
          <w:rPr>
            <w:noProof/>
            <w:webHidden/>
          </w:rPr>
          <w:delInstrText xml:space="preserve"> PAGEREF _Toc12891896 \h </w:delInstrText>
        </w:r>
        <w:r w:rsidR="006F39A1" w:rsidDel="00C554AC">
          <w:rPr>
            <w:b w:val="0"/>
            <w:bCs w:val="0"/>
            <w:smallCaps w:val="0"/>
            <w:noProof/>
            <w:webHidden/>
          </w:rPr>
        </w:r>
        <w:r w:rsidR="006F39A1" w:rsidDel="00C554AC">
          <w:rPr>
            <w:b w:val="0"/>
            <w:bCs w:val="0"/>
            <w:smallCaps w:val="0"/>
            <w:noProof/>
            <w:webHidden/>
          </w:rPr>
          <w:fldChar w:fldCharType="separate"/>
        </w:r>
        <w:r w:rsidR="006F39A1" w:rsidDel="00C554AC">
          <w:rPr>
            <w:noProof/>
            <w:webHidden/>
          </w:rPr>
          <w:delText>16</w:delText>
        </w:r>
        <w:r w:rsidR="006F39A1" w:rsidDel="00C554AC">
          <w:rPr>
            <w:b w:val="0"/>
            <w:bCs w:val="0"/>
            <w:smallCaps w:val="0"/>
            <w:noProof/>
            <w:webHidden/>
          </w:rPr>
          <w:fldChar w:fldCharType="end"/>
        </w:r>
        <w:r w:rsidDel="00C554AC">
          <w:rPr>
            <w:b w:val="0"/>
            <w:bCs w:val="0"/>
            <w:smallCaps w:val="0"/>
            <w:noProof/>
          </w:rPr>
          <w:fldChar w:fldCharType="end"/>
        </w:r>
      </w:del>
    </w:p>
    <w:p w14:paraId="4D4EB608" w14:textId="4973004C" w:rsidR="006F39A1" w:rsidDel="00C554AC" w:rsidRDefault="00C554AC">
      <w:pPr>
        <w:pStyle w:val="Verzeichnis3"/>
        <w:tabs>
          <w:tab w:val="right" w:leader="dot" w:pos="8494"/>
        </w:tabs>
        <w:rPr>
          <w:del w:id="41" w:author="Stephan Müller" w:date="2019-07-17T22:55:00Z"/>
          <w:rFonts w:eastAsiaTheme="minorEastAsia"/>
          <w:smallCaps w:val="0"/>
          <w:noProof/>
          <w:sz w:val="24"/>
          <w:szCs w:val="24"/>
          <w:lang w:eastAsia="de-DE"/>
        </w:rPr>
      </w:pPr>
      <w:del w:id="42" w:author="Stephan Müller" w:date="2019-07-17T22:55:00Z">
        <w:r w:rsidDel="00C554AC">
          <w:rPr>
            <w:smallCaps w:val="0"/>
            <w:noProof/>
          </w:rPr>
          <w:fldChar w:fldCharType="begin"/>
        </w:r>
        <w:r w:rsidDel="00C554AC">
          <w:rPr>
            <w:noProof/>
          </w:rPr>
          <w:delInstrText xml:space="preserve"> HYPERLINK \l "_Toc12891897" </w:delInstrText>
        </w:r>
        <w:r w:rsidDel="00C554AC">
          <w:rPr>
            <w:smallCaps w:val="0"/>
            <w:noProof/>
          </w:rPr>
          <w:fldChar w:fldCharType="separate"/>
        </w:r>
      </w:del>
      <w:ins w:id="43" w:author="Stephan Müller" w:date="2019-07-17T22:56:00Z">
        <w:r>
          <w:rPr>
            <w:b/>
            <w:bCs/>
            <w:noProof/>
          </w:rPr>
          <w:t>Fehler! Linkreferenz ungültig.</w:t>
        </w:r>
      </w:ins>
      <w:del w:id="44" w:author="Stephan Müller" w:date="2019-07-17T22:55:00Z">
        <w:r w:rsidR="006F39A1" w:rsidRPr="001C685F" w:rsidDel="00C554AC">
          <w:rPr>
            <w:rStyle w:val="Hyperlink"/>
            <w:noProof/>
          </w:rPr>
          <w:delText>2.2.1 Example Mapping</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_Toc12891897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18</w:delText>
        </w:r>
        <w:r w:rsidR="006F39A1" w:rsidDel="00C554AC">
          <w:rPr>
            <w:smallCaps w:val="0"/>
            <w:noProof/>
            <w:webHidden/>
          </w:rPr>
          <w:fldChar w:fldCharType="end"/>
        </w:r>
        <w:r w:rsidDel="00C554AC">
          <w:rPr>
            <w:smallCaps w:val="0"/>
            <w:noProof/>
          </w:rPr>
          <w:fldChar w:fldCharType="end"/>
        </w:r>
      </w:del>
    </w:p>
    <w:p w14:paraId="5FAA396E" w14:textId="1C7F0AE3" w:rsidR="006F39A1" w:rsidDel="00C554AC" w:rsidRDefault="00C554AC">
      <w:pPr>
        <w:pStyle w:val="Verzeichnis1"/>
        <w:tabs>
          <w:tab w:val="right" w:leader="dot" w:pos="8494"/>
        </w:tabs>
        <w:rPr>
          <w:del w:id="45" w:author="Stephan Müller" w:date="2019-07-17T22:55:00Z"/>
          <w:rFonts w:eastAsiaTheme="minorEastAsia"/>
          <w:b w:val="0"/>
          <w:bCs w:val="0"/>
          <w:caps w:val="0"/>
          <w:noProof/>
          <w:sz w:val="24"/>
          <w:szCs w:val="24"/>
          <w:u w:val="none"/>
          <w:lang w:eastAsia="de-DE"/>
        </w:rPr>
      </w:pPr>
      <w:del w:id="46" w:author="Stephan Müller" w:date="2019-07-17T22:55:00Z">
        <w:r w:rsidDel="00C554AC">
          <w:rPr>
            <w:b w:val="0"/>
            <w:bCs w:val="0"/>
            <w:caps w:val="0"/>
            <w:noProof/>
          </w:rPr>
          <w:fldChar w:fldCharType="begin"/>
        </w:r>
        <w:r w:rsidDel="00C554AC">
          <w:rPr>
            <w:noProof/>
          </w:rPr>
          <w:delInstrText xml:space="preserve"> HYPERLINK \l "_Toc12891898" </w:delInstrText>
        </w:r>
        <w:r w:rsidDel="00C554AC">
          <w:rPr>
            <w:b w:val="0"/>
            <w:bCs w:val="0"/>
            <w:caps w:val="0"/>
            <w:noProof/>
          </w:rPr>
          <w:fldChar w:fldCharType="separate"/>
        </w:r>
      </w:del>
      <w:ins w:id="47" w:author="Stephan Müller" w:date="2019-07-17T22:56:00Z">
        <w:r>
          <w:rPr>
            <w:b w:val="0"/>
            <w:bCs w:val="0"/>
            <w:noProof/>
          </w:rPr>
          <w:t>Fehler! Linkreferenz ungültig.</w:t>
        </w:r>
      </w:ins>
      <w:del w:id="48" w:author="Stephan Müller" w:date="2019-07-17T22:55:00Z">
        <w:r w:rsidR="006F39A1" w:rsidRPr="001C685F" w:rsidDel="00C554AC">
          <w:rPr>
            <w:rStyle w:val="Hyperlink"/>
            <w:noProof/>
          </w:rPr>
          <w:delText>3 Cucumber</w:delText>
        </w:r>
        <w:r w:rsidR="006F39A1" w:rsidDel="00C554AC">
          <w:rPr>
            <w:noProof/>
            <w:webHidden/>
          </w:rPr>
          <w:tab/>
        </w:r>
        <w:r w:rsidR="006F39A1" w:rsidDel="00C554AC">
          <w:rPr>
            <w:b w:val="0"/>
            <w:bCs w:val="0"/>
            <w:caps w:val="0"/>
            <w:noProof/>
            <w:webHidden/>
          </w:rPr>
          <w:fldChar w:fldCharType="begin"/>
        </w:r>
        <w:r w:rsidR="006F39A1" w:rsidDel="00C554AC">
          <w:rPr>
            <w:noProof/>
            <w:webHidden/>
          </w:rPr>
          <w:delInstrText xml:space="preserve"> PAGEREF _Toc12891898 \h </w:delInstrText>
        </w:r>
        <w:r w:rsidR="006F39A1" w:rsidDel="00C554AC">
          <w:rPr>
            <w:b w:val="0"/>
            <w:bCs w:val="0"/>
            <w:caps w:val="0"/>
            <w:noProof/>
            <w:webHidden/>
          </w:rPr>
        </w:r>
        <w:r w:rsidR="006F39A1" w:rsidDel="00C554AC">
          <w:rPr>
            <w:b w:val="0"/>
            <w:bCs w:val="0"/>
            <w:caps w:val="0"/>
            <w:noProof/>
            <w:webHidden/>
          </w:rPr>
          <w:fldChar w:fldCharType="separate"/>
        </w:r>
        <w:r w:rsidR="006F39A1" w:rsidDel="00C554AC">
          <w:rPr>
            <w:noProof/>
            <w:webHidden/>
          </w:rPr>
          <w:delText>20</w:delText>
        </w:r>
        <w:r w:rsidR="006F39A1" w:rsidDel="00C554AC">
          <w:rPr>
            <w:b w:val="0"/>
            <w:bCs w:val="0"/>
            <w:caps w:val="0"/>
            <w:noProof/>
            <w:webHidden/>
          </w:rPr>
          <w:fldChar w:fldCharType="end"/>
        </w:r>
        <w:r w:rsidDel="00C554AC">
          <w:rPr>
            <w:b w:val="0"/>
            <w:bCs w:val="0"/>
            <w:caps w:val="0"/>
            <w:noProof/>
          </w:rPr>
          <w:fldChar w:fldCharType="end"/>
        </w:r>
      </w:del>
    </w:p>
    <w:p w14:paraId="206A19B7" w14:textId="0A3AC6D0" w:rsidR="006F39A1" w:rsidDel="00C554AC" w:rsidRDefault="00C554AC">
      <w:pPr>
        <w:pStyle w:val="Verzeichnis2"/>
        <w:rPr>
          <w:del w:id="49" w:author="Stephan Müller" w:date="2019-07-17T22:55:00Z"/>
          <w:rFonts w:eastAsiaTheme="minorEastAsia"/>
          <w:b w:val="0"/>
          <w:bCs w:val="0"/>
          <w:smallCaps w:val="0"/>
          <w:noProof/>
          <w:sz w:val="24"/>
          <w:szCs w:val="24"/>
          <w:lang w:eastAsia="de-DE"/>
        </w:rPr>
      </w:pPr>
      <w:del w:id="50" w:author="Stephan Müller" w:date="2019-07-17T22:55:00Z">
        <w:r w:rsidDel="00C554AC">
          <w:rPr>
            <w:b w:val="0"/>
            <w:bCs w:val="0"/>
            <w:smallCaps w:val="0"/>
            <w:noProof/>
          </w:rPr>
          <w:fldChar w:fldCharType="begin"/>
        </w:r>
        <w:r w:rsidDel="00C554AC">
          <w:rPr>
            <w:noProof/>
          </w:rPr>
          <w:delInstrText xml:space="preserve"> HYPERLINK \l "_Toc12891899" </w:delInstrText>
        </w:r>
        <w:r w:rsidDel="00C554AC">
          <w:rPr>
            <w:b w:val="0"/>
            <w:bCs w:val="0"/>
            <w:smallCaps w:val="0"/>
            <w:noProof/>
          </w:rPr>
          <w:fldChar w:fldCharType="separate"/>
        </w:r>
      </w:del>
      <w:ins w:id="51" w:author="Stephan Müller" w:date="2019-07-17T22:56:00Z">
        <w:r>
          <w:rPr>
            <w:b w:val="0"/>
            <w:bCs w:val="0"/>
            <w:noProof/>
          </w:rPr>
          <w:t>Fehler! Linkreferenz ungültig.</w:t>
        </w:r>
      </w:ins>
      <w:del w:id="52" w:author="Stephan Müller" w:date="2019-07-17T22:55:00Z">
        <w:r w:rsidR="006F39A1" w:rsidRPr="001C685F" w:rsidDel="00C554AC">
          <w:rPr>
            <w:rStyle w:val="Hyperlink"/>
            <w:noProof/>
          </w:rPr>
          <w:delText>3.1 Grundlagen</w:delText>
        </w:r>
        <w:r w:rsidR="006F39A1" w:rsidDel="00C554AC">
          <w:rPr>
            <w:noProof/>
            <w:webHidden/>
          </w:rPr>
          <w:tab/>
        </w:r>
        <w:r w:rsidR="006F39A1" w:rsidDel="00C554AC">
          <w:rPr>
            <w:b w:val="0"/>
            <w:bCs w:val="0"/>
            <w:smallCaps w:val="0"/>
            <w:noProof/>
            <w:webHidden/>
          </w:rPr>
          <w:fldChar w:fldCharType="begin"/>
        </w:r>
        <w:r w:rsidR="006F39A1" w:rsidDel="00C554AC">
          <w:rPr>
            <w:noProof/>
            <w:webHidden/>
          </w:rPr>
          <w:delInstrText xml:space="preserve"> PAGEREF _Toc12891899 \h </w:delInstrText>
        </w:r>
        <w:r w:rsidR="006F39A1" w:rsidDel="00C554AC">
          <w:rPr>
            <w:b w:val="0"/>
            <w:bCs w:val="0"/>
            <w:smallCaps w:val="0"/>
            <w:noProof/>
            <w:webHidden/>
          </w:rPr>
        </w:r>
        <w:r w:rsidR="006F39A1" w:rsidDel="00C554AC">
          <w:rPr>
            <w:b w:val="0"/>
            <w:bCs w:val="0"/>
            <w:smallCaps w:val="0"/>
            <w:noProof/>
            <w:webHidden/>
          </w:rPr>
          <w:fldChar w:fldCharType="separate"/>
        </w:r>
        <w:r w:rsidR="006F39A1" w:rsidDel="00C554AC">
          <w:rPr>
            <w:noProof/>
            <w:webHidden/>
          </w:rPr>
          <w:delText>20</w:delText>
        </w:r>
        <w:r w:rsidR="006F39A1" w:rsidDel="00C554AC">
          <w:rPr>
            <w:b w:val="0"/>
            <w:bCs w:val="0"/>
            <w:smallCaps w:val="0"/>
            <w:noProof/>
            <w:webHidden/>
          </w:rPr>
          <w:fldChar w:fldCharType="end"/>
        </w:r>
        <w:r w:rsidDel="00C554AC">
          <w:rPr>
            <w:b w:val="0"/>
            <w:bCs w:val="0"/>
            <w:smallCaps w:val="0"/>
            <w:noProof/>
          </w:rPr>
          <w:fldChar w:fldCharType="end"/>
        </w:r>
      </w:del>
    </w:p>
    <w:p w14:paraId="21693269" w14:textId="24350141" w:rsidR="006F39A1" w:rsidDel="00C554AC" w:rsidRDefault="00C554AC">
      <w:pPr>
        <w:pStyle w:val="Verzeichnis3"/>
        <w:tabs>
          <w:tab w:val="right" w:leader="dot" w:pos="8494"/>
        </w:tabs>
        <w:rPr>
          <w:del w:id="53" w:author="Stephan Müller" w:date="2019-07-17T22:55:00Z"/>
          <w:rFonts w:eastAsiaTheme="minorEastAsia"/>
          <w:smallCaps w:val="0"/>
          <w:noProof/>
          <w:sz w:val="24"/>
          <w:szCs w:val="24"/>
          <w:lang w:eastAsia="de-DE"/>
        </w:rPr>
      </w:pPr>
      <w:del w:id="54" w:author="Stephan Müller" w:date="2019-07-17T22:55:00Z">
        <w:r w:rsidDel="00C554AC">
          <w:rPr>
            <w:smallCaps w:val="0"/>
            <w:noProof/>
          </w:rPr>
          <w:fldChar w:fldCharType="begin"/>
        </w:r>
        <w:r w:rsidDel="00C554AC">
          <w:rPr>
            <w:noProof/>
          </w:rPr>
          <w:delInstrText xml:space="preserve"> HYPERLINK \l "_Toc12891900" </w:delInstrText>
        </w:r>
        <w:r w:rsidDel="00C554AC">
          <w:rPr>
            <w:smallCaps w:val="0"/>
            <w:noProof/>
          </w:rPr>
          <w:fldChar w:fldCharType="separate"/>
        </w:r>
      </w:del>
      <w:ins w:id="55" w:author="Stephan Müller" w:date="2019-07-17T22:56:00Z">
        <w:r>
          <w:rPr>
            <w:b/>
            <w:bCs/>
            <w:noProof/>
          </w:rPr>
          <w:t>Fehler! Linkreferenz ungültig.</w:t>
        </w:r>
      </w:ins>
      <w:del w:id="56" w:author="Stephan Müller" w:date="2019-07-17T22:55:00Z">
        <w:r w:rsidR="006F39A1" w:rsidRPr="001C685F" w:rsidDel="00C554AC">
          <w:rPr>
            <w:rStyle w:val="Hyperlink"/>
            <w:noProof/>
          </w:rPr>
          <w:delText>3.1.1 Zweck</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_Toc12891900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20</w:delText>
        </w:r>
        <w:r w:rsidR="006F39A1" w:rsidDel="00C554AC">
          <w:rPr>
            <w:smallCaps w:val="0"/>
            <w:noProof/>
            <w:webHidden/>
          </w:rPr>
          <w:fldChar w:fldCharType="end"/>
        </w:r>
        <w:r w:rsidDel="00C554AC">
          <w:rPr>
            <w:smallCaps w:val="0"/>
            <w:noProof/>
          </w:rPr>
          <w:fldChar w:fldCharType="end"/>
        </w:r>
      </w:del>
    </w:p>
    <w:p w14:paraId="5BBFB112" w14:textId="1809FAFE" w:rsidR="006F39A1" w:rsidDel="00C554AC" w:rsidRDefault="00C554AC">
      <w:pPr>
        <w:pStyle w:val="Verzeichnis3"/>
        <w:tabs>
          <w:tab w:val="right" w:leader="dot" w:pos="8494"/>
        </w:tabs>
        <w:rPr>
          <w:del w:id="57" w:author="Stephan Müller" w:date="2019-07-17T22:55:00Z"/>
          <w:rFonts w:eastAsiaTheme="minorEastAsia"/>
          <w:smallCaps w:val="0"/>
          <w:noProof/>
          <w:sz w:val="24"/>
          <w:szCs w:val="24"/>
          <w:lang w:eastAsia="de-DE"/>
        </w:rPr>
      </w:pPr>
      <w:del w:id="58" w:author="Stephan Müller" w:date="2019-07-17T22:55:00Z">
        <w:r w:rsidDel="00C554AC">
          <w:rPr>
            <w:smallCaps w:val="0"/>
            <w:noProof/>
          </w:rPr>
          <w:fldChar w:fldCharType="begin"/>
        </w:r>
        <w:r w:rsidDel="00C554AC">
          <w:rPr>
            <w:noProof/>
          </w:rPr>
          <w:delInstrText xml:space="preserve"> HYPERLINK \l "_Toc12891901" </w:delInstrText>
        </w:r>
        <w:r w:rsidDel="00C554AC">
          <w:rPr>
            <w:smallCaps w:val="0"/>
            <w:noProof/>
          </w:rPr>
          <w:fldChar w:fldCharType="separate"/>
        </w:r>
      </w:del>
      <w:ins w:id="59" w:author="Stephan Müller" w:date="2019-07-17T22:56:00Z">
        <w:r>
          <w:rPr>
            <w:b/>
            <w:bCs/>
            <w:noProof/>
          </w:rPr>
          <w:t>Fehler! Linkreferenz ungültig.</w:t>
        </w:r>
      </w:ins>
      <w:del w:id="60" w:author="Stephan Müller" w:date="2019-07-17T22:55:00Z">
        <w:r w:rsidR="006F39A1" w:rsidRPr="001C685F" w:rsidDel="00C554AC">
          <w:rPr>
            <w:rStyle w:val="Hyperlink"/>
            <w:noProof/>
          </w:rPr>
          <w:delText>3.1.2 Architektur</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_Toc12891901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21</w:delText>
        </w:r>
        <w:r w:rsidR="006F39A1" w:rsidDel="00C554AC">
          <w:rPr>
            <w:smallCaps w:val="0"/>
            <w:noProof/>
            <w:webHidden/>
          </w:rPr>
          <w:fldChar w:fldCharType="end"/>
        </w:r>
        <w:r w:rsidDel="00C554AC">
          <w:rPr>
            <w:smallCaps w:val="0"/>
            <w:noProof/>
          </w:rPr>
          <w:fldChar w:fldCharType="end"/>
        </w:r>
      </w:del>
    </w:p>
    <w:p w14:paraId="63F8F1F4" w14:textId="4A246AB7" w:rsidR="006F39A1" w:rsidDel="00C554AC" w:rsidRDefault="00C554AC">
      <w:pPr>
        <w:pStyle w:val="Verzeichnis3"/>
        <w:tabs>
          <w:tab w:val="right" w:leader="dot" w:pos="8494"/>
        </w:tabs>
        <w:rPr>
          <w:del w:id="61" w:author="Stephan Müller" w:date="2019-07-17T22:55:00Z"/>
          <w:rFonts w:eastAsiaTheme="minorEastAsia"/>
          <w:smallCaps w:val="0"/>
          <w:noProof/>
          <w:sz w:val="24"/>
          <w:szCs w:val="24"/>
          <w:lang w:eastAsia="de-DE"/>
        </w:rPr>
      </w:pPr>
      <w:del w:id="62" w:author="Stephan Müller" w:date="2019-07-17T22:55:00Z">
        <w:r w:rsidDel="00C554AC">
          <w:rPr>
            <w:smallCaps w:val="0"/>
            <w:noProof/>
          </w:rPr>
          <w:fldChar w:fldCharType="begin"/>
        </w:r>
        <w:r w:rsidDel="00C554AC">
          <w:rPr>
            <w:noProof/>
          </w:rPr>
          <w:delInstrText xml:space="preserve"> HYPERLINK \l "_Toc12891902" </w:delInstrText>
        </w:r>
        <w:r w:rsidDel="00C554AC">
          <w:rPr>
            <w:smallCaps w:val="0"/>
            <w:noProof/>
          </w:rPr>
          <w:fldChar w:fldCharType="separate"/>
        </w:r>
      </w:del>
      <w:ins w:id="63" w:author="Stephan Müller" w:date="2019-07-17T22:56:00Z">
        <w:r>
          <w:rPr>
            <w:b/>
            <w:bCs/>
            <w:noProof/>
          </w:rPr>
          <w:t>Fehler! Linkreferenz ungültig.</w:t>
        </w:r>
      </w:ins>
      <w:del w:id="64" w:author="Stephan Müller" w:date="2019-07-17T22:55:00Z">
        <w:r w:rsidR="006F39A1" w:rsidRPr="001C685F" w:rsidDel="00C554AC">
          <w:rPr>
            <w:rStyle w:val="Hyperlink"/>
            <w:noProof/>
          </w:rPr>
          <w:delText>3.1.3 Gherkin</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_Toc12891902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22</w:delText>
        </w:r>
        <w:r w:rsidR="006F39A1" w:rsidDel="00C554AC">
          <w:rPr>
            <w:smallCaps w:val="0"/>
            <w:noProof/>
            <w:webHidden/>
          </w:rPr>
          <w:fldChar w:fldCharType="end"/>
        </w:r>
        <w:r w:rsidDel="00C554AC">
          <w:rPr>
            <w:smallCaps w:val="0"/>
            <w:noProof/>
          </w:rPr>
          <w:fldChar w:fldCharType="end"/>
        </w:r>
      </w:del>
    </w:p>
    <w:p w14:paraId="6067057D" w14:textId="1FAD5DD8" w:rsidR="006F39A1" w:rsidDel="00C554AC" w:rsidRDefault="00C554AC">
      <w:pPr>
        <w:pStyle w:val="Verzeichnis2"/>
        <w:rPr>
          <w:del w:id="65" w:author="Stephan Müller" w:date="2019-07-17T22:55:00Z"/>
          <w:rFonts w:eastAsiaTheme="minorEastAsia"/>
          <w:b w:val="0"/>
          <w:bCs w:val="0"/>
          <w:smallCaps w:val="0"/>
          <w:noProof/>
          <w:sz w:val="24"/>
          <w:szCs w:val="24"/>
          <w:lang w:eastAsia="de-DE"/>
        </w:rPr>
      </w:pPr>
      <w:del w:id="66" w:author="Stephan Müller" w:date="2019-07-17T22:55:00Z">
        <w:r w:rsidDel="00C554AC">
          <w:rPr>
            <w:b w:val="0"/>
            <w:bCs w:val="0"/>
            <w:smallCaps w:val="0"/>
            <w:noProof/>
          </w:rPr>
          <w:fldChar w:fldCharType="begin"/>
        </w:r>
        <w:r w:rsidDel="00C554AC">
          <w:rPr>
            <w:noProof/>
          </w:rPr>
          <w:delInstrText xml:space="preserve"> HYPERLINK \l "_Toc12891903" </w:delInstrText>
        </w:r>
        <w:r w:rsidDel="00C554AC">
          <w:rPr>
            <w:b w:val="0"/>
            <w:bCs w:val="0"/>
            <w:smallCaps w:val="0"/>
            <w:noProof/>
          </w:rPr>
          <w:fldChar w:fldCharType="separate"/>
        </w:r>
      </w:del>
      <w:ins w:id="67" w:author="Stephan Müller" w:date="2019-07-17T22:56:00Z">
        <w:r>
          <w:rPr>
            <w:b w:val="0"/>
            <w:bCs w:val="0"/>
            <w:noProof/>
          </w:rPr>
          <w:t>Fehler! Linkreferenz ungültig.</w:t>
        </w:r>
      </w:ins>
      <w:del w:id="68" w:author="Stephan Müller" w:date="2019-07-17T22:55:00Z">
        <w:r w:rsidR="006F39A1" w:rsidRPr="001C685F" w:rsidDel="00C554AC">
          <w:rPr>
            <w:rStyle w:val="Hyperlink"/>
            <w:noProof/>
          </w:rPr>
          <w:delText>3.2 Exemplarische Darstellung wichtiger Cucumber-Elemente</w:delText>
        </w:r>
        <w:r w:rsidR="006F39A1" w:rsidDel="00C554AC">
          <w:rPr>
            <w:noProof/>
            <w:webHidden/>
          </w:rPr>
          <w:tab/>
        </w:r>
        <w:r w:rsidR="006F39A1" w:rsidDel="00C554AC">
          <w:rPr>
            <w:b w:val="0"/>
            <w:bCs w:val="0"/>
            <w:smallCaps w:val="0"/>
            <w:noProof/>
            <w:webHidden/>
          </w:rPr>
          <w:fldChar w:fldCharType="begin"/>
        </w:r>
        <w:r w:rsidR="006F39A1" w:rsidDel="00C554AC">
          <w:rPr>
            <w:noProof/>
            <w:webHidden/>
          </w:rPr>
          <w:delInstrText xml:space="preserve"> PAGEREF _Toc12891903 \h </w:delInstrText>
        </w:r>
        <w:r w:rsidR="006F39A1" w:rsidDel="00C554AC">
          <w:rPr>
            <w:b w:val="0"/>
            <w:bCs w:val="0"/>
            <w:smallCaps w:val="0"/>
            <w:noProof/>
            <w:webHidden/>
          </w:rPr>
        </w:r>
        <w:r w:rsidR="006F39A1" w:rsidDel="00C554AC">
          <w:rPr>
            <w:b w:val="0"/>
            <w:bCs w:val="0"/>
            <w:smallCaps w:val="0"/>
            <w:noProof/>
            <w:webHidden/>
          </w:rPr>
          <w:fldChar w:fldCharType="separate"/>
        </w:r>
        <w:r w:rsidR="006F39A1" w:rsidDel="00C554AC">
          <w:rPr>
            <w:noProof/>
            <w:webHidden/>
          </w:rPr>
          <w:delText>24</w:delText>
        </w:r>
        <w:r w:rsidR="006F39A1" w:rsidDel="00C554AC">
          <w:rPr>
            <w:b w:val="0"/>
            <w:bCs w:val="0"/>
            <w:smallCaps w:val="0"/>
            <w:noProof/>
            <w:webHidden/>
          </w:rPr>
          <w:fldChar w:fldCharType="end"/>
        </w:r>
        <w:r w:rsidDel="00C554AC">
          <w:rPr>
            <w:b w:val="0"/>
            <w:bCs w:val="0"/>
            <w:smallCaps w:val="0"/>
            <w:noProof/>
          </w:rPr>
          <w:fldChar w:fldCharType="end"/>
        </w:r>
      </w:del>
    </w:p>
    <w:p w14:paraId="6B4A832B" w14:textId="70130B93" w:rsidR="006F39A1" w:rsidDel="00C554AC" w:rsidRDefault="00C554AC">
      <w:pPr>
        <w:pStyle w:val="Verzeichnis3"/>
        <w:tabs>
          <w:tab w:val="right" w:leader="dot" w:pos="8494"/>
        </w:tabs>
        <w:rPr>
          <w:del w:id="69" w:author="Stephan Müller" w:date="2019-07-17T22:55:00Z"/>
          <w:rFonts w:eastAsiaTheme="minorEastAsia"/>
          <w:smallCaps w:val="0"/>
          <w:noProof/>
          <w:sz w:val="24"/>
          <w:szCs w:val="24"/>
          <w:lang w:eastAsia="de-DE"/>
        </w:rPr>
      </w:pPr>
      <w:del w:id="70" w:author="Stephan Müller" w:date="2019-07-17T22:55:00Z">
        <w:r w:rsidDel="00C554AC">
          <w:rPr>
            <w:smallCaps w:val="0"/>
            <w:noProof/>
          </w:rPr>
          <w:fldChar w:fldCharType="begin"/>
        </w:r>
        <w:r w:rsidDel="00C554AC">
          <w:rPr>
            <w:noProof/>
          </w:rPr>
          <w:delInstrText xml:space="preserve"> HYPERLINK \l "_Toc12891904" </w:delInstrText>
        </w:r>
        <w:r w:rsidDel="00C554AC">
          <w:rPr>
            <w:smallCaps w:val="0"/>
            <w:noProof/>
          </w:rPr>
          <w:fldChar w:fldCharType="separate"/>
        </w:r>
      </w:del>
      <w:ins w:id="71" w:author="Stephan Müller" w:date="2019-07-17T22:56:00Z">
        <w:r>
          <w:rPr>
            <w:b/>
            <w:bCs/>
            <w:noProof/>
          </w:rPr>
          <w:t>Fehler! Linkreferenz ungültig.</w:t>
        </w:r>
      </w:ins>
      <w:del w:id="72" w:author="Stephan Müller" w:date="2019-07-17T22:55:00Z">
        <w:r w:rsidR="006F39A1" w:rsidRPr="001C685F" w:rsidDel="00C554AC">
          <w:rPr>
            <w:rStyle w:val="Hyperlink"/>
            <w:noProof/>
          </w:rPr>
          <w:delText>3.2.1 Szenario</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_Toc12891904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24</w:delText>
        </w:r>
        <w:r w:rsidR="006F39A1" w:rsidDel="00C554AC">
          <w:rPr>
            <w:smallCaps w:val="0"/>
            <w:noProof/>
            <w:webHidden/>
          </w:rPr>
          <w:fldChar w:fldCharType="end"/>
        </w:r>
        <w:r w:rsidDel="00C554AC">
          <w:rPr>
            <w:smallCaps w:val="0"/>
            <w:noProof/>
          </w:rPr>
          <w:fldChar w:fldCharType="end"/>
        </w:r>
      </w:del>
    </w:p>
    <w:p w14:paraId="24970501" w14:textId="6DCEF07C" w:rsidR="006F39A1" w:rsidDel="00C554AC" w:rsidRDefault="00C554AC">
      <w:pPr>
        <w:pStyle w:val="Verzeichnis3"/>
        <w:tabs>
          <w:tab w:val="right" w:leader="dot" w:pos="8494"/>
        </w:tabs>
        <w:rPr>
          <w:del w:id="73" w:author="Stephan Müller" w:date="2019-07-17T22:55:00Z"/>
          <w:rFonts w:eastAsiaTheme="minorEastAsia"/>
          <w:smallCaps w:val="0"/>
          <w:noProof/>
          <w:sz w:val="24"/>
          <w:szCs w:val="24"/>
          <w:lang w:eastAsia="de-DE"/>
        </w:rPr>
      </w:pPr>
      <w:del w:id="74" w:author="Stephan Müller" w:date="2019-07-17T22:55:00Z">
        <w:r w:rsidDel="00C554AC">
          <w:rPr>
            <w:smallCaps w:val="0"/>
            <w:noProof/>
          </w:rPr>
          <w:fldChar w:fldCharType="begin"/>
        </w:r>
        <w:r w:rsidDel="00C554AC">
          <w:rPr>
            <w:noProof/>
          </w:rPr>
          <w:delInstrText xml:space="preserve"> HYPERLINK \l "_Toc12891905" </w:delInstrText>
        </w:r>
        <w:r w:rsidDel="00C554AC">
          <w:rPr>
            <w:smallCaps w:val="0"/>
            <w:noProof/>
          </w:rPr>
          <w:fldChar w:fldCharType="separate"/>
        </w:r>
      </w:del>
      <w:ins w:id="75" w:author="Stephan Müller" w:date="2019-07-17T22:56:00Z">
        <w:r>
          <w:rPr>
            <w:b/>
            <w:bCs/>
            <w:noProof/>
          </w:rPr>
          <w:t>Fehler! Linkreferenz ungültig.</w:t>
        </w:r>
      </w:ins>
      <w:del w:id="76" w:author="Stephan Müller" w:date="2019-07-17T22:55:00Z">
        <w:r w:rsidR="006F39A1" w:rsidRPr="001C685F" w:rsidDel="00C554AC">
          <w:rPr>
            <w:rStyle w:val="Hyperlink"/>
            <w:noProof/>
          </w:rPr>
          <w:delText>3.2.2 Step-Definitionen</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_Toc12891905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25</w:delText>
        </w:r>
        <w:r w:rsidR="006F39A1" w:rsidDel="00C554AC">
          <w:rPr>
            <w:smallCaps w:val="0"/>
            <w:noProof/>
            <w:webHidden/>
          </w:rPr>
          <w:fldChar w:fldCharType="end"/>
        </w:r>
        <w:r w:rsidDel="00C554AC">
          <w:rPr>
            <w:smallCaps w:val="0"/>
            <w:noProof/>
          </w:rPr>
          <w:fldChar w:fldCharType="end"/>
        </w:r>
      </w:del>
    </w:p>
    <w:p w14:paraId="50A7BEEB" w14:textId="2FDD0D86" w:rsidR="006F39A1" w:rsidDel="00C554AC" w:rsidRDefault="00C554AC">
      <w:pPr>
        <w:pStyle w:val="Verzeichnis3"/>
        <w:tabs>
          <w:tab w:val="right" w:leader="dot" w:pos="8494"/>
        </w:tabs>
        <w:rPr>
          <w:del w:id="77" w:author="Stephan Müller" w:date="2019-07-17T22:55:00Z"/>
          <w:rFonts w:eastAsiaTheme="minorEastAsia"/>
          <w:smallCaps w:val="0"/>
          <w:noProof/>
          <w:sz w:val="24"/>
          <w:szCs w:val="24"/>
          <w:lang w:eastAsia="de-DE"/>
        </w:rPr>
      </w:pPr>
      <w:del w:id="78" w:author="Stephan Müller" w:date="2019-07-17T22:55:00Z">
        <w:r w:rsidDel="00C554AC">
          <w:rPr>
            <w:smallCaps w:val="0"/>
            <w:noProof/>
          </w:rPr>
          <w:fldChar w:fldCharType="begin"/>
        </w:r>
        <w:r w:rsidDel="00C554AC">
          <w:rPr>
            <w:noProof/>
          </w:rPr>
          <w:delInstrText xml:space="preserve"> HYPERLINK \l "_Toc12891906" </w:delInstrText>
        </w:r>
        <w:r w:rsidDel="00C554AC">
          <w:rPr>
            <w:smallCaps w:val="0"/>
            <w:noProof/>
          </w:rPr>
          <w:fldChar w:fldCharType="separate"/>
        </w:r>
      </w:del>
      <w:ins w:id="79" w:author="Stephan Müller" w:date="2019-07-17T22:56:00Z">
        <w:r>
          <w:rPr>
            <w:b/>
            <w:bCs/>
            <w:noProof/>
          </w:rPr>
          <w:t>Fehler! Linkreferenz ungültig.</w:t>
        </w:r>
      </w:ins>
      <w:del w:id="80" w:author="Stephan Müller" w:date="2019-07-17T22:55:00Z">
        <w:r w:rsidR="006F39A1" w:rsidRPr="001C685F" w:rsidDel="00C554AC">
          <w:rPr>
            <w:rStyle w:val="Hyperlink"/>
            <w:noProof/>
          </w:rPr>
          <w:delText>3.2.3 Scenario Outline</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_Toc12891906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26</w:delText>
        </w:r>
        <w:r w:rsidR="006F39A1" w:rsidDel="00C554AC">
          <w:rPr>
            <w:smallCaps w:val="0"/>
            <w:noProof/>
            <w:webHidden/>
          </w:rPr>
          <w:fldChar w:fldCharType="end"/>
        </w:r>
        <w:r w:rsidDel="00C554AC">
          <w:rPr>
            <w:smallCaps w:val="0"/>
            <w:noProof/>
          </w:rPr>
          <w:fldChar w:fldCharType="end"/>
        </w:r>
      </w:del>
    </w:p>
    <w:p w14:paraId="4E54291E" w14:textId="52B614F2" w:rsidR="006F39A1" w:rsidDel="00C554AC" w:rsidRDefault="00C554AC">
      <w:pPr>
        <w:pStyle w:val="Verzeichnis3"/>
        <w:tabs>
          <w:tab w:val="right" w:leader="dot" w:pos="8494"/>
        </w:tabs>
        <w:rPr>
          <w:del w:id="81" w:author="Stephan Müller" w:date="2019-07-17T22:55:00Z"/>
          <w:rFonts w:eastAsiaTheme="minorEastAsia"/>
          <w:smallCaps w:val="0"/>
          <w:noProof/>
          <w:sz w:val="24"/>
          <w:szCs w:val="24"/>
          <w:lang w:eastAsia="de-DE"/>
        </w:rPr>
      </w:pPr>
      <w:del w:id="82" w:author="Stephan Müller" w:date="2019-07-17T22:55:00Z">
        <w:r w:rsidDel="00C554AC">
          <w:rPr>
            <w:smallCaps w:val="0"/>
            <w:noProof/>
          </w:rPr>
          <w:fldChar w:fldCharType="begin"/>
        </w:r>
        <w:r w:rsidDel="00C554AC">
          <w:rPr>
            <w:noProof/>
          </w:rPr>
          <w:delInstrText xml:space="preserve"> HYPERLINK \l "_Toc12891907" </w:delInstrText>
        </w:r>
        <w:r w:rsidDel="00C554AC">
          <w:rPr>
            <w:smallCaps w:val="0"/>
            <w:noProof/>
          </w:rPr>
          <w:fldChar w:fldCharType="separate"/>
        </w:r>
      </w:del>
      <w:ins w:id="83" w:author="Stephan Müller" w:date="2019-07-17T22:56:00Z">
        <w:r>
          <w:rPr>
            <w:b/>
            <w:bCs/>
            <w:noProof/>
          </w:rPr>
          <w:t>Fehler! Linkreferenz ungültig.</w:t>
        </w:r>
      </w:ins>
      <w:del w:id="84" w:author="Stephan Müller" w:date="2019-07-17T22:55:00Z">
        <w:r w:rsidR="006F39A1" w:rsidRPr="001C685F" w:rsidDel="00C554AC">
          <w:rPr>
            <w:rStyle w:val="Hyperlink"/>
            <w:noProof/>
          </w:rPr>
          <w:delText>3.2.4 Parameter übergeben</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_Toc12891907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27</w:delText>
        </w:r>
        <w:r w:rsidR="006F39A1" w:rsidDel="00C554AC">
          <w:rPr>
            <w:smallCaps w:val="0"/>
            <w:noProof/>
            <w:webHidden/>
          </w:rPr>
          <w:fldChar w:fldCharType="end"/>
        </w:r>
        <w:r w:rsidDel="00C554AC">
          <w:rPr>
            <w:smallCaps w:val="0"/>
            <w:noProof/>
          </w:rPr>
          <w:fldChar w:fldCharType="end"/>
        </w:r>
      </w:del>
    </w:p>
    <w:p w14:paraId="0DBA4562" w14:textId="11874997" w:rsidR="006F39A1" w:rsidDel="00C554AC" w:rsidRDefault="00C554AC">
      <w:pPr>
        <w:pStyle w:val="Verzeichnis3"/>
        <w:tabs>
          <w:tab w:val="right" w:leader="dot" w:pos="8494"/>
        </w:tabs>
        <w:rPr>
          <w:del w:id="85" w:author="Stephan Müller" w:date="2019-07-17T22:55:00Z"/>
          <w:rFonts w:eastAsiaTheme="minorEastAsia"/>
          <w:smallCaps w:val="0"/>
          <w:noProof/>
          <w:sz w:val="24"/>
          <w:szCs w:val="24"/>
          <w:lang w:eastAsia="de-DE"/>
        </w:rPr>
      </w:pPr>
      <w:del w:id="86" w:author="Stephan Müller" w:date="2019-07-17T22:55:00Z">
        <w:r w:rsidDel="00C554AC">
          <w:rPr>
            <w:smallCaps w:val="0"/>
            <w:noProof/>
          </w:rPr>
          <w:fldChar w:fldCharType="begin"/>
        </w:r>
        <w:r w:rsidDel="00C554AC">
          <w:rPr>
            <w:noProof/>
          </w:rPr>
          <w:delInstrText xml:space="preserve"> HYPERLINK \l "_Toc12891908" </w:delInstrText>
        </w:r>
        <w:r w:rsidDel="00C554AC">
          <w:rPr>
            <w:smallCaps w:val="0"/>
            <w:noProof/>
          </w:rPr>
          <w:fldChar w:fldCharType="separate"/>
        </w:r>
      </w:del>
      <w:ins w:id="87" w:author="Stephan Müller" w:date="2019-07-17T22:56:00Z">
        <w:r>
          <w:rPr>
            <w:b/>
            <w:bCs/>
            <w:noProof/>
          </w:rPr>
          <w:t>Fehler! Linkreferenz ungültig.</w:t>
        </w:r>
      </w:ins>
      <w:del w:id="88" w:author="Stephan Müller" w:date="2019-07-17T22:55:00Z">
        <w:r w:rsidR="006F39A1" w:rsidRPr="001C685F" w:rsidDel="00C554AC">
          <w:rPr>
            <w:rStyle w:val="Hyperlink"/>
            <w:noProof/>
          </w:rPr>
          <w:delText>3.2.5 Doc Strings</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_Toc12891908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30</w:delText>
        </w:r>
        <w:r w:rsidR="006F39A1" w:rsidDel="00C554AC">
          <w:rPr>
            <w:smallCaps w:val="0"/>
            <w:noProof/>
            <w:webHidden/>
          </w:rPr>
          <w:fldChar w:fldCharType="end"/>
        </w:r>
        <w:r w:rsidDel="00C554AC">
          <w:rPr>
            <w:smallCaps w:val="0"/>
            <w:noProof/>
          </w:rPr>
          <w:fldChar w:fldCharType="end"/>
        </w:r>
      </w:del>
    </w:p>
    <w:p w14:paraId="3E048024" w14:textId="4ECC9756" w:rsidR="006F39A1" w:rsidDel="00C554AC" w:rsidRDefault="00C554AC">
      <w:pPr>
        <w:pStyle w:val="Verzeichnis3"/>
        <w:tabs>
          <w:tab w:val="right" w:leader="dot" w:pos="8494"/>
        </w:tabs>
        <w:rPr>
          <w:del w:id="89" w:author="Stephan Müller" w:date="2019-07-17T22:55:00Z"/>
          <w:rFonts w:eastAsiaTheme="minorEastAsia"/>
          <w:smallCaps w:val="0"/>
          <w:noProof/>
          <w:sz w:val="24"/>
          <w:szCs w:val="24"/>
          <w:lang w:eastAsia="de-DE"/>
        </w:rPr>
      </w:pPr>
      <w:del w:id="90" w:author="Stephan Müller" w:date="2019-07-17T22:55:00Z">
        <w:r w:rsidDel="00C554AC">
          <w:rPr>
            <w:smallCaps w:val="0"/>
            <w:noProof/>
          </w:rPr>
          <w:fldChar w:fldCharType="begin"/>
        </w:r>
        <w:r w:rsidDel="00C554AC">
          <w:rPr>
            <w:noProof/>
          </w:rPr>
          <w:delInstrText xml:space="preserve"> HYPERLINK \l "_Toc12891909" </w:delInstrText>
        </w:r>
        <w:r w:rsidDel="00C554AC">
          <w:rPr>
            <w:smallCaps w:val="0"/>
            <w:noProof/>
          </w:rPr>
          <w:fldChar w:fldCharType="separate"/>
        </w:r>
      </w:del>
      <w:ins w:id="91" w:author="Stephan Müller" w:date="2019-07-17T22:56:00Z">
        <w:r>
          <w:rPr>
            <w:b/>
            <w:bCs/>
            <w:noProof/>
          </w:rPr>
          <w:t>Fehler! Linkreferenz ungültig.</w:t>
        </w:r>
      </w:ins>
      <w:del w:id="92" w:author="Stephan Müller" w:date="2019-07-17T22:55:00Z">
        <w:r w:rsidR="006F39A1" w:rsidRPr="001C685F" w:rsidDel="00C554AC">
          <w:rPr>
            <w:rStyle w:val="Hyperlink"/>
            <w:noProof/>
          </w:rPr>
          <w:delText>3.2.6 Data Tables</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_Toc12891909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31</w:delText>
        </w:r>
        <w:r w:rsidR="006F39A1" w:rsidDel="00C554AC">
          <w:rPr>
            <w:smallCaps w:val="0"/>
            <w:noProof/>
            <w:webHidden/>
          </w:rPr>
          <w:fldChar w:fldCharType="end"/>
        </w:r>
        <w:r w:rsidDel="00C554AC">
          <w:rPr>
            <w:smallCaps w:val="0"/>
            <w:noProof/>
          </w:rPr>
          <w:fldChar w:fldCharType="end"/>
        </w:r>
      </w:del>
    </w:p>
    <w:p w14:paraId="4DB4C01E" w14:textId="5B04F33C" w:rsidR="006F39A1" w:rsidDel="00C554AC" w:rsidRDefault="00C554AC">
      <w:pPr>
        <w:pStyle w:val="Verzeichnis3"/>
        <w:tabs>
          <w:tab w:val="right" w:leader="dot" w:pos="8494"/>
        </w:tabs>
        <w:rPr>
          <w:del w:id="93" w:author="Stephan Müller" w:date="2019-07-17T22:55:00Z"/>
          <w:rFonts w:eastAsiaTheme="minorEastAsia"/>
          <w:smallCaps w:val="0"/>
          <w:noProof/>
          <w:sz w:val="24"/>
          <w:szCs w:val="24"/>
          <w:lang w:eastAsia="de-DE"/>
        </w:rPr>
      </w:pPr>
      <w:del w:id="94" w:author="Stephan Müller" w:date="2019-07-17T22:55:00Z">
        <w:r w:rsidDel="00C554AC">
          <w:rPr>
            <w:smallCaps w:val="0"/>
            <w:noProof/>
          </w:rPr>
          <w:fldChar w:fldCharType="begin"/>
        </w:r>
        <w:r w:rsidDel="00C554AC">
          <w:rPr>
            <w:noProof/>
          </w:rPr>
          <w:delInstrText xml:space="preserve"> HYPERLINK \l "_Toc12891910" </w:delInstrText>
        </w:r>
        <w:r w:rsidDel="00C554AC">
          <w:rPr>
            <w:smallCaps w:val="0"/>
            <w:noProof/>
          </w:rPr>
          <w:fldChar w:fldCharType="separate"/>
        </w:r>
      </w:del>
      <w:ins w:id="95" w:author="Stephan Müller" w:date="2019-07-17T22:56:00Z">
        <w:r>
          <w:rPr>
            <w:b/>
            <w:bCs/>
            <w:noProof/>
          </w:rPr>
          <w:t>Fehler! Linkreferenz ungültig.</w:t>
        </w:r>
      </w:ins>
      <w:del w:id="96" w:author="Stephan Müller" w:date="2019-07-17T22:55:00Z">
        <w:r w:rsidR="006F39A1" w:rsidRPr="001C685F" w:rsidDel="00C554AC">
          <w:rPr>
            <w:rStyle w:val="Hyperlink"/>
            <w:noProof/>
          </w:rPr>
          <w:delText>3.2.7 Background</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_Toc12891910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32</w:delText>
        </w:r>
        <w:r w:rsidR="006F39A1" w:rsidDel="00C554AC">
          <w:rPr>
            <w:smallCaps w:val="0"/>
            <w:noProof/>
            <w:webHidden/>
          </w:rPr>
          <w:fldChar w:fldCharType="end"/>
        </w:r>
        <w:r w:rsidDel="00C554AC">
          <w:rPr>
            <w:smallCaps w:val="0"/>
            <w:noProof/>
          </w:rPr>
          <w:fldChar w:fldCharType="end"/>
        </w:r>
      </w:del>
    </w:p>
    <w:p w14:paraId="2A3B0CFA" w14:textId="1F2D9803" w:rsidR="006F39A1" w:rsidDel="00C554AC" w:rsidRDefault="00C554AC">
      <w:pPr>
        <w:pStyle w:val="Verzeichnis3"/>
        <w:tabs>
          <w:tab w:val="right" w:leader="dot" w:pos="8494"/>
        </w:tabs>
        <w:rPr>
          <w:del w:id="97" w:author="Stephan Müller" w:date="2019-07-17T22:55:00Z"/>
          <w:rFonts w:eastAsiaTheme="minorEastAsia"/>
          <w:smallCaps w:val="0"/>
          <w:noProof/>
          <w:sz w:val="24"/>
          <w:szCs w:val="24"/>
          <w:lang w:eastAsia="de-DE"/>
        </w:rPr>
      </w:pPr>
      <w:del w:id="98" w:author="Stephan Müller" w:date="2019-07-17T22:55:00Z">
        <w:r w:rsidDel="00C554AC">
          <w:rPr>
            <w:smallCaps w:val="0"/>
            <w:noProof/>
          </w:rPr>
          <w:fldChar w:fldCharType="begin"/>
        </w:r>
        <w:r w:rsidDel="00C554AC">
          <w:rPr>
            <w:noProof/>
          </w:rPr>
          <w:delInstrText xml:space="preserve"> HYPERLINK \l "_Toc12891911" </w:delInstrText>
        </w:r>
        <w:r w:rsidDel="00C554AC">
          <w:rPr>
            <w:smallCaps w:val="0"/>
            <w:noProof/>
          </w:rPr>
          <w:fldChar w:fldCharType="separate"/>
        </w:r>
      </w:del>
      <w:ins w:id="99" w:author="Stephan Müller" w:date="2019-07-17T22:56:00Z">
        <w:r>
          <w:rPr>
            <w:b/>
            <w:bCs/>
            <w:noProof/>
          </w:rPr>
          <w:t>Fehler! Linkreferenz ungültig.</w:t>
        </w:r>
      </w:ins>
      <w:del w:id="100" w:author="Stephan Müller" w:date="2019-07-17T22:55:00Z">
        <w:r w:rsidR="006F39A1" w:rsidRPr="001C685F" w:rsidDel="00C554AC">
          <w:rPr>
            <w:rStyle w:val="Hyperlink"/>
            <w:noProof/>
          </w:rPr>
          <w:delText>3.2.8 Type Registry</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_Toc12891911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33</w:delText>
        </w:r>
        <w:r w:rsidR="006F39A1" w:rsidDel="00C554AC">
          <w:rPr>
            <w:smallCaps w:val="0"/>
            <w:noProof/>
            <w:webHidden/>
          </w:rPr>
          <w:fldChar w:fldCharType="end"/>
        </w:r>
        <w:r w:rsidDel="00C554AC">
          <w:rPr>
            <w:smallCaps w:val="0"/>
            <w:noProof/>
          </w:rPr>
          <w:fldChar w:fldCharType="end"/>
        </w:r>
      </w:del>
    </w:p>
    <w:p w14:paraId="366D90A3" w14:textId="72AAE324" w:rsidR="006F39A1" w:rsidDel="00C554AC" w:rsidRDefault="00C554AC">
      <w:pPr>
        <w:pStyle w:val="Verzeichnis3"/>
        <w:tabs>
          <w:tab w:val="right" w:leader="dot" w:pos="8494"/>
        </w:tabs>
        <w:rPr>
          <w:del w:id="101" w:author="Stephan Müller" w:date="2019-07-17T22:55:00Z"/>
          <w:rFonts w:eastAsiaTheme="minorEastAsia"/>
          <w:smallCaps w:val="0"/>
          <w:noProof/>
          <w:sz w:val="24"/>
          <w:szCs w:val="24"/>
          <w:lang w:eastAsia="de-DE"/>
        </w:rPr>
      </w:pPr>
      <w:del w:id="102" w:author="Stephan Müller" w:date="2019-07-17T22:55:00Z">
        <w:r w:rsidDel="00C554AC">
          <w:rPr>
            <w:smallCaps w:val="0"/>
            <w:noProof/>
          </w:rPr>
          <w:fldChar w:fldCharType="begin"/>
        </w:r>
        <w:r w:rsidDel="00C554AC">
          <w:rPr>
            <w:noProof/>
          </w:rPr>
          <w:delInstrText xml:space="preserve"> HYPERLINK \l "_Toc12891912" </w:delInstrText>
        </w:r>
        <w:r w:rsidDel="00C554AC">
          <w:rPr>
            <w:smallCaps w:val="0"/>
            <w:noProof/>
          </w:rPr>
          <w:fldChar w:fldCharType="separate"/>
        </w:r>
      </w:del>
      <w:ins w:id="103" w:author="Stephan Müller" w:date="2019-07-17T22:56:00Z">
        <w:r>
          <w:rPr>
            <w:b/>
            <w:bCs/>
            <w:noProof/>
          </w:rPr>
          <w:t>Fehler! Linkreferenz ungültig.</w:t>
        </w:r>
      </w:ins>
      <w:del w:id="104" w:author="Stephan Müller" w:date="2019-07-17T22:55:00Z">
        <w:r w:rsidR="006F39A1" w:rsidRPr="001C685F" w:rsidDel="00C554AC">
          <w:rPr>
            <w:rStyle w:val="Hyperlink"/>
            <w:noProof/>
          </w:rPr>
          <w:delText>3.2.9 Hooks</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_Toc12891912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35</w:delText>
        </w:r>
        <w:r w:rsidR="006F39A1" w:rsidDel="00C554AC">
          <w:rPr>
            <w:smallCaps w:val="0"/>
            <w:noProof/>
            <w:webHidden/>
          </w:rPr>
          <w:fldChar w:fldCharType="end"/>
        </w:r>
        <w:r w:rsidDel="00C554AC">
          <w:rPr>
            <w:smallCaps w:val="0"/>
            <w:noProof/>
          </w:rPr>
          <w:fldChar w:fldCharType="end"/>
        </w:r>
      </w:del>
    </w:p>
    <w:p w14:paraId="24529170" w14:textId="3942B698" w:rsidR="006F39A1" w:rsidDel="00C554AC" w:rsidRDefault="00C554AC">
      <w:pPr>
        <w:pStyle w:val="Verzeichnis2"/>
        <w:rPr>
          <w:del w:id="105" w:author="Stephan Müller" w:date="2019-07-17T22:55:00Z"/>
          <w:rFonts w:eastAsiaTheme="minorEastAsia"/>
          <w:b w:val="0"/>
          <w:bCs w:val="0"/>
          <w:smallCaps w:val="0"/>
          <w:noProof/>
          <w:sz w:val="24"/>
          <w:szCs w:val="24"/>
          <w:lang w:eastAsia="de-DE"/>
        </w:rPr>
      </w:pPr>
      <w:del w:id="106" w:author="Stephan Müller" w:date="2019-07-17T22:55:00Z">
        <w:r w:rsidDel="00C554AC">
          <w:rPr>
            <w:b w:val="0"/>
            <w:bCs w:val="0"/>
            <w:smallCaps w:val="0"/>
            <w:noProof/>
          </w:rPr>
          <w:fldChar w:fldCharType="begin"/>
        </w:r>
        <w:r w:rsidDel="00C554AC">
          <w:rPr>
            <w:noProof/>
          </w:rPr>
          <w:delInstrText xml:space="preserve"> HYPERLINK \l "_Toc12891913" </w:delInstrText>
        </w:r>
        <w:r w:rsidDel="00C554AC">
          <w:rPr>
            <w:b w:val="0"/>
            <w:bCs w:val="0"/>
            <w:smallCaps w:val="0"/>
            <w:noProof/>
          </w:rPr>
          <w:fldChar w:fldCharType="separate"/>
        </w:r>
      </w:del>
      <w:ins w:id="107" w:author="Stephan Müller" w:date="2019-07-17T22:56:00Z">
        <w:r>
          <w:rPr>
            <w:b w:val="0"/>
            <w:bCs w:val="0"/>
            <w:noProof/>
          </w:rPr>
          <w:t>Fehler! Linkreferenz ungültig.</w:t>
        </w:r>
      </w:ins>
      <w:del w:id="108" w:author="Stephan Müller" w:date="2019-07-17T22:55:00Z">
        <w:r w:rsidR="006F39A1" w:rsidRPr="001C685F" w:rsidDel="00C554AC">
          <w:rPr>
            <w:rStyle w:val="Hyperlink"/>
            <w:noProof/>
          </w:rPr>
          <w:delText>3.3 Arbeitsweise</w:delText>
        </w:r>
        <w:r w:rsidR="006F39A1" w:rsidDel="00C554AC">
          <w:rPr>
            <w:noProof/>
            <w:webHidden/>
          </w:rPr>
          <w:tab/>
        </w:r>
        <w:r w:rsidR="006F39A1" w:rsidDel="00C554AC">
          <w:rPr>
            <w:b w:val="0"/>
            <w:bCs w:val="0"/>
            <w:smallCaps w:val="0"/>
            <w:noProof/>
            <w:webHidden/>
          </w:rPr>
          <w:fldChar w:fldCharType="begin"/>
        </w:r>
        <w:r w:rsidR="006F39A1" w:rsidDel="00C554AC">
          <w:rPr>
            <w:noProof/>
            <w:webHidden/>
          </w:rPr>
          <w:delInstrText xml:space="preserve"> PAGEREF _Toc12891913 \h </w:delInstrText>
        </w:r>
        <w:r w:rsidR="006F39A1" w:rsidDel="00C554AC">
          <w:rPr>
            <w:b w:val="0"/>
            <w:bCs w:val="0"/>
            <w:smallCaps w:val="0"/>
            <w:noProof/>
            <w:webHidden/>
          </w:rPr>
        </w:r>
        <w:r w:rsidR="006F39A1" w:rsidDel="00C554AC">
          <w:rPr>
            <w:b w:val="0"/>
            <w:bCs w:val="0"/>
            <w:smallCaps w:val="0"/>
            <w:noProof/>
            <w:webHidden/>
          </w:rPr>
          <w:fldChar w:fldCharType="separate"/>
        </w:r>
        <w:r w:rsidR="006F39A1" w:rsidDel="00C554AC">
          <w:rPr>
            <w:noProof/>
            <w:webHidden/>
          </w:rPr>
          <w:delText>36</w:delText>
        </w:r>
        <w:r w:rsidR="006F39A1" w:rsidDel="00C554AC">
          <w:rPr>
            <w:b w:val="0"/>
            <w:bCs w:val="0"/>
            <w:smallCaps w:val="0"/>
            <w:noProof/>
            <w:webHidden/>
          </w:rPr>
          <w:fldChar w:fldCharType="end"/>
        </w:r>
        <w:r w:rsidDel="00C554AC">
          <w:rPr>
            <w:b w:val="0"/>
            <w:bCs w:val="0"/>
            <w:smallCaps w:val="0"/>
            <w:noProof/>
          </w:rPr>
          <w:fldChar w:fldCharType="end"/>
        </w:r>
      </w:del>
    </w:p>
    <w:p w14:paraId="0EA22F76" w14:textId="3DB735E0" w:rsidR="006F39A1" w:rsidDel="00C554AC" w:rsidRDefault="00C554AC">
      <w:pPr>
        <w:pStyle w:val="Verzeichnis3"/>
        <w:tabs>
          <w:tab w:val="right" w:leader="dot" w:pos="8494"/>
        </w:tabs>
        <w:rPr>
          <w:del w:id="109" w:author="Stephan Müller" w:date="2019-07-17T22:55:00Z"/>
          <w:rFonts w:eastAsiaTheme="minorEastAsia"/>
          <w:smallCaps w:val="0"/>
          <w:noProof/>
          <w:sz w:val="24"/>
          <w:szCs w:val="24"/>
          <w:lang w:eastAsia="de-DE"/>
        </w:rPr>
      </w:pPr>
      <w:del w:id="110" w:author="Stephan Müller" w:date="2019-07-17T22:55:00Z">
        <w:r w:rsidDel="00C554AC">
          <w:rPr>
            <w:smallCaps w:val="0"/>
            <w:noProof/>
          </w:rPr>
          <w:fldChar w:fldCharType="begin"/>
        </w:r>
        <w:r w:rsidDel="00C554AC">
          <w:rPr>
            <w:noProof/>
          </w:rPr>
          <w:delInstrText xml:space="preserve"> HYPERLINK \l "_Toc12891914" </w:delInstrText>
        </w:r>
        <w:r w:rsidDel="00C554AC">
          <w:rPr>
            <w:smallCaps w:val="0"/>
            <w:noProof/>
          </w:rPr>
          <w:fldChar w:fldCharType="separate"/>
        </w:r>
      </w:del>
      <w:ins w:id="111" w:author="Stephan Müller" w:date="2019-07-17T22:56:00Z">
        <w:r>
          <w:rPr>
            <w:b/>
            <w:bCs/>
            <w:noProof/>
          </w:rPr>
          <w:t>Fehler! Linkreferenz ungültig.</w:t>
        </w:r>
      </w:ins>
      <w:del w:id="112" w:author="Stephan Müller" w:date="2019-07-17T22:55:00Z">
        <w:r w:rsidR="006F39A1" w:rsidRPr="001C685F" w:rsidDel="00C554AC">
          <w:rPr>
            <w:rStyle w:val="Hyperlink"/>
            <w:noProof/>
          </w:rPr>
          <w:delText>3.3.1 Aufruf eines Cucumber Tests</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_Toc12891914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36</w:delText>
        </w:r>
        <w:r w:rsidR="006F39A1" w:rsidDel="00C554AC">
          <w:rPr>
            <w:smallCaps w:val="0"/>
            <w:noProof/>
            <w:webHidden/>
          </w:rPr>
          <w:fldChar w:fldCharType="end"/>
        </w:r>
        <w:r w:rsidDel="00C554AC">
          <w:rPr>
            <w:smallCaps w:val="0"/>
            <w:noProof/>
          </w:rPr>
          <w:fldChar w:fldCharType="end"/>
        </w:r>
      </w:del>
    </w:p>
    <w:p w14:paraId="7F037710" w14:textId="20F2E9F9" w:rsidR="006F39A1" w:rsidDel="00C554AC" w:rsidRDefault="00C554AC">
      <w:pPr>
        <w:pStyle w:val="Verzeichnis3"/>
        <w:tabs>
          <w:tab w:val="right" w:leader="dot" w:pos="8494"/>
        </w:tabs>
        <w:rPr>
          <w:del w:id="113" w:author="Stephan Müller" w:date="2019-07-17T22:55:00Z"/>
          <w:rFonts w:eastAsiaTheme="minorEastAsia"/>
          <w:smallCaps w:val="0"/>
          <w:noProof/>
          <w:sz w:val="24"/>
          <w:szCs w:val="24"/>
          <w:lang w:eastAsia="de-DE"/>
        </w:rPr>
      </w:pPr>
      <w:del w:id="114" w:author="Stephan Müller" w:date="2019-07-17T22:55:00Z">
        <w:r w:rsidDel="00C554AC">
          <w:rPr>
            <w:smallCaps w:val="0"/>
            <w:noProof/>
          </w:rPr>
          <w:fldChar w:fldCharType="begin"/>
        </w:r>
        <w:r w:rsidDel="00C554AC">
          <w:rPr>
            <w:noProof/>
          </w:rPr>
          <w:delInstrText xml:space="preserve"> HYPERLINK \l "_Toc12891915" </w:delInstrText>
        </w:r>
        <w:r w:rsidDel="00C554AC">
          <w:rPr>
            <w:smallCaps w:val="0"/>
            <w:noProof/>
          </w:rPr>
          <w:fldChar w:fldCharType="separate"/>
        </w:r>
      </w:del>
      <w:ins w:id="115" w:author="Stephan Müller" w:date="2019-07-17T22:56:00Z">
        <w:r>
          <w:rPr>
            <w:b/>
            <w:bCs/>
            <w:noProof/>
          </w:rPr>
          <w:t>Fehler! Linkreferenz ungültig.</w:t>
        </w:r>
      </w:ins>
      <w:del w:id="116" w:author="Stephan Müller" w:date="2019-07-17T22:55:00Z">
        <w:r w:rsidR="006F39A1" w:rsidRPr="001C685F" w:rsidDel="00C554AC">
          <w:rPr>
            <w:rStyle w:val="Hyperlink"/>
            <w:noProof/>
          </w:rPr>
          <w:delText>3.3.2 Konfiguration der Testausführung</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_Toc12891915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36</w:delText>
        </w:r>
        <w:r w:rsidR="006F39A1" w:rsidDel="00C554AC">
          <w:rPr>
            <w:smallCaps w:val="0"/>
            <w:noProof/>
            <w:webHidden/>
          </w:rPr>
          <w:fldChar w:fldCharType="end"/>
        </w:r>
        <w:r w:rsidDel="00C554AC">
          <w:rPr>
            <w:smallCaps w:val="0"/>
            <w:noProof/>
          </w:rPr>
          <w:fldChar w:fldCharType="end"/>
        </w:r>
      </w:del>
    </w:p>
    <w:p w14:paraId="42FB9FAB" w14:textId="77F2A34F" w:rsidR="006F39A1" w:rsidDel="00C554AC" w:rsidRDefault="00C554AC">
      <w:pPr>
        <w:pStyle w:val="Verzeichnis3"/>
        <w:tabs>
          <w:tab w:val="right" w:leader="dot" w:pos="8494"/>
        </w:tabs>
        <w:rPr>
          <w:del w:id="117" w:author="Stephan Müller" w:date="2019-07-17T22:55:00Z"/>
          <w:rFonts w:eastAsiaTheme="minorEastAsia"/>
          <w:smallCaps w:val="0"/>
          <w:noProof/>
          <w:sz w:val="24"/>
          <w:szCs w:val="24"/>
          <w:lang w:eastAsia="de-DE"/>
        </w:rPr>
      </w:pPr>
      <w:del w:id="118" w:author="Stephan Müller" w:date="2019-07-17T22:55:00Z">
        <w:r w:rsidDel="00C554AC">
          <w:rPr>
            <w:smallCaps w:val="0"/>
            <w:noProof/>
          </w:rPr>
          <w:fldChar w:fldCharType="begin"/>
        </w:r>
        <w:r w:rsidDel="00C554AC">
          <w:rPr>
            <w:noProof/>
          </w:rPr>
          <w:delInstrText xml:space="preserve"> HYPERLINK \l "_Toc12891916" </w:delInstrText>
        </w:r>
        <w:r w:rsidDel="00C554AC">
          <w:rPr>
            <w:smallCaps w:val="0"/>
            <w:noProof/>
          </w:rPr>
          <w:fldChar w:fldCharType="separate"/>
        </w:r>
      </w:del>
      <w:ins w:id="119" w:author="Stephan Müller" w:date="2019-07-17T22:56:00Z">
        <w:r>
          <w:rPr>
            <w:b/>
            <w:bCs/>
            <w:noProof/>
          </w:rPr>
          <w:t>Fehler! Linkreferenz ungültig.</w:t>
        </w:r>
      </w:ins>
      <w:del w:id="120" w:author="Stephan Müller" w:date="2019-07-17T22:55:00Z">
        <w:r w:rsidR="006F39A1" w:rsidRPr="001C685F" w:rsidDel="00C554AC">
          <w:rPr>
            <w:rStyle w:val="Hyperlink"/>
            <w:noProof/>
          </w:rPr>
          <w:delText>3.3.3 Testvorbereitung</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_Toc12891916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37</w:delText>
        </w:r>
        <w:r w:rsidR="006F39A1" w:rsidDel="00C554AC">
          <w:rPr>
            <w:smallCaps w:val="0"/>
            <w:noProof/>
            <w:webHidden/>
          </w:rPr>
          <w:fldChar w:fldCharType="end"/>
        </w:r>
        <w:r w:rsidDel="00C554AC">
          <w:rPr>
            <w:smallCaps w:val="0"/>
            <w:noProof/>
          </w:rPr>
          <w:fldChar w:fldCharType="end"/>
        </w:r>
      </w:del>
    </w:p>
    <w:p w14:paraId="4A292A87" w14:textId="0C992DB6" w:rsidR="006F39A1" w:rsidDel="00C554AC" w:rsidRDefault="00C554AC">
      <w:pPr>
        <w:pStyle w:val="Verzeichnis3"/>
        <w:tabs>
          <w:tab w:val="right" w:leader="dot" w:pos="8494"/>
        </w:tabs>
        <w:rPr>
          <w:del w:id="121" w:author="Stephan Müller" w:date="2019-07-17T22:55:00Z"/>
          <w:rFonts w:eastAsiaTheme="minorEastAsia"/>
          <w:smallCaps w:val="0"/>
          <w:noProof/>
          <w:sz w:val="24"/>
          <w:szCs w:val="24"/>
          <w:lang w:eastAsia="de-DE"/>
        </w:rPr>
      </w:pPr>
      <w:del w:id="122" w:author="Stephan Müller" w:date="2019-07-17T22:55:00Z">
        <w:r w:rsidDel="00C554AC">
          <w:rPr>
            <w:smallCaps w:val="0"/>
            <w:noProof/>
          </w:rPr>
          <w:fldChar w:fldCharType="begin"/>
        </w:r>
        <w:r w:rsidDel="00C554AC">
          <w:rPr>
            <w:noProof/>
          </w:rPr>
          <w:delInstrText xml:space="preserve"> HYPERLINK \l "_Toc12891917" </w:delInstrText>
        </w:r>
        <w:r w:rsidDel="00C554AC">
          <w:rPr>
            <w:smallCaps w:val="0"/>
            <w:noProof/>
          </w:rPr>
          <w:fldChar w:fldCharType="separate"/>
        </w:r>
      </w:del>
      <w:ins w:id="123" w:author="Stephan Müller" w:date="2019-07-17T22:56:00Z">
        <w:r>
          <w:rPr>
            <w:b/>
            <w:bCs/>
            <w:noProof/>
          </w:rPr>
          <w:t>Fehler! Linkreferenz ungültig.</w:t>
        </w:r>
      </w:ins>
      <w:del w:id="124" w:author="Stephan Müller" w:date="2019-07-17T22:55:00Z">
        <w:r w:rsidR="006F39A1" w:rsidRPr="001C685F" w:rsidDel="00C554AC">
          <w:rPr>
            <w:rStyle w:val="Hyperlink"/>
            <w:noProof/>
          </w:rPr>
          <w:delText>3.3.4 Testausführung</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_Toc12891917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38</w:delText>
        </w:r>
        <w:r w:rsidR="006F39A1" w:rsidDel="00C554AC">
          <w:rPr>
            <w:smallCaps w:val="0"/>
            <w:noProof/>
            <w:webHidden/>
          </w:rPr>
          <w:fldChar w:fldCharType="end"/>
        </w:r>
        <w:r w:rsidDel="00C554AC">
          <w:rPr>
            <w:smallCaps w:val="0"/>
            <w:noProof/>
          </w:rPr>
          <w:fldChar w:fldCharType="end"/>
        </w:r>
      </w:del>
    </w:p>
    <w:p w14:paraId="28515ADB" w14:textId="74110EEA" w:rsidR="006F39A1" w:rsidDel="00C554AC" w:rsidRDefault="00C554AC">
      <w:pPr>
        <w:pStyle w:val="Verzeichnis2"/>
        <w:rPr>
          <w:del w:id="125" w:author="Stephan Müller" w:date="2019-07-17T22:55:00Z"/>
          <w:rFonts w:eastAsiaTheme="minorEastAsia"/>
          <w:b w:val="0"/>
          <w:bCs w:val="0"/>
          <w:smallCaps w:val="0"/>
          <w:noProof/>
          <w:sz w:val="24"/>
          <w:szCs w:val="24"/>
          <w:lang w:eastAsia="de-DE"/>
        </w:rPr>
      </w:pPr>
      <w:del w:id="126" w:author="Stephan Müller" w:date="2019-07-17T22:55:00Z">
        <w:r w:rsidDel="00C554AC">
          <w:rPr>
            <w:b w:val="0"/>
            <w:bCs w:val="0"/>
            <w:smallCaps w:val="0"/>
            <w:noProof/>
          </w:rPr>
          <w:fldChar w:fldCharType="begin"/>
        </w:r>
        <w:r w:rsidDel="00C554AC">
          <w:rPr>
            <w:noProof/>
          </w:rPr>
          <w:delInstrText xml:space="preserve"> HYPERLINK \l "_Toc12891918" </w:delInstrText>
        </w:r>
        <w:r w:rsidDel="00C554AC">
          <w:rPr>
            <w:b w:val="0"/>
            <w:bCs w:val="0"/>
            <w:smallCaps w:val="0"/>
            <w:noProof/>
          </w:rPr>
          <w:fldChar w:fldCharType="separate"/>
        </w:r>
      </w:del>
      <w:ins w:id="127" w:author="Stephan Müller" w:date="2019-07-17T22:56:00Z">
        <w:r>
          <w:rPr>
            <w:b w:val="0"/>
            <w:bCs w:val="0"/>
            <w:noProof/>
          </w:rPr>
          <w:t>Fehler! Linkreferenz ungültig.</w:t>
        </w:r>
      </w:ins>
      <w:del w:id="128" w:author="Stephan Müller" w:date="2019-07-17T22:55:00Z">
        <w:r w:rsidR="006F39A1" w:rsidRPr="001C685F" w:rsidDel="00C554AC">
          <w:rPr>
            <w:rStyle w:val="Hyperlink"/>
            <w:noProof/>
          </w:rPr>
          <w:delText>3.4 Best Practices</w:delText>
        </w:r>
        <w:r w:rsidR="006F39A1" w:rsidDel="00C554AC">
          <w:rPr>
            <w:noProof/>
            <w:webHidden/>
          </w:rPr>
          <w:tab/>
        </w:r>
        <w:r w:rsidR="006F39A1" w:rsidDel="00C554AC">
          <w:rPr>
            <w:b w:val="0"/>
            <w:bCs w:val="0"/>
            <w:smallCaps w:val="0"/>
            <w:noProof/>
            <w:webHidden/>
          </w:rPr>
          <w:fldChar w:fldCharType="begin"/>
        </w:r>
        <w:r w:rsidR="006F39A1" w:rsidDel="00C554AC">
          <w:rPr>
            <w:noProof/>
            <w:webHidden/>
          </w:rPr>
          <w:delInstrText xml:space="preserve"> PAGEREF _Toc12891918 \h </w:delInstrText>
        </w:r>
        <w:r w:rsidR="006F39A1" w:rsidDel="00C554AC">
          <w:rPr>
            <w:b w:val="0"/>
            <w:bCs w:val="0"/>
            <w:smallCaps w:val="0"/>
            <w:noProof/>
            <w:webHidden/>
          </w:rPr>
        </w:r>
        <w:r w:rsidR="006F39A1" w:rsidDel="00C554AC">
          <w:rPr>
            <w:b w:val="0"/>
            <w:bCs w:val="0"/>
            <w:smallCaps w:val="0"/>
            <w:noProof/>
            <w:webHidden/>
          </w:rPr>
          <w:fldChar w:fldCharType="separate"/>
        </w:r>
        <w:r w:rsidR="006F39A1" w:rsidDel="00C554AC">
          <w:rPr>
            <w:noProof/>
            <w:webHidden/>
          </w:rPr>
          <w:delText>39</w:delText>
        </w:r>
        <w:r w:rsidR="006F39A1" w:rsidDel="00C554AC">
          <w:rPr>
            <w:b w:val="0"/>
            <w:bCs w:val="0"/>
            <w:smallCaps w:val="0"/>
            <w:noProof/>
            <w:webHidden/>
          </w:rPr>
          <w:fldChar w:fldCharType="end"/>
        </w:r>
        <w:r w:rsidDel="00C554AC">
          <w:rPr>
            <w:b w:val="0"/>
            <w:bCs w:val="0"/>
            <w:smallCaps w:val="0"/>
            <w:noProof/>
          </w:rPr>
          <w:fldChar w:fldCharType="end"/>
        </w:r>
      </w:del>
    </w:p>
    <w:p w14:paraId="541746EB" w14:textId="48AE55A8" w:rsidR="006F39A1" w:rsidDel="00C554AC" w:rsidRDefault="00C554AC">
      <w:pPr>
        <w:pStyle w:val="Verzeichnis3"/>
        <w:tabs>
          <w:tab w:val="right" w:leader="dot" w:pos="8494"/>
        </w:tabs>
        <w:rPr>
          <w:del w:id="129" w:author="Stephan Müller" w:date="2019-07-17T22:55:00Z"/>
          <w:rFonts w:eastAsiaTheme="minorEastAsia"/>
          <w:smallCaps w:val="0"/>
          <w:noProof/>
          <w:sz w:val="24"/>
          <w:szCs w:val="24"/>
          <w:lang w:eastAsia="de-DE"/>
        </w:rPr>
      </w:pPr>
      <w:del w:id="130" w:author="Stephan Müller" w:date="2019-07-17T22:55:00Z">
        <w:r w:rsidDel="00C554AC">
          <w:rPr>
            <w:smallCaps w:val="0"/>
            <w:noProof/>
          </w:rPr>
          <w:fldChar w:fldCharType="begin"/>
        </w:r>
        <w:r w:rsidDel="00C554AC">
          <w:rPr>
            <w:noProof/>
          </w:rPr>
          <w:delInstrText xml:space="preserve"> HYPERLINK \l "_Toc12891919" </w:delInstrText>
        </w:r>
        <w:r w:rsidDel="00C554AC">
          <w:rPr>
            <w:smallCaps w:val="0"/>
            <w:noProof/>
          </w:rPr>
          <w:fldChar w:fldCharType="separate"/>
        </w:r>
      </w:del>
      <w:ins w:id="131" w:author="Stephan Müller" w:date="2019-07-17T22:56:00Z">
        <w:r>
          <w:rPr>
            <w:b/>
            <w:bCs/>
            <w:noProof/>
          </w:rPr>
          <w:t>Fehler! Linkreferenz ungültig.</w:t>
        </w:r>
      </w:ins>
      <w:del w:id="132" w:author="Stephan Müller" w:date="2019-07-17T22:55:00Z">
        <w:r w:rsidR="006F39A1" w:rsidRPr="001C685F" w:rsidDel="00C554AC">
          <w:rPr>
            <w:rStyle w:val="Hyperlink"/>
            <w:noProof/>
          </w:rPr>
          <w:delText>3.4.1 Regressionsfähige (unabhängige) Szenarien</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_Toc12891919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39</w:delText>
        </w:r>
        <w:r w:rsidR="006F39A1" w:rsidDel="00C554AC">
          <w:rPr>
            <w:smallCaps w:val="0"/>
            <w:noProof/>
            <w:webHidden/>
          </w:rPr>
          <w:fldChar w:fldCharType="end"/>
        </w:r>
        <w:r w:rsidDel="00C554AC">
          <w:rPr>
            <w:smallCaps w:val="0"/>
            <w:noProof/>
          </w:rPr>
          <w:fldChar w:fldCharType="end"/>
        </w:r>
      </w:del>
    </w:p>
    <w:p w14:paraId="1C088A87" w14:textId="4EEB7784" w:rsidR="006F39A1" w:rsidDel="00C554AC" w:rsidRDefault="00C554AC">
      <w:pPr>
        <w:pStyle w:val="Verzeichnis3"/>
        <w:tabs>
          <w:tab w:val="right" w:leader="dot" w:pos="8494"/>
        </w:tabs>
        <w:rPr>
          <w:del w:id="133" w:author="Stephan Müller" w:date="2019-07-17T22:55:00Z"/>
          <w:rFonts w:eastAsiaTheme="minorEastAsia"/>
          <w:smallCaps w:val="0"/>
          <w:noProof/>
          <w:sz w:val="24"/>
          <w:szCs w:val="24"/>
          <w:lang w:eastAsia="de-DE"/>
        </w:rPr>
      </w:pPr>
      <w:del w:id="134" w:author="Stephan Müller" w:date="2019-07-17T22:55:00Z">
        <w:r w:rsidDel="00C554AC">
          <w:rPr>
            <w:smallCaps w:val="0"/>
            <w:noProof/>
          </w:rPr>
          <w:fldChar w:fldCharType="begin"/>
        </w:r>
        <w:r w:rsidDel="00C554AC">
          <w:rPr>
            <w:noProof/>
          </w:rPr>
          <w:delInstrText xml:space="preserve"> HYPERLINK \l "_Toc12891920" </w:delInstrText>
        </w:r>
        <w:r w:rsidDel="00C554AC">
          <w:rPr>
            <w:smallCaps w:val="0"/>
            <w:noProof/>
          </w:rPr>
          <w:fldChar w:fldCharType="separate"/>
        </w:r>
      </w:del>
      <w:ins w:id="135" w:author="Stephan Müller" w:date="2019-07-17T22:56:00Z">
        <w:r>
          <w:rPr>
            <w:b/>
            <w:bCs/>
            <w:noProof/>
          </w:rPr>
          <w:t>Fehler! Linkreferenz ungültig.</w:t>
        </w:r>
      </w:ins>
      <w:del w:id="136" w:author="Stephan Müller" w:date="2019-07-17T22:55:00Z">
        <w:r w:rsidR="006F39A1" w:rsidRPr="001C685F" w:rsidDel="00C554AC">
          <w:rPr>
            <w:rStyle w:val="Hyperlink"/>
            <w:noProof/>
          </w:rPr>
          <w:delText>3.4.2 Szenarien wie Geschichten beschreiben</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_Toc12891920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40</w:delText>
        </w:r>
        <w:r w:rsidR="006F39A1" w:rsidDel="00C554AC">
          <w:rPr>
            <w:smallCaps w:val="0"/>
            <w:noProof/>
            <w:webHidden/>
          </w:rPr>
          <w:fldChar w:fldCharType="end"/>
        </w:r>
        <w:r w:rsidDel="00C554AC">
          <w:rPr>
            <w:smallCaps w:val="0"/>
            <w:noProof/>
          </w:rPr>
          <w:fldChar w:fldCharType="end"/>
        </w:r>
      </w:del>
    </w:p>
    <w:p w14:paraId="0EB718C4" w14:textId="67E0244D" w:rsidR="006F39A1" w:rsidDel="00C554AC" w:rsidRDefault="00C554AC">
      <w:pPr>
        <w:pStyle w:val="Verzeichnis3"/>
        <w:tabs>
          <w:tab w:val="right" w:leader="dot" w:pos="8494"/>
        </w:tabs>
        <w:rPr>
          <w:del w:id="137" w:author="Stephan Müller" w:date="2019-07-17T22:55:00Z"/>
          <w:rFonts w:eastAsiaTheme="minorEastAsia"/>
          <w:smallCaps w:val="0"/>
          <w:noProof/>
          <w:sz w:val="24"/>
          <w:szCs w:val="24"/>
          <w:lang w:eastAsia="de-DE"/>
        </w:rPr>
      </w:pPr>
      <w:del w:id="138" w:author="Stephan Müller" w:date="2019-07-17T22:55:00Z">
        <w:r w:rsidDel="00C554AC">
          <w:rPr>
            <w:smallCaps w:val="0"/>
            <w:noProof/>
          </w:rPr>
          <w:fldChar w:fldCharType="begin"/>
        </w:r>
        <w:r w:rsidDel="00C554AC">
          <w:rPr>
            <w:noProof/>
          </w:rPr>
          <w:delInstrText xml:space="preserve"> HYPERLINK \l "_Toc12891921" </w:delInstrText>
        </w:r>
        <w:r w:rsidDel="00C554AC">
          <w:rPr>
            <w:smallCaps w:val="0"/>
            <w:noProof/>
          </w:rPr>
          <w:fldChar w:fldCharType="separate"/>
        </w:r>
      </w:del>
      <w:ins w:id="139" w:author="Stephan Müller" w:date="2019-07-17T22:56:00Z">
        <w:r>
          <w:rPr>
            <w:b/>
            <w:bCs/>
            <w:noProof/>
          </w:rPr>
          <w:t>Fehler! Linkreferenz ungültig.</w:t>
        </w:r>
      </w:ins>
      <w:del w:id="140" w:author="Stephan Müller" w:date="2019-07-17T22:55:00Z">
        <w:r w:rsidR="006F39A1" w:rsidRPr="001C685F" w:rsidDel="00C554AC">
          <w:rPr>
            <w:rStyle w:val="Hyperlink"/>
            <w:noProof/>
          </w:rPr>
          <w:delText>3.4.3 Genaues Wording bei den Steps</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_Toc12891921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40</w:delText>
        </w:r>
        <w:r w:rsidR="006F39A1" w:rsidDel="00C554AC">
          <w:rPr>
            <w:smallCaps w:val="0"/>
            <w:noProof/>
            <w:webHidden/>
          </w:rPr>
          <w:fldChar w:fldCharType="end"/>
        </w:r>
        <w:r w:rsidDel="00C554AC">
          <w:rPr>
            <w:smallCaps w:val="0"/>
            <w:noProof/>
          </w:rPr>
          <w:fldChar w:fldCharType="end"/>
        </w:r>
      </w:del>
    </w:p>
    <w:p w14:paraId="213DC1C4" w14:textId="78330DC1" w:rsidR="006F39A1" w:rsidDel="00C554AC" w:rsidRDefault="00C554AC">
      <w:pPr>
        <w:pStyle w:val="Verzeichnis3"/>
        <w:tabs>
          <w:tab w:val="right" w:leader="dot" w:pos="8494"/>
        </w:tabs>
        <w:rPr>
          <w:del w:id="141" w:author="Stephan Müller" w:date="2019-07-17T22:55:00Z"/>
          <w:rFonts w:eastAsiaTheme="minorEastAsia"/>
          <w:smallCaps w:val="0"/>
          <w:noProof/>
          <w:sz w:val="24"/>
          <w:szCs w:val="24"/>
          <w:lang w:eastAsia="de-DE"/>
        </w:rPr>
      </w:pPr>
      <w:del w:id="142" w:author="Stephan Müller" w:date="2019-07-17T22:55:00Z">
        <w:r w:rsidDel="00C554AC">
          <w:rPr>
            <w:smallCaps w:val="0"/>
            <w:noProof/>
          </w:rPr>
          <w:fldChar w:fldCharType="begin"/>
        </w:r>
        <w:r w:rsidDel="00C554AC">
          <w:rPr>
            <w:noProof/>
          </w:rPr>
          <w:delInstrText xml:space="preserve"> HYPERLINK \l "_Toc12891922" </w:delInstrText>
        </w:r>
        <w:r w:rsidDel="00C554AC">
          <w:rPr>
            <w:smallCaps w:val="0"/>
            <w:noProof/>
          </w:rPr>
          <w:fldChar w:fldCharType="separate"/>
        </w:r>
      </w:del>
      <w:ins w:id="143" w:author="Stephan Müller" w:date="2019-07-17T22:56:00Z">
        <w:r>
          <w:rPr>
            <w:b/>
            <w:bCs/>
            <w:noProof/>
          </w:rPr>
          <w:t>Fehler! Linkreferenz ungültig.</w:t>
        </w:r>
      </w:ins>
      <w:del w:id="144" w:author="Stephan Müller" w:date="2019-07-17T22:55:00Z">
        <w:r w:rsidR="006F39A1" w:rsidRPr="001C685F" w:rsidDel="00C554AC">
          <w:rPr>
            <w:rStyle w:val="Hyperlink"/>
            <w:noProof/>
          </w:rPr>
          <w:delText>3.4.4 Step-Definitionen Klassen übersichtlich halten</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_Toc12891922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40</w:delText>
        </w:r>
        <w:r w:rsidR="006F39A1" w:rsidDel="00C554AC">
          <w:rPr>
            <w:smallCaps w:val="0"/>
            <w:noProof/>
            <w:webHidden/>
          </w:rPr>
          <w:fldChar w:fldCharType="end"/>
        </w:r>
        <w:r w:rsidDel="00C554AC">
          <w:rPr>
            <w:smallCaps w:val="0"/>
            <w:noProof/>
          </w:rPr>
          <w:fldChar w:fldCharType="end"/>
        </w:r>
      </w:del>
    </w:p>
    <w:p w14:paraId="593F3645" w14:textId="77B0733C" w:rsidR="006F39A1" w:rsidDel="00C554AC" w:rsidRDefault="00C554AC">
      <w:pPr>
        <w:pStyle w:val="Verzeichnis3"/>
        <w:tabs>
          <w:tab w:val="right" w:leader="dot" w:pos="8494"/>
        </w:tabs>
        <w:rPr>
          <w:del w:id="145" w:author="Stephan Müller" w:date="2019-07-17T22:55:00Z"/>
          <w:rFonts w:eastAsiaTheme="minorEastAsia"/>
          <w:smallCaps w:val="0"/>
          <w:noProof/>
          <w:sz w:val="24"/>
          <w:szCs w:val="24"/>
          <w:lang w:eastAsia="de-DE"/>
        </w:rPr>
      </w:pPr>
      <w:del w:id="146" w:author="Stephan Müller" w:date="2019-07-17T22:55:00Z">
        <w:r w:rsidDel="00C554AC">
          <w:rPr>
            <w:smallCaps w:val="0"/>
            <w:noProof/>
          </w:rPr>
          <w:fldChar w:fldCharType="begin"/>
        </w:r>
        <w:r w:rsidDel="00C554AC">
          <w:rPr>
            <w:noProof/>
          </w:rPr>
          <w:delInstrText xml:space="preserve"> HYPERLINK \l "_Toc12891923" </w:delInstrText>
        </w:r>
        <w:r w:rsidDel="00C554AC">
          <w:rPr>
            <w:smallCaps w:val="0"/>
            <w:noProof/>
          </w:rPr>
          <w:fldChar w:fldCharType="separate"/>
        </w:r>
      </w:del>
      <w:ins w:id="147" w:author="Stephan Müller" w:date="2019-07-17T22:56:00Z">
        <w:r>
          <w:rPr>
            <w:b/>
            <w:bCs/>
            <w:noProof/>
          </w:rPr>
          <w:t>Fehler! Linkreferenz ungültig.</w:t>
        </w:r>
      </w:ins>
      <w:del w:id="148" w:author="Stephan Müller" w:date="2019-07-17T22:55:00Z">
        <w:r w:rsidR="006F39A1" w:rsidRPr="001C685F" w:rsidDel="00C554AC">
          <w:rPr>
            <w:rStyle w:val="Hyperlink"/>
            <w:noProof/>
          </w:rPr>
          <w:delText>3.4.5 Zustände teilen</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_Toc12891923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41</w:delText>
        </w:r>
        <w:r w:rsidR="006F39A1" w:rsidDel="00C554AC">
          <w:rPr>
            <w:smallCaps w:val="0"/>
            <w:noProof/>
            <w:webHidden/>
          </w:rPr>
          <w:fldChar w:fldCharType="end"/>
        </w:r>
        <w:r w:rsidDel="00C554AC">
          <w:rPr>
            <w:smallCaps w:val="0"/>
            <w:noProof/>
          </w:rPr>
          <w:fldChar w:fldCharType="end"/>
        </w:r>
      </w:del>
    </w:p>
    <w:p w14:paraId="6911EC80" w14:textId="3EA89FEC" w:rsidR="006F39A1" w:rsidDel="00C554AC" w:rsidRDefault="00C554AC">
      <w:pPr>
        <w:pStyle w:val="Verzeichnis1"/>
        <w:tabs>
          <w:tab w:val="right" w:leader="dot" w:pos="8494"/>
        </w:tabs>
        <w:rPr>
          <w:del w:id="149" w:author="Stephan Müller" w:date="2019-07-17T22:55:00Z"/>
          <w:rFonts w:eastAsiaTheme="minorEastAsia"/>
          <w:b w:val="0"/>
          <w:bCs w:val="0"/>
          <w:caps w:val="0"/>
          <w:noProof/>
          <w:sz w:val="24"/>
          <w:szCs w:val="24"/>
          <w:u w:val="none"/>
          <w:lang w:eastAsia="de-DE"/>
        </w:rPr>
      </w:pPr>
      <w:del w:id="150" w:author="Stephan Müller" w:date="2019-07-17T22:55:00Z">
        <w:r w:rsidDel="00C554AC">
          <w:rPr>
            <w:b w:val="0"/>
            <w:bCs w:val="0"/>
            <w:caps w:val="0"/>
            <w:noProof/>
          </w:rPr>
          <w:fldChar w:fldCharType="begin"/>
        </w:r>
        <w:r w:rsidDel="00C554AC">
          <w:rPr>
            <w:noProof/>
          </w:rPr>
          <w:delInstrText xml:space="preserve"> HYPERLINK \l "_Toc12891924" </w:delInstrText>
        </w:r>
        <w:r w:rsidDel="00C554AC">
          <w:rPr>
            <w:b w:val="0"/>
            <w:bCs w:val="0"/>
            <w:caps w:val="0"/>
            <w:noProof/>
          </w:rPr>
          <w:fldChar w:fldCharType="separate"/>
        </w:r>
      </w:del>
      <w:ins w:id="151" w:author="Stephan Müller" w:date="2019-07-17T22:56:00Z">
        <w:r>
          <w:rPr>
            <w:b w:val="0"/>
            <w:bCs w:val="0"/>
            <w:noProof/>
          </w:rPr>
          <w:t>Fehler! Linkreferenz ungültig.</w:t>
        </w:r>
      </w:ins>
      <w:del w:id="152" w:author="Stephan Müller" w:date="2019-07-17T22:55:00Z">
        <w:r w:rsidR="006F39A1" w:rsidRPr="001C685F" w:rsidDel="00C554AC">
          <w:rPr>
            <w:rStyle w:val="Hyperlink"/>
            <w:noProof/>
          </w:rPr>
          <w:delText>4 Exemplarische RESTful Beispielanwendung</w:delText>
        </w:r>
        <w:r w:rsidR="006F39A1" w:rsidDel="00C554AC">
          <w:rPr>
            <w:noProof/>
            <w:webHidden/>
          </w:rPr>
          <w:tab/>
        </w:r>
        <w:r w:rsidR="006F39A1" w:rsidDel="00C554AC">
          <w:rPr>
            <w:b w:val="0"/>
            <w:bCs w:val="0"/>
            <w:caps w:val="0"/>
            <w:noProof/>
            <w:webHidden/>
          </w:rPr>
          <w:fldChar w:fldCharType="begin"/>
        </w:r>
        <w:r w:rsidR="006F39A1" w:rsidDel="00C554AC">
          <w:rPr>
            <w:noProof/>
            <w:webHidden/>
          </w:rPr>
          <w:delInstrText xml:space="preserve"> PAGEREF _Toc12891924 \h </w:delInstrText>
        </w:r>
        <w:r w:rsidR="006F39A1" w:rsidDel="00C554AC">
          <w:rPr>
            <w:b w:val="0"/>
            <w:bCs w:val="0"/>
            <w:caps w:val="0"/>
            <w:noProof/>
            <w:webHidden/>
          </w:rPr>
        </w:r>
        <w:r w:rsidR="006F39A1" w:rsidDel="00C554AC">
          <w:rPr>
            <w:b w:val="0"/>
            <w:bCs w:val="0"/>
            <w:caps w:val="0"/>
            <w:noProof/>
            <w:webHidden/>
          </w:rPr>
          <w:fldChar w:fldCharType="separate"/>
        </w:r>
        <w:r w:rsidR="006F39A1" w:rsidDel="00C554AC">
          <w:rPr>
            <w:noProof/>
            <w:webHidden/>
          </w:rPr>
          <w:delText>43</w:delText>
        </w:r>
        <w:r w:rsidR="006F39A1" w:rsidDel="00C554AC">
          <w:rPr>
            <w:b w:val="0"/>
            <w:bCs w:val="0"/>
            <w:caps w:val="0"/>
            <w:noProof/>
            <w:webHidden/>
          </w:rPr>
          <w:fldChar w:fldCharType="end"/>
        </w:r>
        <w:r w:rsidDel="00C554AC">
          <w:rPr>
            <w:b w:val="0"/>
            <w:bCs w:val="0"/>
            <w:caps w:val="0"/>
            <w:noProof/>
          </w:rPr>
          <w:fldChar w:fldCharType="end"/>
        </w:r>
      </w:del>
    </w:p>
    <w:p w14:paraId="6FAAD8DE" w14:textId="71D86AC2" w:rsidR="006F39A1" w:rsidDel="00C554AC" w:rsidRDefault="00C554AC">
      <w:pPr>
        <w:pStyle w:val="Verzeichnis2"/>
        <w:rPr>
          <w:del w:id="153" w:author="Stephan Müller" w:date="2019-07-17T22:55:00Z"/>
          <w:rFonts w:eastAsiaTheme="minorEastAsia"/>
          <w:b w:val="0"/>
          <w:bCs w:val="0"/>
          <w:smallCaps w:val="0"/>
          <w:noProof/>
          <w:sz w:val="24"/>
          <w:szCs w:val="24"/>
          <w:lang w:eastAsia="de-DE"/>
        </w:rPr>
      </w:pPr>
      <w:del w:id="154" w:author="Stephan Müller" w:date="2019-07-17T22:55:00Z">
        <w:r w:rsidDel="00C554AC">
          <w:rPr>
            <w:b w:val="0"/>
            <w:bCs w:val="0"/>
            <w:smallCaps w:val="0"/>
            <w:noProof/>
          </w:rPr>
          <w:fldChar w:fldCharType="begin"/>
        </w:r>
        <w:r w:rsidDel="00C554AC">
          <w:rPr>
            <w:noProof/>
          </w:rPr>
          <w:delInstrText xml:space="preserve"> HYPERLINK \l "_Toc12891925" </w:delInstrText>
        </w:r>
        <w:r w:rsidDel="00C554AC">
          <w:rPr>
            <w:b w:val="0"/>
            <w:bCs w:val="0"/>
            <w:smallCaps w:val="0"/>
            <w:noProof/>
          </w:rPr>
          <w:fldChar w:fldCharType="separate"/>
        </w:r>
      </w:del>
      <w:ins w:id="155" w:author="Stephan Müller" w:date="2019-07-17T22:56:00Z">
        <w:r>
          <w:rPr>
            <w:b w:val="0"/>
            <w:bCs w:val="0"/>
            <w:noProof/>
          </w:rPr>
          <w:t>Fehler! Linkreferenz ungültig.</w:t>
        </w:r>
      </w:ins>
      <w:del w:id="156" w:author="Stephan Müller" w:date="2019-07-17T22:55:00Z">
        <w:r w:rsidR="006F39A1" w:rsidRPr="001C685F" w:rsidDel="00C554AC">
          <w:rPr>
            <w:rStyle w:val="Hyperlink"/>
            <w:noProof/>
          </w:rPr>
          <w:delText>4.1 API und UseCases</w:delText>
        </w:r>
        <w:r w:rsidR="006F39A1" w:rsidDel="00C554AC">
          <w:rPr>
            <w:noProof/>
            <w:webHidden/>
          </w:rPr>
          <w:tab/>
        </w:r>
        <w:r w:rsidR="006F39A1" w:rsidDel="00C554AC">
          <w:rPr>
            <w:b w:val="0"/>
            <w:bCs w:val="0"/>
            <w:smallCaps w:val="0"/>
            <w:noProof/>
            <w:webHidden/>
          </w:rPr>
          <w:fldChar w:fldCharType="begin"/>
        </w:r>
        <w:r w:rsidR="006F39A1" w:rsidDel="00C554AC">
          <w:rPr>
            <w:noProof/>
            <w:webHidden/>
          </w:rPr>
          <w:delInstrText xml:space="preserve"> PAGEREF _Toc12891925 \h </w:delInstrText>
        </w:r>
        <w:r w:rsidR="006F39A1" w:rsidDel="00C554AC">
          <w:rPr>
            <w:b w:val="0"/>
            <w:bCs w:val="0"/>
            <w:smallCaps w:val="0"/>
            <w:noProof/>
            <w:webHidden/>
          </w:rPr>
        </w:r>
        <w:r w:rsidR="006F39A1" w:rsidDel="00C554AC">
          <w:rPr>
            <w:b w:val="0"/>
            <w:bCs w:val="0"/>
            <w:smallCaps w:val="0"/>
            <w:noProof/>
            <w:webHidden/>
          </w:rPr>
          <w:fldChar w:fldCharType="separate"/>
        </w:r>
        <w:r w:rsidR="006F39A1" w:rsidDel="00C554AC">
          <w:rPr>
            <w:noProof/>
            <w:webHidden/>
          </w:rPr>
          <w:delText>43</w:delText>
        </w:r>
        <w:r w:rsidR="006F39A1" w:rsidDel="00C554AC">
          <w:rPr>
            <w:b w:val="0"/>
            <w:bCs w:val="0"/>
            <w:smallCaps w:val="0"/>
            <w:noProof/>
            <w:webHidden/>
          </w:rPr>
          <w:fldChar w:fldCharType="end"/>
        </w:r>
        <w:r w:rsidDel="00C554AC">
          <w:rPr>
            <w:b w:val="0"/>
            <w:bCs w:val="0"/>
            <w:smallCaps w:val="0"/>
            <w:noProof/>
          </w:rPr>
          <w:fldChar w:fldCharType="end"/>
        </w:r>
      </w:del>
    </w:p>
    <w:p w14:paraId="084EABD9" w14:textId="734C36CA" w:rsidR="006F39A1" w:rsidDel="00C554AC" w:rsidRDefault="00C554AC">
      <w:pPr>
        <w:pStyle w:val="Verzeichnis3"/>
        <w:tabs>
          <w:tab w:val="right" w:leader="dot" w:pos="8494"/>
        </w:tabs>
        <w:rPr>
          <w:del w:id="157" w:author="Stephan Müller" w:date="2019-07-17T22:55:00Z"/>
          <w:rFonts w:eastAsiaTheme="minorEastAsia"/>
          <w:smallCaps w:val="0"/>
          <w:noProof/>
          <w:sz w:val="24"/>
          <w:szCs w:val="24"/>
          <w:lang w:eastAsia="de-DE"/>
        </w:rPr>
      </w:pPr>
      <w:del w:id="158" w:author="Stephan Müller" w:date="2019-07-17T22:55:00Z">
        <w:r w:rsidDel="00C554AC">
          <w:rPr>
            <w:smallCaps w:val="0"/>
            <w:noProof/>
          </w:rPr>
          <w:fldChar w:fldCharType="begin"/>
        </w:r>
        <w:r w:rsidDel="00C554AC">
          <w:rPr>
            <w:noProof/>
          </w:rPr>
          <w:delInstrText xml:space="preserve"> HYPERLINK \l "_Toc12891926" </w:delInstrText>
        </w:r>
        <w:r w:rsidDel="00C554AC">
          <w:rPr>
            <w:smallCaps w:val="0"/>
            <w:noProof/>
          </w:rPr>
          <w:fldChar w:fldCharType="separate"/>
        </w:r>
      </w:del>
      <w:ins w:id="159" w:author="Stephan Müller" w:date="2019-07-17T22:56:00Z">
        <w:r>
          <w:rPr>
            <w:b/>
            <w:bCs/>
            <w:noProof/>
          </w:rPr>
          <w:t>Fehler! Linkreferenz ungültig.</w:t>
        </w:r>
      </w:ins>
      <w:del w:id="160" w:author="Stephan Müller" w:date="2019-07-17T22:55:00Z">
        <w:r w:rsidR="006F39A1" w:rsidRPr="001C685F" w:rsidDel="00C554AC">
          <w:rPr>
            <w:rStyle w:val="Hyperlink"/>
            <w:noProof/>
          </w:rPr>
          <w:delText>4.1.1 Tweet veröffentlichen</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_Toc12891926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43</w:delText>
        </w:r>
        <w:r w:rsidR="006F39A1" w:rsidDel="00C554AC">
          <w:rPr>
            <w:smallCaps w:val="0"/>
            <w:noProof/>
            <w:webHidden/>
          </w:rPr>
          <w:fldChar w:fldCharType="end"/>
        </w:r>
        <w:r w:rsidDel="00C554AC">
          <w:rPr>
            <w:smallCaps w:val="0"/>
            <w:noProof/>
          </w:rPr>
          <w:fldChar w:fldCharType="end"/>
        </w:r>
      </w:del>
    </w:p>
    <w:p w14:paraId="4D234639" w14:textId="7B82DB2A" w:rsidR="006F39A1" w:rsidDel="00C554AC" w:rsidRDefault="00C554AC">
      <w:pPr>
        <w:pStyle w:val="Verzeichnis3"/>
        <w:tabs>
          <w:tab w:val="right" w:leader="dot" w:pos="8494"/>
        </w:tabs>
        <w:rPr>
          <w:del w:id="161" w:author="Stephan Müller" w:date="2019-07-17T22:55:00Z"/>
          <w:rFonts w:eastAsiaTheme="minorEastAsia"/>
          <w:smallCaps w:val="0"/>
          <w:noProof/>
          <w:sz w:val="24"/>
          <w:szCs w:val="24"/>
          <w:lang w:eastAsia="de-DE"/>
        </w:rPr>
      </w:pPr>
      <w:del w:id="162" w:author="Stephan Müller" w:date="2019-07-17T22:55:00Z">
        <w:r w:rsidDel="00C554AC">
          <w:rPr>
            <w:smallCaps w:val="0"/>
            <w:noProof/>
          </w:rPr>
          <w:fldChar w:fldCharType="begin"/>
        </w:r>
        <w:r w:rsidDel="00C554AC">
          <w:rPr>
            <w:noProof/>
          </w:rPr>
          <w:delInstrText xml:space="preserve"> HYPERLINK \l "_Toc12891927" </w:delInstrText>
        </w:r>
        <w:r w:rsidDel="00C554AC">
          <w:rPr>
            <w:smallCaps w:val="0"/>
            <w:noProof/>
          </w:rPr>
          <w:fldChar w:fldCharType="separate"/>
        </w:r>
      </w:del>
      <w:ins w:id="163" w:author="Stephan Müller" w:date="2019-07-17T22:56:00Z">
        <w:r>
          <w:rPr>
            <w:b/>
            <w:bCs/>
            <w:noProof/>
          </w:rPr>
          <w:t>Fehler! Linkreferenz ungültig.</w:t>
        </w:r>
      </w:ins>
      <w:del w:id="164" w:author="Stephan Müller" w:date="2019-07-17T22:55:00Z">
        <w:r w:rsidR="006F39A1" w:rsidRPr="001C685F" w:rsidDel="00C554AC">
          <w:rPr>
            <w:rStyle w:val="Hyperlink"/>
            <w:noProof/>
          </w:rPr>
          <w:delText>4.1.2 Tweets in Timeline anzeigen</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_Toc12891927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44</w:delText>
        </w:r>
        <w:r w:rsidR="006F39A1" w:rsidDel="00C554AC">
          <w:rPr>
            <w:smallCaps w:val="0"/>
            <w:noProof/>
            <w:webHidden/>
          </w:rPr>
          <w:fldChar w:fldCharType="end"/>
        </w:r>
        <w:r w:rsidDel="00C554AC">
          <w:rPr>
            <w:smallCaps w:val="0"/>
            <w:noProof/>
          </w:rPr>
          <w:fldChar w:fldCharType="end"/>
        </w:r>
      </w:del>
    </w:p>
    <w:p w14:paraId="5D49E0DB" w14:textId="464B6E3C" w:rsidR="006F39A1" w:rsidDel="00C554AC" w:rsidRDefault="00C554AC">
      <w:pPr>
        <w:pStyle w:val="Verzeichnis3"/>
        <w:tabs>
          <w:tab w:val="right" w:leader="dot" w:pos="8494"/>
        </w:tabs>
        <w:rPr>
          <w:del w:id="165" w:author="Stephan Müller" w:date="2019-07-17T22:55:00Z"/>
          <w:rFonts w:eastAsiaTheme="minorEastAsia"/>
          <w:smallCaps w:val="0"/>
          <w:noProof/>
          <w:sz w:val="24"/>
          <w:szCs w:val="24"/>
          <w:lang w:eastAsia="de-DE"/>
        </w:rPr>
      </w:pPr>
      <w:del w:id="166" w:author="Stephan Müller" w:date="2019-07-17T22:55:00Z">
        <w:r w:rsidDel="00C554AC">
          <w:rPr>
            <w:smallCaps w:val="0"/>
            <w:noProof/>
          </w:rPr>
          <w:fldChar w:fldCharType="begin"/>
        </w:r>
        <w:r w:rsidDel="00C554AC">
          <w:rPr>
            <w:noProof/>
          </w:rPr>
          <w:delInstrText xml:space="preserve"> HYPERLINK \l "_Toc12891928" </w:delInstrText>
        </w:r>
        <w:r w:rsidDel="00C554AC">
          <w:rPr>
            <w:smallCaps w:val="0"/>
            <w:noProof/>
          </w:rPr>
          <w:fldChar w:fldCharType="separate"/>
        </w:r>
      </w:del>
      <w:ins w:id="167" w:author="Stephan Müller" w:date="2019-07-17T22:56:00Z">
        <w:r>
          <w:rPr>
            <w:b/>
            <w:bCs/>
            <w:noProof/>
          </w:rPr>
          <w:t>Fehler! Linkreferenz ungültig.</w:t>
        </w:r>
      </w:ins>
      <w:del w:id="168" w:author="Stephan Müller" w:date="2019-07-17T22:55:00Z">
        <w:r w:rsidR="006F39A1" w:rsidRPr="001C685F" w:rsidDel="00C554AC">
          <w:rPr>
            <w:rStyle w:val="Hyperlink"/>
            <w:noProof/>
          </w:rPr>
          <w:delText>4.1.3 Tweets im Profil anzeigen</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_Toc12891928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44</w:delText>
        </w:r>
        <w:r w:rsidR="006F39A1" w:rsidDel="00C554AC">
          <w:rPr>
            <w:smallCaps w:val="0"/>
            <w:noProof/>
            <w:webHidden/>
          </w:rPr>
          <w:fldChar w:fldCharType="end"/>
        </w:r>
        <w:r w:rsidDel="00C554AC">
          <w:rPr>
            <w:smallCaps w:val="0"/>
            <w:noProof/>
          </w:rPr>
          <w:fldChar w:fldCharType="end"/>
        </w:r>
      </w:del>
    </w:p>
    <w:p w14:paraId="76441DD4" w14:textId="24C3C880" w:rsidR="006F39A1" w:rsidDel="00C554AC" w:rsidRDefault="00C554AC">
      <w:pPr>
        <w:pStyle w:val="Verzeichnis3"/>
        <w:tabs>
          <w:tab w:val="right" w:leader="dot" w:pos="8494"/>
        </w:tabs>
        <w:rPr>
          <w:del w:id="169" w:author="Stephan Müller" w:date="2019-07-17T22:55:00Z"/>
          <w:rFonts w:eastAsiaTheme="minorEastAsia"/>
          <w:smallCaps w:val="0"/>
          <w:noProof/>
          <w:sz w:val="24"/>
          <w:szCs w:val="24"/>
          <w:lang w:eastAsia="de-DE"/>
        </w:rPr>
      </w:pPr>
      <w:del w:id="170" w:author="Stephan Müller" w:date="2019-07-17T22:55:00Z">
        <w:r w:rsidDel="00C554AC">
          <w:rPr>
            <w:smallCaps w:val="0"/>
            <w:noProof/>
          </w:rPr>
          <w:fldChar w:fldCharType="begin"/>
        </w:r>
        <w:r w:rsidDel="00C554AC">
          <w:rPr>
            <w:noProof/>
          </w:rPr>
          <w:delInstrText xml:space="preserve"> HYPERLINK \l "_Toc12891929" </w:delInstrText>
        </w:r>
        <w:r w:rsidDel="00C554AC">
          <w:rPr>
            <w:smallCaps w:val="0"/>
            <w:noProof/>
          </w:rPr>
          <w:fldChar w:fldCharType="separate"/>
        </w:r>
      </w:del>
      <w:ins w:id="171" w:author="Stephan Müller" w:date="2019-07-17T22:56:00Z">
        <w:r>
          <w:rPr>
            <w:b/>
            <w:bCs/>
            <w:noProof/>
          </w:rPr>
          <w:t>Fehler! Linkreferenz ungültig.</w:t>
        </w:r>
      </w:ins>
      <w:del w:id="172" w:author="Stephan Müller" w:date="2019-07-17T22:55:00Z">
        <w:r w:rsidR="006F39A1" w:rsidRPr="001C685F" w:rsidDel="00C554AC">
          <w:rPr>
            <w:rStyle w:val="Hyperlink"/>
            <w:noProof/>
          </w:rPr>
          <w:delText>4.1.4 Tweet Details anzeigen</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_Toc12891929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44</w:delText>
        </w:r>
        <w:r w:rsidR="006F39A1" w:rsidDel="00C554AC">
          <w:rPr>
            <w:smallCaps w:val="0"/>
            <w:noProof/>
            <w:webHidden/>
          </w:rPr>
          <w:fldChar w:fldCharType="end"/>
        </w:r>
        <w:r w:rsidDel="00C554AC">
          <w:rPr>
            <w:smallCaps w:val="0"/>
            <w:noProof/>
          </w:rPr>
          <w:fldChar w:fldCharType="end"/>
        </w:r>
      </w:del>
    </w:p>
    <w:p w14:paraId="2E3939EA" w14:textId="52BADFEA" w:rsidR="006F39A1" w:rsidDel="00C554AC" w:rsidRDefault="00C554AC">
      <w:pPr>
        <w:pStyle w:val="Verzeichnis3"/>
        <w:tabs>
          <w:tab w:val="right" w:leader="dot" w:pos="8494"/>
        </w:tabs>
        <w:rPr>
          <w:del w:id="173" w:author="Stephan Müller" w:date="2019-07-17T22:55:00Z"/>
          <w:rFonts w:eastAsiaTheme="minorEastAsia"/>
          <w:smallCaps w:val="0"/>
          <w:noProof/>
          <w:sz w:val="24"/>
          <w:szCs w:val="24"/>
          <w:lang w:eastAsia="de-DE"/>
        </w:rPr>
      </w:pPr>
      <w:del w:id="174" w:author="Stephan Müller" w:date="2019-07-17T22:55:00Z">
        <w:r w:rsidDel="00C554AC">
          <w:rPr>
            <w:smallCaps w:val="0"/>
            <w:noProof/>
          </w:rPr>
          <w:fldChar w:fldCharType="begin"/>
        </w:r>
        <w:r w:rsidDel="00C554AC">
          <w:rPr>
            <w:noProof/>
          </w:rPr>
          <w:delInstrText xml:space="preserve"> HYPERLINK \l "_Toc12891930" </w:delInstrText>
        </w:r>
        <w:r w:rsidDel="00C554AC">
          <w:rPr>
            <w:smallCaps w:val="0"/>
            <w:noProof/>
          </w:rPr>
          <w:fldChar w:fldCharType="separate"/>
        </w:r>
      </w:del>
      <w:ins w:id="175" w:author="Stephan Müller" w:date="2019-07-17T22:56:00Z">
        <w:r>
          <w:rPr>
            <w:b/>
            <w:bCs/>
            <w:noProof/>
          </w:rPr>
          <w:t>Fehler! Linkreferenz ungültig.</w:t>
        </w:r>
      </w:ins>
      <w:del w:id="176" w:author="Stephan Müller" w:date="2019-07-17T22:55:00Z">
        <w:r w:rsidR="006F39A1" w:rsidRPr="001C685F" w:rsidDel="00C554AC">
          <w:rPr>
            <w:rStyle w:val="Hyperlink"/>
            <w:noProof/>
          </w:rPr>
          <w:delText>4.1.5 Tweet erneut veröffentlichen „Retweeten“</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_Toc12891930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44</w:delText>
        </w:r>
        <w:r w:rsidR="006F39A1" w:rsidDel="00C554AC">
          <w:rPr>
            <w:smallCaps w:val="0"/>
            <w:noProof/>
            <w:webHidden/>
          </w:rPr>
          <w:fldChar w:fldCharType="end"/>
        </w:r>
        <w:r w:rsidDel="00C554AC">
          <w:rPr>
            <w:smallCaps w:val="0"/>
            <w:noProof/>
          </w:rPr>
          <w:fldChar w:fldCharType="end"/>
        </w:r>
      </w:del>
    </w:p>
    <w:p w14:paraId="646F8F10" w14:textId="630122C6" w:rsidR="006F39A1" w:rsidDel="00C554AC" w:rsidRDefault="00C554AC">
      <w:pPr>
        <w:pStyle w:val="Verzeichnis3"/>
        <w:tabs>
          <w:tab w:val="right" w:leader="dot" w:pos="8494"/>
        </w:tabs>
        <w:rPr>
          <w:del w:id="177" w:author="Stephan Müller" w:date="2019-07-17T22:55:00Z"/>
          <w:rFonts w:eastAsiaTheme="minorEastAsia"/>
          <w:smallCaps w:val="0"/>
          <w:noProof/>
          <w:sz w:val="24"/>
          <w:szCs w:val="24"/>
          <w:lang w:eastAsia="de-DE"/>
        </w:rPr>
      </w:pPr>
      <w:del w:id="178" w:author="Stephan Müller" w:date="2019-07-17T22:55:00Z">
        <w:r w:rsidDel="00C554AC">
          <w:rPr>
            <w:smallCaps w:val="0"/>
            <w:noProof/>
          </w:rPr>
          <w:fldChar w:fldCharType="begin"/>
        </w:r>
        <w:r w:rsidDel="00C554AC">
          <w:rPr>
            <w:noProof/>
          </w:rPr>
          <w:delInstrText xml:space="preserve"> HYPERLINK \l "_Toc12891931" </w:delInstrText>
        </w:r>
        <w:r w:rsidDel="00C554AC">
          <w:rPr>
            <w:smallCaps w:val="0"/>
            <w:noProof/>
          </w:rPr>
          <w:fldChar w:fldCharType="separate"/>
        </w:r>
      </w:del>
      <w:ins w:id="179" w:author="Stephan Müller" w:date="2019-07-17T22:56:00Z">
        <w:r>
          <w:rPr>
            <w:b/>
            <w:bCs/>
            <w:noProof/>
          </w:rPr>
          <w:t>Fehler! Linkreferenz ungültig.</w:t>
        </w:r>
      </w:ins>
      <w:del w:id="180" w:author="Stephan Müller" w:date="2019-07-17T22:55:00Z">
        <w:r w:rsidR="006F39A1" w:rsidRPr="001C685F" w:rsidDel="00C554AC">
          <w:rPr>
            <w:rStyle w:val="Hyperlink"/>
            <w:noProof/>
          </w:rPr>
          <w:delText>4.1.6 Einen Tweet liken</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_Toc12891931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45</w:delText>
        </w:r>
        <w:r w:rsidR="006F39A1" w:rsidDel="00C554AC">
          <w:rPr>
            <w:smallCaps w:val="0"/>
            <w:noProof/>
            <w:webHidden/>
          </w:rPr>
          <w:fldChar w:fldCharType="end"/>
        </w:r>
        <w:r w:rsidDel="00C554AC">
          <w:rPr>
            <w:smallCaps w:val="0"/>
            <w:noProof/>
          </w:rPr>
          <w:fldChar w:fldCharType="end"/>
        </w:r>
      </w:del>
    </w:p>
    <w:p w14:paraId="26D0367A" w14:textId="394FBAA1" w:rsidR="006F39A1" w:rsidDel="00C554AC" w:rsidRDefault="00C554AC">
      <w:pPr>
        <w:pStyle w:val="Verzeichnis3"/>
        <w:tabs>
          <w:tab w:val="right" w:leader="dot" w:pos="8494"/>
        </w:tabs>
        <w:rPr>
          <w:del w:id="181" w:author="Stephan Müller" w:date="2019-07-17T22:55:00Z"/>
          <w:rFonts w:eastAsiaTheme="minorEastAsia"/>
          <w:smallCaps w:val="0"/>
          <w:noProof/>
          <w:sz w:val="24"/>
          <w:szCs w:val="24"/>
          <w:lang w:eastAsia="de-DE"/>
        </w:rPr>
      </w:pPr>
      <w:del w:id="182" w:author="Stephan Müller" w:date="2019-07-17T22:55:00Z">
        <w:r w:rsidDel="00C554AC">
          <w:rPr>
            <w:smallCaps w:val="0"/>
            <w:noProof/>
          </w:rPr>
          <w:fldChar w:fldCharType="begin"/>
        </w:r>
        <w:r w:rsidDel="00C554AC">
          <w:rPr>
            <w:noProof/>
          </w:rPr>
          <w:delInstrText xml:space="preserve"> HYPERLINK \l "_Toc12891932" </w:delInstrText>
        </w:r>
        <w:r w:rsidDel="00C554AC">
          <w:rPr>
            <w:smallCaps w:val="0"/>
            <w:noProof/>
          </w:rPr>
          <w:fldChar w:fldCharType="separate"/>
        </w:r>
      </w:del>
      <w:ins w:id="183" w:author="Stephan Müller" w:date="2019-07-17T22:56:00Z">
        <w:r>
          <w:rPr>
            <w:b/>
            <w:bCs/>
            <w:noProof/>
          </w:rPr>
          <w:t>Fehler! Linkreferenz ungültig.</w:t>
        </w:r>
      </w:ins>
      <w:del w:id="184" w:author="Stephan Müller" w:date="2019-07-17T22:55:00Z">
        <w:r w:rsidR="006F39A1" w:rsidRPr="001C685F" w:rsidDel="00C554AC">
          <w:rPr>
            <w:rStyle w:val="Hyperlink"/>
            <w:noProof/>
          </w:rPr>
          <w:delText>4.1.7 Retweeter eines Tweets anzeigen</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_Toc12891932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45</w:delText>
        </w:r>
        <w:r w:rsidR="006F39A1" w:rsidDel="00C554AC">
          <w:rPr>
            <w:smallCaps w:val="0"/>
            <w:noProof/>
            <w:webHidden/>
          </w:rPr>
          <w:fldChar w:fldCharType="end"/>
        </w:r>
        <w:r w:rsidDel="00C554AC">
          <w:rPr>
            <w:smallCaps w:val="0"/>
            <w:noProof/>
          </w:rPr>
          <w:fldChar w:fldCharType="end"/>
        </w:r>
      </w:del>
    </w:p>
    <w:p w14:paraId="1CC69BBF" w14:textId="129891D8" w:rsidR="006F39A1" w:rsidDel="00C554AC" w:rsidRDefault="00C554AC">
      <w:pPr>
        <w:pStyle w:val="Verzeichnis3"/>
        <w:tabs>
          <w:tab w:val="right" w:leader="dot" w:pos="8494"/>
        </w:tabs>
        <w:rPr>
          <w:del w:id="185" w:author="Stephan Müller" w:date="2019-07-17T22:55:00Z"/>
          <w:rFonts w:eastAsiaTheme="minorEastAsia"/>
          <w:smallCaps w:val="0"/>
          <w:noProof/>
          <w:sz w:val="24"/>
          <w:szCs w:val="24"/>
          <w:lang w:eastAsia="de-DE"/>
        </w:rPr>
      </w:pPr>
      <w:del w:id="186" w:author="Stephan Müller" w:date="2019-07-17T22:55:00Z">
        <w:r w:rsidDel="00C554AC">
          <w:rPr>
            <w:smallCaps w:val="0"/>
            <w:noProof/>
          </w:rPr>
          <w:fldChar w:fldCharType="begin"/>
        </w:r>
        <w:r w:rsidDel="00C554AC">
          <w:rPr>
            <w:noProof/>
          </w:rPr>
          <w:delInstrText xml:space="preserve"> HYPERLINK \l "_Toc12891933" </w:delInstrText>
        </w:r>
        <w:r w:rsidDel="00C554AC">
          <w:rPr>
            <w:smallCaps w:val="0"/>
            <w:noProof/>
          </w:rPr>
          <w:fldChar w:fldCharType="separate"/>
        </w:r>
      </w:del>
      <w:ins w:id="187" w:author="Stephan Müller" w:date="2019-07-17T22:56:00Z">
        <w:r>
          <w:rPr>
            <w:b/>
            <w:bCs/>
            <w:noProof/>
          </w:rPr>
          <w:t>Fehler! Linkreferenz ungültig.</w:t>
        </w:r>
      </w:ins>
      <w:del w:id="188" w:author="Stephan Müller" w:date="2019-07-17T22:55:00Z">
        <w:r w:rsidR="006F39A1" w:rsidRPr="001C685F" w:rsidDel="00C554AC">
          <w:rPr>
            <w:rStyle w:val="Hyperlink"/>
            <w:noProof/>
          </w:rPr>
          <w:delText>4.1.8 Liker eines Tweets anzeigen</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_Toc12891933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45</w:delText>
        </w:r>
        <w:r w:rsidR="006F39A1" w:rsidDel="00C554AC">
          <w:rPr>
            <w:smallCaps w:val="0"/>
            <w:noProof/>
            <w:webHidden/>
          </w:rPr>
          <w:fldChar w:fldCharType="end"/>
        </w:r>
        <w:r w:rsidDel="00C554AC">
          <w:rPr>
            <w:smallCaps w:val="0"/>
            <w:noProof/>
          </w:rPr>
          <w:fldChar w:fldCharType="end"/>
        </w:r>
      </w:del>
    </w:p>
    <w:p w14:paraId="0A51B56C" w14:textId="166601AB" w:rsidR="006F39A1" w:rsidDel="00C554AC" w:rsidRDefault="00C554AC">
      <w:pPr>
        <w:pStyle w:val="Verzeichnis3"/>
        <w:tabs>
          <w:tab w:val="right" w:leader="dot" w:pos="8494"/>
        </w:tabs>
        <w:rPr>
          <w:del w:id="189" w:author="Stephan Müller" w:date="2019-07-17T22:55:00Z"/>
          <w:rFonts w:eastAsiaTheme="minorEastAsia"/>
          <w:smallCaps w:val="0"/>
          <w:noProof/>
          <w:sz w:val="24"/>
          <w:szCs w:val="24"/>
          <w:lang w:eastAsia="de-DE"/>
        </w:rPr>
      </w:pPr>
      <w:del w:id="190" w:author="Stephan Müller" w:date="2019-07-17T22:55:00Z">
        <w:r w:rsidDel="00C554AC">
          <w:rPr>
            <w:smallCaps w:val="0"/>
            <w:noProof/>
          </w:rPr>
          <w:fldChar w:fldCharType="begin"/>
        </w:r>
        <w:r w:rsidDel="00C554AC">
          <w:rPr>
            <w:noProof/>
          </w:rPr>
          <w:delInstrText xml:space="preserve"> HYPERLINK \l "_Toc12891934" </w:delInstrText>
        </w:r>
        <w:r w:rsidDel="00C554AC">
          <w:rPr>
            <w:smallCaps w:val="0"/>
            <w:noProof/>
          </w:rPr>
          <w:fldChar w:fldCharType="separate"/>
        </w:r>
      </w:del>
      <w:ins w:id="191" w:author="Stephan Müller" w:date="2019-07-17T22:56:00Z">
        <w:r>
          <w:rPr>
            <w:b/>
            <w:bCs/>
            <w:noProof/>
          </w:rPr>
          <w:t>Fehler! Linkreferenz ungültig.</w:t>
        </w:r>
      </w:ins>
      <w:del w:id="192" w:author="Stephan Müller" w:date="2019-07-17T22:55:00Z">
        <w:r w:rsidR="006F39A1" w:rsidRPr="001C685F" w:rsidDel="00C554AC">
          <w:rPr>
            <w:rStyle w:val="Hyperlink"/>
            <w:noProof/>
          </w:rPr>
          <w:delText>4.1.9 Tweet löschen</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_Toc12891934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45</w:delText>
        </w:r>
        <w:r w:rsidR="006F39A1" w:rsidDel="00C554AC">
          <w:rPr>
            <w:smallCaps w:val="0"/>
            <w:noProof/>
            <w:webHidden/>
          </w:rPr>
          <w:fldChar w:fldCharType="end"/>
        </w:r>
        <w:r w:rsidDel="00C554AC">
          <w:rPr>
            <w:smallCaps w:val="0"/>
            <w:noProof/>
          </w:rPr>
          <w:fldChar w:fldCharType="end"/>
        </w:r>
      </w:del>
    </w:p>
    <w:p w14:paraId="7BA9AB33" w14:textId="4C6C63CD" w:rsidR="006F39A1" w:rsidDel="00C554AC" w:rsidRDefault="00C554AC">
      <w:pPr>
        <w:pStyle w:val="Verzeichnis3"/>
        <w:tabs>
          <w:tab w:val="right" w:leader="dot" w:pos="8494"/>
        </w:tabs>
        <w:rPr>
          <w:del w:id="193" w:author="Stephan Müller" w:date="2019-07-17T22:55:00Z"/>
          <w:rFonts w:eastAsiaTheme="minorEastAsia"/>
          <w:smallCaps w:val="0"/>
          <w:noProof/>
          <w:sz w:val="24"/>
          <w:szCs w:val="24"/>
          <w:lang w:eastAsia="de-DE"/>
        </w:rPr>
      </w:pPr>
      <w:del w:id="194" w:author="Stephan Müller" w:date="2019-07-17T22:55:00Z">
        <w:r w:rsidDel="00C554AC">
          <w:rPr>
            <w:smallCaps w:val="0"/>
            <w:noProof/>
          </w:rPr>
          <w:fldChar w:fldCharType="begin"/>
        </w:r>
        <w:r w:rsidDel="00C554AC">
          <w:rPr>
            <w:noProof/>
          </w:rPr>
          <w:delInstrText xml:space="preserve"> HYPERLINK \l "_Toc12891935" </w:delInstrText>
        </w:r>
        <w:r w:rsidDel="00C554AC">
          <w:rPr>
            <w:smallCaps w:val="0"/>
            <w:noProof/>
          </w:rPr>
          <w:fldChar w:fldCharType="separate"/>
        </w:r>
      </w:del>
      <w:ins w:id="195" w:author="Stephan Müller" w:date="2019-07-17T22:56:00Z">
        <w:r>
          <w:rPr>
            <w:b/>
            <w:bCs/>
            <w:noProof/>
          </w:rPr>
          <w:t>Fehler! Linkreferenz ungültig.</w:t>
        </w:r>
      </w:ins>
      <w:del w:id="196" w:author="Stephan Müller" w:date="2019-07-17T22:55:00Z">
        <w:r w:rsidR="006F39A1" w:rsidRPr="001C685F" w:rsidDel="00C554AC">
          <w:rPr>
            <w:rStyle w:val="Hyperlink"/>
            <w:noProof/>
          </w:rPr>
          <w:delText>4.1.10 Einen Tweets unliken</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_Toc12891935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45</w:delText>
        </w:r>
        <w:r w:rsidR="006F39A1" w:rsidDel="00C554AC">
          <w:rPr>
            <w:smallCaps w:val="0"/>
            <w:noProof/>
            <w:webHidden/>
          </w:rPr>
          <w:fldChar w:fldCharType="end"/>
        </w:r>
        <w:r w:rsidDel="00C554AC">
          <w:rPr>
            <w:smallCaps w:val="0"/>
            <w:noProof/>
          </w:rPr>
          <w:fldChar w:fldCharType="end"/>
        </w:r>
      </w:del>
    </w:p>
    <w:p w14:paraId="3719C1DB" w14:textId="532026E0" w:rsidR="006F39A1" w:rsidDel="00C554AC" w:rsidRDefault="00C554AC">
      <w:pPr>
        <w:pStyle w:val="Verzeichnis3"/>
        <w:tabs>
          <w:tab w:val="right" w:leader="dot" w:pos="8494"/>
        </w:tabs>
        <w:rPr>
          <w:del w:id="197" w:author="Stephan Müller" w:date="2019-07-17T22:55:00Z"/>
          <w:rFonts w:eastAsiaTheme="minorEastAsia"/>
          <w:smallCaps w:val="0"/>
          <w:noProof/>
          <w:sz w:val="24"/>
          <w:szCs w:val="24"/>
          <w:lang w:eastAsia="de-DE"/>
        </w:rPr>
      </w:pPr>
      <w:del w:id="198" w:author="Stephan Müller" w:date="2019-07-17T22:55:00Z">
        <w:r w:rsidDel="00C554AC">
          <w:rPr>
            <w:smallCaps w:val="0"/>
            <w:noProof/>
          </w:rPr>
          <w:fldChar w:fldCharType="begin"/>
        </w:r>
        <w:r w:rsidDel="00C554AC">
          <w:rPr>
            <w:noProof/>
          </w:rPr>
          <w:delInstrText xml:space="preserve"> HYPERLINK \l "_Toc12891936" </w:delInstrText>
        </w:r>
        <w:r w:rsidDel="00C554AC">
          <w:rPr>
            <w:smallCaps w:val="0"/>
            <w:noProof/>
          </w:rPr>
          <w:fldChar w:fldCharType="separate"/>
        </w:r>
      </w:del>
      <w:ins w:id="199" w:author="Stephan Müller" w:date="2019-07-17T22:56:00Z">
        <w:r>
          <w:rPr>
            <w:b/>
            <w:bCs/>
            <w:noProof/>
          </w:rPr>
          <w:t>Fehler! Linkreferenz ungültig.</w:t>
        </w:r>
      </w:ins>
      <w:del w:id="200" w:author="Stephan Müller" w:date="2019-07-17T22:55:00Z">
        <w:r w:rsidR="006F39A1" w:rsidRPr="001C685F" w:rsidDel="00C554AC">
          <w:rPr>
            <w:rStyle w:val="Hyperlink"/>
            <w:noProof/>
          </w:rPr>
          <w:delText>4.1.11 User suchen</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_Toc12891936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46</w:delText>
        </w:r>
        <w:r w:rsidR="006F39A1" w:rsidDel="00C554AC">
          <w:rPr>
            <w:smallCaps w:val="0"/>
            <w:noProof/>
            <w:webHidden/>
          </w:rPr>
          <w:fldChar w:fldCharType="end"/>
        </w:r>
        <w:r w:rsidDel="00C554AC">
          <w:rPr>
            <w:smallCaps w:val="0"/>
            <w:noProof/>
          </w:rPr>
          <w:fldChar w:fldCharType="end"/>
        </w:r>
      </w:del>
    </w:p>
    <w:p w14:paraId="722ED1FC" w14:textId="387ECBE5" w:rsidR="006F39A1" w:rsidDel="00C554AC" w:rsidRDefault="00C554AC">
      <w:pPr>
        <w:pStyle w:val="Verzeichnis3"/>
        <w:tabs>
          <w:tab w:val="right" w:leader="dot" w:pos="8494"/>
        </w:tabs>
        <w:rPr>
          <w:del w:id="201" w:author="Stephan Müller" w:date="2019-07-17T22:55:00Z"/>
          <w:rFonts w:eastAsiaTheme="minorEastAsia"/>
          <w:smallCaps w:val="0"/>
          <w:noProof/>
          <w:sz w:val="24"/>
          <w:szCs w:val="24"/>
          <w:lang w:eastAsia="de-DE"/>
        </w:rPr>
      </w:pPr>
      <w:del w:id="202" w:author="Stephan Müller" w:date="2019-07-17T22:55:00Z">
        <w:r w:rsidDel="00C554AC">
          <w:rPr>
            <w:smallCaps w:val="0"/>
            <w:noProof/>
          </w:rPr>
          <w:fldChar w:fldCharType="begin"/>
        </w:r>
        <w:r w:rsidDel="00C554AC">
          <w:rPr>
            <w:noProof/>
          </w:rPr>
          <w:delInstrText xml:space="preserve"> HYPERLINK \l "_Toc12891937" </w:delInstrText>
        </w:r>
        <w:r w:rsidDel="00C554AC">
          <w:rPr>
            <w:smallCaps w:val="0"/>
            <w:noProof/>
          </w:rPr>
          <w:fldChar w:fldCharType="separate"/>
        </w:r>
      </w:del>
      <w:ins w:id="203" w:author="Stephan Müller" w:date="2019-07-17T22:56:00Z">
        <w:r>
          <w:rPr>
            <w:b/>
            <w:bCs/>
            <w:noProof/>
          </w:rPr>
          <w:t>Fehler! Linkreferenz ungültig.</w:t>
        </w:r>
      </w:ins>
      <w:del w:id="204" w:author="Stephan Müller" w:date="2019-07-17T22:55:00Z">
        <w:r w:rsidR="006F39A1" w:rsidRPr="001C685F" w:rsidDel="00C554AC">
          <w:rPr>
            <w:rStyle w:val="Hyperlink"/>
            <w:noProof/>
          </w:rPr>
          <w:delText>4.1.12 User folgen</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_Toc12891937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46</w:delText>
        </w:r>
        <w:r w:rsidR="006F39A1" w:rsidDel="00C554AC">
          <w:rPr>
            <w:smallCaps w:val="0"/>
            <w:noProof/>
            <w:webHidden/>
          </w:rPr>
          <w:fldChar w:fldCharType="end"/>
        </w:r>
        <w:r w:rsidDel="00C554AC">
          <w:rPr>
            <w:smallCaps w:val="0"/>
            <w:noProof/>
          </w:rPr>
          <w:fldChar w:fldCharType="end"/>
        </w:r>
      </w:del>
    </w:p>
    <w:p w14:paraId="093AB22D" w14:textId="6804C651" w:rsidR="006F39A1" w:rsidDel="00C554AC" w:rsidRDefault="00C554AC">
      <w:pPr>
        <w:pStyle w:val="Verzeichnis3"/>
        <w:tabs>
          <w:tab w:val="right" w:leader="dot" w:pos="8494"/>
        </w:tabs>
        <w:rPr>
          <w:del w:id="205" w:author="Stephan Müller" w:date="2019-07-17T22:55:00Z"/>
          <w:rFonts w:eastAsiaTheme="minorEastAsia"/>
          <w:smallCaps w:val="0"/>
          <w:noProof/>
          <w:sz w:val="24"/>
          <w:szCs w:val="24"/>
          <w:lang w:eastAsia="de-DE"/>
        </w:rPr>
      </w:pPr>
      <w:del w:id="206" w:author="Stephan Müller" w:date="2019-07-17T22:55:00Z">
        <w:r w:rsidDel="00C554AC">
          <w:rPr>
            <w:smallCaps w:val="0"/>
            <w:noProof/>
          </w:rPr>
          <w:fldChar w:fldCharType="begin"/>
        </w:r>
        <w:r w:rsidDel="00C554AC">
          <w:rPr>
            <w:noProof/>
          </w:rPr>
          <w:delInstrText xml:space="preserve"> HYPERLINK \l "_Toc12891938" </w:delInstrText>
        </w:r>
        <w:r w:rsidDel="00C554AC">
          <w:rPr>
            <w:smallCaps w:val="0"/>
            <w:noProof/>
          </w:rPr>
          <w:fldChar w:fldCharType="separate"/>
        </w:r>
      </w:del>
      <w:ins w:id="207" w:author="Stephan Müller" w:date="2019-07-17T22:56:00Z">
        <w:r>
          <w:rPr>
            <w:b/>
            <w:bCs/>
            <w:noProof/>
          </w:rPr>
          <w:t>Fehler! Linkreferenz ungültig.</w:t>
        </w:r>
      </w:ins>
      <w:del w:id="208" w:author="Stephan Müller" w:date="2019-07-17T22:55:00Z">
        <w:r w:rsidR="006F39A1" w:rsidRPr="001C685F" w:rsidDel="00C554AC">
          <w:rPr>
            <w:rStyle w:val="Hyperlink"/>
            <w:noProof/>
          </w:rPr>
          <w:delText>4.1.13 Follower anzeigen</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_Toc12891938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46</w:delText>
        </w:r>
        <w:r w:rsidR="006F39A1" w:rsidDel="00C554AC">
          <w:rPr>
            <w:smallCaps w:val="0"/>
            <w:noProof/>
            <w:webHidden/>
          </w:rPr>
          <w:fldChar w:fldCharType="end"/>
        </w:r>
        <w:r w:rsidDel="00C554AC">
          <w:rPr>
            <w:smallCaps w:val="0"/>
            <w:noProof/>
          </w:rPr>
          <w:fldChar w:fldCharType="end"/>
        </w:r>
      </w:del>
    </w:p>
    <w:p w14:paraId="2BD2251E" w14:textId="1918AE2A" w:rsidR="006F39A1" w:rsidDel="00C554AC" w:rsidRDefault="00C554AC">
      <w:pPr>
        <w:pStyle w:val="Verzeichnis3"/>
        <w:tabs>
          <w:tab w:val="right" w:leader="dot" w:pos="8494"/>
        </w:tabs>
        <w:rPr>
          <w:del w:id="209" w:author="Stephan Müller" w:date="2019-07-17T22:55:00Z"/>
          <w:rFonts w:eastAsiaTheme="minorEastAsia"/>
          <w:smallCaps w:val="0"/>
          <w:noProof/>
          <w:sz w:val="24"/>
          <w:szCs w:val="24"/>
          <w:lang w:eastAsia="de-DE"/>
        </w:rPr>
      </w:pPr>
      <w:del w:id="210" w:author="Stephan Müller" w:date="2019-07-17T22:55:00Z">
        <w:r w:rsidDel="00C554AC">
          <w:rPr>
            <w:smallCaps w:val="0"/>
            <w:noProof/>
          </w:rPr>
          <w:fldChar w:fldCharType="begin"/>
        </w:r>
        <w:r w:rsidDel="00C554AC">
          <w:rPr>
            <w:noProof/>
          </w:rPr>
          <w:delInstrText xml:space="preserve"> HYPERLINK \l "_Toc12891939" </w:delInstrText>
        </w:r>
        <w:r w:rsidDel="00C554AC">
          <w:rPr>
            <w:smallCaps w:val="0"/>
            <w:noProof/>
          </w:rPr>
          <w:fldChar w:fldCharType="separate"/>
        </w:r>
      </w:del>
      <w:ins w:id="211" w:author="Stephan Müller" w:date="2019-07-17T22:56:00Z">
        <w:r>
          <w:rPr>
            <w:b/>
            <w:bCs/>
            <w:noProof/>
          </w:rPr>
          <w:t>Fehler! Linkreferenz ungültig.</w:t>
        </w:r>
      </w:ins>
      <w:del w:id="212" w:author="Stephan Müller" w:date="2019-07-17T22:55:00Z">
        <w:r w:rsidR="006F39A1" w:rsidRPr="001C685F" w:rsidDel="00C554AC">
          <w:rPr>
            <w:rStyle w:val="Hyperlink"/>
            <w:noProof/>
          </w:rPr>
          <w:delText>4.1.14 Einen User unfollowen</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_Toc12891939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46</w:delText>
        </w:r>
        <w:r w:rsidR="006F39A1" w:rsidDel="00C554AC">
          <w:rPr>
            <w:smallCaps w:val="0"/>
            <w:noProof/>
            <w:webHidden/>
          </w:rPr>
          <w:fldChar w:fldCharType="end"/>
        </w:r>
        <w:r w:rsidDel="00C554AC">
          <w:rPr>
            <w:smallCaps w:val="0"/>
            <w:noProof/>
          </w:rPr>
          <w:fldChar w:fldCharType="end"/>
        </w:r>
      </w:del>
    </w:p>
    <w:p w14:paraId="37E6AF4A" w14:textId="042F043A" w:rsidR="006F39A1" w:rsidDel="00C554AC" w:rsidRDefault="00C554AC">
      <w:pPr>
        <w:pStyle w:val="Verzeichnis2"/>
        <w:rPr>
          <w:del w:id="213" w:author="Stephan Müller" w:date="2019-07-17T22:55:00Z"/>
          <w:rFonts w:eastAsiaTheme="minorEastAsia"/>
          <w:b w:val="0"/>
          <w:bCs w:val="0"/>
          <w:smallCaps w:val="0"/>
          <w:noProof/>
          <w:sz w:val="24"/>
          <w:szCs w:val="24"/>
          <w:lang w:eastAsia="de-DE"/>
        </w:rPr>
      </w:pPr>
      <w:del w:id="214" w:author="Stephan Müller" w:date="2019-07-17T22:55:00Z">
        <w:r w:rsidDel="00C554AC">
          <w:rPr>
            <w:b w:val="0"/>
            <w:bCs w:val="0"/>
            <w:smallCaps w:val="0"/>
            <w:noProof/>
          </w:rPr>
          <w:fldChar w:fldCharType="begin"/>
        </w:r>
        <w:r w:rsidDel="00C554AC">
          <w:rPr>
            <w:noProof/>
          </w:rPr>
          <w:delInstrText xml:space="preserve"> HYPERLINK \l "_Toc12891940" </w:delInstrText>
        </w:r>
        <w:r w:rsidDel="00C554AC">
          <w:rPr>
            <w:b w:val="0"/>
            <w:bCs w:val="0"/>
            <w:smallCaps w:val="0"/>
            <w:noProof/>
          </w:rPr>
          <w:fldChar w:fldCharType="separate"/>
        </w:r>
      </w:del>
      <w:ins w:id="215" w:author="Stephan Müller" w:date="2019-07-17T22:56:00Z">
        <w:r>
          <w:rPr>
            <w:b w:val="0"/>
            <w:bCs w:val="0"/>
            <w:noProof/>
          </w:rPr>
          <w:t>Fehler! Linkreferenz ungültig.</w:t>
        </w:r>
      </w:ins>
      <w:del w:id="216" w:author="Stephan Müller" w:date="2019-07-17T22:55:00Z">
        <w:r w:rsidR="006F39A1" w:rsidRPr="001C685F" w:rsidDel="00C554AC">
          <w:rPr>
            <w:rStyle w:val="Hyperlink"/>
            <w:noProof/>
          </w:rPr>
          <w:delText>4.2 Technischer Hintergrund</w:delText>
        </w:r>
        <w:r w:rsidR="006F39A1" w:rsidDel="00C554AC">
          <w:rPr>
            <w:noProof/>
            <w:webHidden/>
          </w:rPr>
          <w:tab/>
        </w:r>
        <w:r w:rsidR="006F39A1" w:rsidDel="00C554AC">
          <w:rPr>
            <w:b w:val="0"/>
            <w:bCs w:val="0"/>
            <w:smallCaps w:val="0"/>
            <w:noProof/>
            <w:webHidden/>
          </w:rPr>
          <w:fldChar w:fldCharType="begin"/>
        </w:r>
        <w:r w:rsidR="006F39A1" w:rsidDel="00C554AC">
          <w:rPr>
            <w:noProof/>
            <w:webHidden/>
          </w:rPr>
          <w:delInstrText xml:space="preserve"> PAGEREF _Toc12891940 \h </w:delInstrText>
        </w:r>
        <w:r w:rsidR="006F39A1" w:rsidDel="00C554AC">
          <w:rPr>
            <w:b w:val="0"/>
            <w:bCs w:val="0"/>
            <w:smallCaps w:val="0"/>
            <w:noProof/>
            <w:webHidden/>
          </w:rPr>
        </w:r>
        <w:r w:rsidR="006F39A1" w:rsidDel="00C554AC">
          <w:rPr>
            <w:b w:val="0"/>
            <w:bCs w:val="0"/>
            <w:smallCaps w:val="0"/>
            <w:noProof/>
            <w:webHidden/>
          </w:rPr>
          <w:fldChar w:fldCharType="separate"/>
        </w:r>
        <w:r w:rsidR="006F39A1" w:rsidDel="00C554AC">
          <w:rPr>
            <w:noProof/>
            <w:webHidden/>
          </w:rPr>
          <w:delText>46</w:delText>
        </w:r>
        <w:r w:rsidR="006F39A1" w:rsidDel="00C554AC">
          <w:rPr>
            <w:b w:val="0"/>
            <w:bCs w:val="0"/>
            <w:smallCaps w:val="0"/>
            <w:noProof/>
            <w:webHidden/>
          </w:rPr>
          <w:fldChar w:fldCharType="end"/>
        </w:r>
        <w:r w:rsidDel="00C554AC">
          <w:rPr>
            <w:b w:val="0"/>
            <w:bCs w:val="0"/>
            <w:smallCaps w:val="0"/>
            <w:noProof/>
          </w:rPr>
          <w:fldChar w:fldCharType="end"/>
        </w:r>
      </w:del>
    </w:p>
    <w:p w14:paraId="27DF76FC" w14:textId="1B3B31E9" w:rsidR="006F39A1" w:rsidDel="00C554AC" w:rsidRDefault="00C554AC">
      <w:pPr>
        <w:pStyle w:val="Verzeichnis2"/>
        <w:rPr>
          <w:del w:id="217" w:author="Stephan Müller" w:date="2019-07-17T22:55:00Z"/>
          <w:rFonts w:eastAsiaTheme="minorEastAsia"/>
          <w:b w:val="0"/>
          <w:bCs w:val="0"/>
          <w:smallCaps w:val="0"/>
          <w:noProof/>
          <w:sz w:val="24"/>
          <w:szCs w:val="24"/>
          <w:lang w:eastAsia="de-DE"/>
        </w:rPr>
      </w:pPr>
      <w:del w:id="218" w:author="Stephan Müller" w:date="2019-07-17T22:55:00Z">
        <w:r w:rsidDel="00C554AC">
          <w:rPr>
            <w:b w:val="0"/>
            <w:bCs w:val="0"/>
            <w:smallCaps w:val="0"/>
            <w:noProof/>
          </w:rPr>
          <w:fldChar w:fldCharType="begin"/>
        </w:r>
        <w:r w:rsidDel="00C554AC">
          <w:rPr>
            <w:noProof/>
          </w:rPr>
          <w:delInstrText xml:space="preserve"> HYPERLINK \l "_Toc12891941" </w:delInstrText>
        </w:r>
        <w:r w:rsidDel="00C554AC">
          <w:rPr>
            <w:b w:val="0"/>
            <w:bCs w:val="0"/>
            <w:smallCaps w:val="0"/>
            <w:noProof/>
          </w:rPr>
          <w:fldChar w:fldCharType="separate"/>
        </w:r>
      </w:del>
      <w:ins w:id="219" w:author="Stephan Müller" w:date="2019-07-17T22:56:00Z">
        <w:r>
          <w:rPr>
            <w:b w:val="0"/>
            <w:bCs w:val="0"/>
            <w:noProof/>
          </w:rPr>
          <w:t>Fehler! Linkreferenz ungültig.</w:t>
        </w:r>
      </w:ins>
      <w:del w:id="220" w:author="Stephan Müller" w:date="2019-07-17T22:55:00Z">
        <w:r w:rsidR="006F39A1" w:rsidRPr="001C685F" w:rsidDel="00C554AC">
          <w:rPr>
            <w:rStyle w:val="Hyperlink"/>
            <w:noProof/>
          </w:rPr>
          <w:delText>4.3 Vorstellung der Features</w:delText>
        </w:r>
        <w:r w:rsidR="006F39A1" w:rsidDel="00C554AC">
          <w:rPr>
            <w:noProof/>
            <w:webHidden/>
          </w:rPr>
          <w:tab/>
        </w:r>
        <w:r w:rsidR="006F39A1" w:rsidDel="00C554AC">
          <w:rPr>
            <w:b w:val="0"/>
            <w:bCs w:val="0"/>
            <w:smallCaps w:val="0"/>
            <w:noProof/>
            <w:webHidden/>
          </w:rPr>
          <w:fldChar w:fldCharType="begin"/>
        </w:r>
        <w:r w:rsidR="006F39A1" w:rsidDel="00C554AC">
          <w:rPr>
            <w:noProof/>
            <w:webHidden/>
          </w:rPr>
          <w:delInstrText xml:space="preserve"> PAGEREF _Toc12891941 \h </w:delInstrText>
        </w:r>
        <w:r w:rsidR="006F39A1" w:rsidDel="00C554AC">
          <w:rPr>
            <w:b w:val="0"/>
            <w:bCs w:val="0"/>
            <w:smallCaps w:val="0"/>
            <w:noProof/>
            <w:webHidden/>
          </w:rPr>
        </w:r>
        <w:r w:rsidR="006F39A1" w:rsidDel="00C554AC">
          <w:rPr>
            <w:b w:val="0"/>
            <w:bCs w:val="0"/>
            <w:smallCaps w:val="0"/>
            <w:noProof/>
            <w:webHidden/>
          </w:rPr>
          <w:fldChar w:fldCharType="separate"/>
        </w:r>
        <w:r w:rsidR="006F39A1" w:rsidDel="00C554AC">
          <w:rPr>
            <w:noProof/>
            <w:webHidden/>
          </w:rPr>
          <w:delText>47</w:delText>
        </w:r>
        <w:r w:rsidR="006F39A1" w:rsidDel="00C554AC">
          <w:rPr>
            <w:b w:val="0"/>
            <w:bCs w:val="0"/>
            <w:smallCaps w:val="0"/>
            <w:noProof/>
            <w:webHidden/>
          </w:rPr>
          <w:fldChar w:fldCharType="end"/>
        </w:r>
        <w:r w:rsidDel="00C554AC">
          <w:rPr>
            <w:b w:val="0"/>
            <w:bCs w:val="0"/>
            <w:smallCaps w:val="0"/>
            <w:noProof/>
          </w:rPr>
          <w:fldChar w:fldCharType="end"/>
        </w:r>
      </w:del>
    </w:p>
    <w:p w14:paraId="42E477DD" w14:textId="3374F389" w:rsidR="006F39A1" w:rsidDel="00C554AC" w:rsidRDefault="00C554AC">
      <w:pPr>
        <w:pStyle w:val="Verzeichnis3"/>
        <w:tabs>
          <w:tab w:val="right" w:leader="dot" w:pos="8494"/>
        </w:tabs>
        <w:rPr>
          <w:del w:id="221" w:author="Stephan Müller" w:date="2019-07-17T22:55:00Z"/>
          <w:rFonts w:eastAsiaTheme="minorEastAsia"/>
          <w:smallCaps w:val="0"/>
          <w:noProof/>
          <w:sz w:val="24"/>
          <w:szCs w:val="24"/>
          <w:lang w:eastAsia="de-DE"/>
        </w:rPr>
      </w:pPr>
      <w:del w:id="222" w:author="Stephan Müller" w:date="2019-07-17T22:55:00Z">
        <w:r w:rsidDel="00C554AC">
          <w:rPr>
            <w:smallCaps w:val="0"/>
            <w:noProof/>
          </w:rPr>
          <w:fldChar w:fldCharType="begin"/>
        </w:r>
        <w:r w:rsidDel="00C554AC">
          <w:rPr>
            <w:noProof/>
          </w:rPr>
          <w:delInstrText xml:space="preserve"> HYPERLINK \l "_Toc12891942" </w:delInstrText>
        </w:r>
        <w:r w:rsidDel="00C554AC">
          <w:rPr>
            <w:smallCaps w:val="0"/>
            <w:noProof/>
          </w:rPr>
          <w:fldChar w:fldCharType="separate"/>
        </w:r>
      </w:del>
      <w:ins w:id="223" w:author="Stephan Müller" w:date="2019-07-17T22:56:00Z">
        <w:r>
          <w:rPr>
            <w:b/>
            <w:bCs/>
            <w:noProof/>
          </w:rPr>
          <w:t>Fehler! Linkreferenz ungültig.</w:t>
        </w:r>
      </w:ins>
      <w:del w:id="224" w:author="Stephan Müller" w:date="2019-07-17T22:55:00Z">
        <w:r w:rsidR="006F39A1" w:rsidRPr="001C685F" w:rsidDel="00C554AC">
          <w:rPr>
            <w:rStyle w:val="Hyperlink"/>
            <w:noProof/>
          </w:rPr>
          <w:delText>4.3.1 Erklärung der Feature- Datei</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_Toc12891942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47</w:delText>
        </w:r>
        <w:r w:rsidR="006F39A1" w:rsidDel="00C554AC">
          <w:rPr>
            <w:smallCaps w:val="0"/>
            <w:noProof/>
            <w:webHidden/>
          </w:rPr>
          <w:fldChar w:fldCharType="end"/>
        </w:r>
        <w:r w:rsidDel="00C554AC">
          <w:rPr>
            <w:smallCaps w:val="0"/>
            <w:noProof/>
          </w:rPr>
          <w:fldChar w:fldCharType="end"/>
        </w:r>
      </w:del>
    </w:p>
    <w:p w14:paraId="51D73CB7" w14:textId="7285E124" w:rsidR="006F39A1" w:rsidDel="00C554AC" w:rsidRDefault="00C554AC">
      <w:pPr>
        <w:pStyle w:val="Verzeichnis3"/>
        <w:tabs>
          <w:tab w:val="right" w:leader="dot" w:pos="8494"/>
        </w:tabs>
        <w:rPr>
          <w:del w:id="225" w:author="Stephan Müller" w:date="2019-07-17T22:55:00Z"/>
          <w:rFonts w:eastAsiaTheme="minorEastAsia"/>
          <w:smallCaps w:val="0"/>
          <w:noProof/>
          <w:sz w:val="24"/>
          <w:szCs w:val="24"/>
          <w:lang w:eastAsia="de-DE"/>
        </w:rPr>
      </w:pPr>
      <w:del w:id="226" w:author="Stephan Müller" w:date="2019-07-17T22:55:00Z">
        <w:r w:rsidDel="00C554AC">
          <w:rPr>
            <w:smallCaps w:val="0"/>
            <w:noProof/>
          </w:rPr>
          <w:fldChar w:fldCharType="begin"/>
        </w:r>
        <w:r w:rsidDel="00C554AC">
          <w:rPr>
            <w:noProof/>
          </w:rPr>
          <w:delInstrText xml:space="preserve"> HYPERLINK \l "_Toc12891943" </w:delInstrText>
        </w:r>
        <w:r w:rsidDel="00C554AC">
          <w:rPr>
            <w:smallCaps w:val="0"/>
            <w:noProof/>
          </w:rPr>
          <w:fldChar w:fldCharType="separate"/>
        </w:r>
      </w:del>
      <w:ins w:id="227" w:author="Stephan Müller" w:date="2019-07-17T22:56:00Z">
        <w:r>
          <w:rPr>
            <w:b/>
            <w:bCs/>
            <w:noProof/>
          </w:rPr>
          <w:t>Fehler! Linkreferenz ungültig.</w:t>
        </w:r>
      </w:ins>
      <w:del w:id="228" w:author="Stephan Müller" w:date="2019-07-17T22:55:00Z">
        <w:r w:rsidR="006F39A1" w:rsidRPr="001C685F" w:rsidDel="00C554AC">
          <w:rPr>
            <w:rStyle w:val="Hyperlink"/>
            <w:noProof/>
          </w:rPr>
          <w:delText>4.3.2 Technische Features</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_Toc12891943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47</w:delText>
        </w:r>
        <w:r w:rsidR="006F39A1" w:rsidDel="00C554AC">
          <w:rPr>
            <w:smallCaps w:val="0"/>
            <w:noProof/>
            <w:webHidden/>
          </w:rPr>
          <w:fldChar w:fldCharType="end"/>
        </w:r>
        <w:r w:rsidDel="00C554AC">
          <w:rPr>
            <w:smallCaps w:val="0"/>
            <w:noProof/>
          </w:rPr>
          <w:fldChar w:fldCharType="end"/>
        </w:r>
      </w:del>
    </w:p>
    <w:p w14:paraId="494113BE" w14:textId="487B69E4" w:rsidR="006F39A1" w:rsidDel="00C554AC" w:rsidRDefault="00C554AC">
      <w:pPr>
        <w:pStyle w:val="Verzeichnis3"/>
        <w:tabs>
          <w:tab w:val="right" w:leader="dot" w:pos="8494"/>
        </w:tabs>
        <w:rPr>
          <w:del w:id="229" w:author="Stephan Müller" w:date="2019-07-17T22:55:00Z"/>
          <w:rFonts w:eastAsiaTheme="minorEastAsia"/>
          <w:smallCaps w:val="0"/>
          <w:noProof/>
          <w:sz w:val="24"/>
          <w:szCs w:val="24"/>
          <w:lang w:eastAsia="de-DE"/>
        </w:rPr>
      </w:pPr>
      <w:del w:id="230" w:author="Stephan Müller" w:date="2019-07-17T22:55:00Z">
        <w:r w:rsidDel="00C554AC">
          <w:rPr>
            <w:smallCaps w:val="0"/>
            <w:noProof/>
          </w:rPr>
          <w:fldChar w:fldCharType="begin"/>
        </w:r>
        <w:r w:rsidDel="00C554AC">
          <w:rPr>
            <w:noProof/>
          </w:rPr>
          <w:delInstrText xml:space="preserve"> HYPERLINK \l "_Toc12891944" </w:delInstrText>
        </w:r>
        <w:r w:rsidDel="00C554AC">
          <w:rPr>
            <w:smallCaps w:val="0"/>
            <w:noProof/>
          </w:rPr>
          <w:fldChar w:fldCharType="separate"/>
        </w:r>
      </w:del>
      <w:ins w:id="231" w:author="Stephan Müller" w:date="2019-07-17T22:56:00Z">
        <w:r>
          <w:rPr>
            <w:b/>
            <w:bCs/>
            <w:noProof/>
          </w:rPr>
          <w:t>Fehler! Linkreferenz ungültig.</w:t>
        </w:r>
      </w:ins>
      <w:del w:id="232" w:author="Stephan Müller" w:date="2019-07-17T22:55:00Z">
        <w:r w:rsidR="006F39A1" w:rsidRPr="001C685F" w:rsidDel="00C554AC">
          <w:rPr>
            <w:rStyle w:val="Hyperlink"/>
            <w:noProof/>
          </w:rPr>
          <w:delText>4.3.3 „Source of truth“</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_Toc12891944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48</w:delText>
        </w:r>
        <w:r w:rsidR="006F39A1" w:rsidDel="00C554AC">
          <w:rPr>
            <w:smallCaps w:val="0"/>
            <w:noProof/>
            <w:webHidden/>
          </w:rPr>
          <w:fldChar w:fldCharType="end"/>
        </w:r>
        <w:r w:rsidDel="00C554AC">
          <w:rPr>
            <w:smallCaps w:val="0"/>
            <w:noProof/>
          </w:rPr>
          <w:fldChar w:fldCharType="end"/>
        </w:r>
      </w:del>
    </w:p>
    <w:p w14:paraId="609F4301" w14:textId="54459F62" w:rsidR="006F39A1" w:rsidDel="00C554AC" w:rsidRDefault="00C554AC">
      <w:pPr>
        <w:pStyle w:val="Verzeichnis3"/>
        <w:tabs>
          <w:tab w:val="right" w:leader="dot" w:pos="8494"/>
        </w:tabs>
        <w:rPr>
          <w:del w:id="233" w:author="Stephan Müller" w:date="2019-07-17T22:55:00Z"/>
          <w:rFonts w:eastAsiaTheme="minorEastAsia"/>
          <w:smallCaps w:val="0"/>
          <w:noProof/>
          <w:sz w:val="24"/>
          <w:szCs w:val="24"/>
          <w:lang w:eastAsia="de-DE"/>
        </w:rPr>
      </w:pPr>
      <w:del w:id="234" w:author="Stephan Müller" w:date="2019-07-17T22:55:00Z">
        <w:r w:rsidDel="00C554AC">
          <w:rPr>
            <w:smallCaps w:val="0"/>
            <w:noProof/>
          </w:rPr>
          <w:fldChar w:fldCharType="begin"/>
        </w:r>
        <w:r w:rsidDel="00C554AC">
          <w:rPr>
            <w:noProof/>
          </w:rPr>
          <w:delInstrText xml:space="preserve"> HYPERLINK \l "_Toc12891945" </w:delInstrText>
        </w:r>
        <w:r w:rsidDel="00C554AC">
          <w:rPr>
            <w:smallCaps w:val="0"/>
            <w:noProof/>
          </w:rPr>
          <w:fldChar w:fldCharType="separate"/>
        </w:r>
      </w:del>
      <w:ins w:id="235" w:author="Stephan Müller" w:date="2019-07-17T22:56:00Z">
        <w:r>
          <w:rPr>
            <w:b/>
            <w:bCs/>
            <w:noProof/>
          </w:rPr>
          <w:t>Fehler! Linkreferenz ungültig.</w:t>
        </w:r>
      </w:ins>
      <w:del w:id="236" w:author="Stephan Müller" w:date="2019-07-17T22:55:00Z">
        <w:r w:rsidR="006F39A1" w:rsidRPr="001C685F" w:rsidDel="00C554AC">
          <w:rPr>
            <w:rStyle w:val="Hyperlink"/>
            <w:noProof/>
          </w:rPr>
          <w:delText>4.3.4 Überprüfung der Schnittstelle</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_Toc12891945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48</w:delText>
        </w:r>
        <w:r w:rsidR="006F39A1" w:rsidDel="00C554AC">
          <w:rPr>
            <w:smallCaps w:val="0"/>
            <w:noProof/>
            <w:webHidden/>
          </w:rPr>
          <w:fldChar w:fldCharType="end"/>
        </w:r>
        <w:r w:rsidDel="00C554AC">
          <w:rPr>
            <w:smallCaps w:val="0"/>
            <w:noProof/>
          </w:rPr>
          <w:fldChar w:fldCharType="end"/>
        </w:r>
      </w:del>
    </w:p>
    <w:p w14:paraId="58DA552E" w14:textId="3FA358A4" w:rsidR="006F39A1" w:rsidDel="00C554AC" w:rsidRDefault="00C554AC">
      <w:pPr>
        <w:pStyle w:val="Verzeichnis3"/>
        <w:tabs>
          <w:tab w:val="right" w:leader="dot" w:pos="8494"/>
        </w:tabs>
        <w:rPr>
          <w:del w:id="237" w:author="Stephan Müller" w:date="2019-07-17T22:55:00Z"/>
          <w:rFonts w:eastAsiaTheme="minorEastAsia"/>
          <w:smallCaps w:val="0"/>
          <w:noProof/>
          <w:sz w:val="24"/>
          <w:szCs w:val="24"/>
          <w:lang w:eastAsia="de-DE"/>
        </w:rPr>
      </w:pPr>
      <w:del w:id="238" w:author="Stephan Müller" w:date="2019-07-17T22:55:00Z">
        <w:r w:rsidDel="00C554AC">
          <w:rPr>
            <w:smallCaps w:val="0"/>
            <w:noProof/>
          </w:rPr>
          <w:fldChar w:fldCharType="begin"/>
        </w:r>
        <w:r w:rsidDel="00C554AC">
          <w:rPr>
            <w:noProof/>
          </w:rPr>
          <w:delInstrText xml:space="preserve"> HYPERLINK \l "_Toc12891946" </w:delInstrText>
        </w:r>
        <w:r w:rsidDel="00C554AC">
          <w:rPr>
            <w:smallCaps w:val="0"/>
            <w:noProof/>
          </w:rPr>
          <w:fldChar w:fldCharType="separate"/>
        </w:r>
      </w:del>
      <w:ins w:id="239" w:author="Stephan Müller" w:date="2019-07-17T22:56:00Z">
        <w:r>
          <w:rPr>
            <w:b/>
            <w:bCs/>
            <w:noProof/>
          </w:rPr>
          <w:t>Fehler! Linkreferenz ungültig.</w:t>
        </w:r>
      </w:ins>
      <w:del w:id="240" w:author="Stephan Müller" w:date="2019-07-17T22:55:00Z">
        <w:r w:rsidR="006F39A1" w:rsidRPr="001C685F" w:rsidDel="00C554AC">
          <w:rPr>
            <w:rStyle w:val="Hyperlink"/>
            <w:noProof/>
          </w:rPr>
          <w:delText>4.3.5 Authentication Token</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_Toc12891946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49</w:delText>
        </w:r>
        <w:r w:rsidR="006F39A1" w:rsidDel="00C554AC">
          <w:rPr>
            <w:smallCaps w:val="0"/>
            <w:noProof/>
            <w:webHidden/>
          </w:rPr>
          <w:fldChar w:fldCharType="end"/>
        </w:r>
        <w:r w:rsidDel="00C554AC">
          <w:rPr>
            <w:smallCaps w:val="0"/>
            <w:noProof/>
          </w:rPr>
          <w:fldChar w:fldCharType="end"/>
        </w:r>
      </w:del>
    </w:p>
    <w:p w14:paraId="4B029B0E" w14:textId="3D356A61" w:rsidR="006F39A1" w:rsidDel="00C554AC" w:rsidRDefault="00C554AC">
      <w:pPr>
        <w:pStyle w:val="Verzeichnis3"/>
        <w:tabs>
          <w:tab w:val="right" w:leader="dot" w:pos="8494"/>
        </w:tabs>
        <w:rPr>
          <w:del w:id="241" w:author="Stephan Müller" w:date="2019-07-17T22:55:00Z"/>
          <w:rFonts w:eastAsiaTheme="minorEastAsia"/>
          <w:smallCaps w:val="0"/>
          <w:noProof/>
          <w:sz w:val="24"/>
          <w:szCs w:val="24"/>
          <w:lang w:eastAsia="de-DE"/>
        </w:rPr>
      </w:pPr>
      <w:del w:id="242" w:author="Stephan Müller" w:date="2019-07-17T22:55:00Z">
        <w:r w:rsidDel="00C554AC">
          <w:rPr>
            <w:smallCaps w:val="0"/>
            <w:noProof/>
          </w:rPr>
          <w:fldChar w:fldCharType="begin"/>
        </w:r>
        <w:r w:rsidDel="00C554AC">
          <w:rPr>
            <w:noProof/>
          </w:rPr>
          <w:delInstrText xml:space="preserve"> HYPERLINK \l "_Toc12891947" </w:delInstrText>
        </w:r>
        <w:r w:rsidDel="00C554AC">
          <w:rPr>
            <w:smallCaps w:val="0"/>
            <w:noProof/>
          </w:rPr>
          <w:fldChar w:fldCharType="separate"/>
        </w:r>
      </w:del>
      <w:ins w:id="243" w:author="Stephan Müller" w:date="2019-07-17T22:56:00Z">
        <w:r>
          <w:rPr>
            <w:b/>
            <w:bCs/>
            <w:noProof/>
          </w:rPr>
          <w:t>Fehler! Linkreferenz ungültig.</w:t>
        </w:r>
      </w:ins>
      <w:del w:id="244" w:author="Stephan Müller" w:date="2019-07-17T22:55:00Z">
        <w:r w:rsidR="006F39A1" w:rsidRPr="001C685F" w:rsidDel="00C554AC">
          <w:rPr>
            <w:rStyle w:val="Hyperlink"/>
            <w:noProof/>
          </w:rPr>
          <w:delText>4.3.6 Arten der JSON Beschreibung</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_Toc12891947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50</w:delText>
        </w:r>
        <w:r w:rsidR="006F39A1" w:rsidDel="00C554AC">
          <w:rPr>
            <w:smallCaps w:val="0"/>
            <w:noProof/>
            <w:webHidden/>
          </w:rPr>
          <w:fldChar w:fldCharType="end"/>
        </w:r>
        <w:r w:rsidDel="00C554AC">
          <w:rPr>
            <w:smallCaps w:val="0"/>
            <w:noProof/>
          </w:rPr>
          <w:fldChar w:fldCharType="end"/>
        </w:r>
      </w:del>
    </w:p>
    <w:p w14:paraId="3E033DA8" w14:textId="19098063" w:rsidR="006F39A1" w:rsidDel="00C554AC" w:rsidRDefault="00C554AC">
      <w:pPr>
        <w:pStyle w:val="Verzeichnis3"/>
        <w:tabs>
          <w:tab w:val="right" w:leader="dot" w:pos="8494"/>
        </w:tabs>
        <w:rPr>
          <w:del w:id="245" w:author="Stephan Müller" w:date="2019-07-17T22:55:00Z"/>
          <w:rFonts w:eastAsiaTheme="minorEastAsia"/>
          <w:smallCaps w:val="0"/>
          <w:noProof/>
          <w:sz w:val="24"/>
          <w:szCs w:val="24"/>
          <w:lang w:eastAsia="de-DE"/>
        </w:rPr>
      </w:pPr>
      <w:del w:id="246" w:author="Stephan Müller" w:date="2019-07-17T22:55:00Z">
        <w:r w:rsidDel="00C554AC">
          <w:rPr>
            <w:smallCaps w:val="0"/>
            <w:noProof/>
          </w:rPr>
          <w:fldChar w:fldCharType="begin"/>
        </w:r>
        <w:r w:rsidDel="00C554AC">
          <w:rPr>
            <w:noProof/>
          </w:rPr>
          <w:delInstrText xml:space="preserve"> HYPERLINK \l "_Toc12891948" </w:delInstrText>
        </w:r>
        <w:r w:rsidDel="00C554AC">
          <w:rPr>
            <w:smallCaps w:val="0"/>
            <w:noProof/>
          </w:rPr>
          <w:fldChar w:fldCharType="separate"/>
        </w:r>
      </w:del>
      <w:ins w:id="247" w:author="Stephan Müller" w:date="2019-07-17T22:56:00Z">
        <w:r>
          <w:rPr>
            <w:b/>
            <w:bCs/>
            <w:noProof/>
          </w:rPr>
          <w:t>Fehler! Linkreferenz ungültig.</w:t>
        </w:r>
      </w:ins>
      <w:del w:id="248" w:author="Stephan Müller" w:date="2019-07-17T22:55:00Z">
        <w:r w:rsidR="006F39A1" w:rsidRPr="001C685F" w:rsidDel="00C554AC">
          <w:rPr>
            <w:rStyle w:val="Hyperlink"/>
            <w:noProof/>
          </w:rPr>
          <w:delText>4.3.7 Wiederholende Szenarien</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_Toc12891948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50</w:delText>
        </w:r>
        <w:r w:rsidR="006F39A1" w:rsidDel="00C554AC">
          <w:rPr>
            <w:smallCaps w:val="0"/>
            <w:noProof/>
            <w:webHidden/>
          </w:rPr>
          <w:fldChar w:fldCharType="end"/>
        </w:r>
        <w:r w:rsidDel="00C554AC">
          <w:rPr>
            <w:smallCaps w:val="0"/>
            <w:noProof/>
          </w:rPr>
          <w:fldChar w:fldCharType="end"/>
        </w:r>
      </w:del>
    </w:p>
    <w:p w14:paraId="1D611A25" w14:textId="3A6F176D" w:rsidR="006F39A1" w:rsidDel="00C554AC" w:rsidRDefault="00C554AC">
      <w:pPr>
        <w:pStyle w:val="Verzeichnis3"/>
        <w:tabs>
          <w:tab w:val="right" w:leader="dot" w:pos="8494"/>
        </w:tabs>
        <w:rPr>
          <w:del w:id="249" w:author="Stephan Müller" w:date="2019-07-17T22:55:00Z"/>
          <w:rFonts w:eastAsiaTheme="minorEastAsia"/>
          <w:smallCaps w:val="0"/>
          <w:noProof/>
          <w:sz w:val="24"/>
          <w:szCs w:val="24"/>
          <w:lang w:eastAsia="de-DE"/>
        </w:rPr>
      </w:pPr>
      <w:del w:id="250" w:author="Stephan Müller" w:date="2019-07-17T22:55:00Z">
        <w:r w:rsidDel="00C554AC">
          <w:rPr>
            <w:smallCaps w:val="0"/>
            <w:noProof/>
          </w:rPr>
          <w:fldChar w:fldCharType="begin"/>
        </w:r>
        <w:r w:rsidDel="00C554AC">
          <w:rPr>
            <w:noProof/>
          </w:rPr>
          <w:delInstrText xml:space="preserve"> HYPERLINK \l "_Toc12891949" </w:delInstrText>
        </w:r>
        <w:r w:rsidDel="00C554AC">
          <w:rPr>
            <w:smallCaps w:val="0"/>
            <w:noProof/>
          </w:rPr>
          <w:fldChar w:fldCharType="separate"/>
        </w:r>
      </w:del>
      <w:ins w:id="251" w:author="Stephan Müller" w:date="2019-07-17T22:56:00Z">
        <w:r>
          <w:rPr>
            <w:b/>
            <w:bCs/>
            <w:noProof/>
          </w:rPr>
          <w:t>Fehler! Linkreferenz ungültig.</w:t>
        </w:r>
      </w:ins>
      <w:del w:id="252" w:author="Stephan Müller" w:date="2019-07-17T22:55:00Z">
        <w:r w:rsidR="006F39A1" w:rsidRPr="001C685F" w:rsidDel="00C554AC">
          <w:rPr>
            <w:rStyle w:val="Hyperlink"/>
            <w:noProof/>
          </w:rPr>
          <w:delText>4.3.8 Verwendung des Scenario Outline</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_Toc12891949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50</w:delText>
        </w:r>
        <w:r w:rsidR="006F39A1" w:rsidDel="00C554AC">
          <w:rPr>
            <w:smallCaps w:val="0"/>
            <w:noProof/>
            <w:webHidden/>
          </w:rPr>
          <w:fldChar w:fldCharType="end"/>
        </w:r>
        <w:r w:rsidDel="00C554AC">
          <w:rPr>
            <w:smallCaps w:val="0"/>
            <w:noProof/>
          </w:rPr>
          <w:fldChar w:fldCharType="end"/>
        </w:r>
      </w:del>
    </w:p>
    <w:p w14:paraId="3134B530" w14:textId="5533DB66" w:rsidR="006F39A1" w:rsidDel="00C554AC" w:rsidRDefault="00C554AC">
      <w:pPr>
        <w:pStyle w:val="Verzeichnis2"/>
        <w:rPr>
          <w:del w:id="253" w:author="Stephan Müller" w:date="2019-07-17T22:55:00Z"/>
          <w:rFonts w:eastAsiaTheme="minorEastAsia"/>
          <w:b w:val="0"/>
          <w:bCs w:val="0"/>
          <w:smallCaps w:val="0"/>
          <w:noProof/>
          <w:sz w:val="24"/>
          <w:szCs w:val="24"/>
          <w:lang w:eastAsia="de-DE"/>
        </w:rPr>
      </w:pPr>
      <w:del w:id="254" w:author="Stephan Müller" w:date="2019-07-17T22:55:00Z">
        <w:r w:rsidDel="00C554AC">
          <w:rPr>
            <w:b w:val="0"/>
            <w:bCs w:val="0"/>
            <w:smallCaps w:val="0"/>
            <w:noProof/>
          </w:rPr>
          <w:fldChar w:fldCharType="begin"/>
        </w:r>
        <w:r w:rsidDel="00C554AC">
          <w:rPr>
            <w:noProof/>
          </w:rPr>
          <w:delInstrText xml:space="preserve"> HYPERLINK \l "_Toc12891950" </w:delInstrText>
        </w:r>
        <w:r w:rsidDel="00C554AC">
          <w:rPr>
            <w:b w:val="0"/>
            <w:bCs w:val="0"/>
            <w:smallCaps w:val="0"/>
            <w:noProof/>
          </w:rPr>
          <w:fldChar w:fldCharType="separate"/>
        </w:r>
      </w:del>
      <w:ins w:id="255" w:author="Stephan Müller" w:date="2019-07-17T22:56:00Z">
        <w:r>
          <w:rPr>
            <w:b w:val="0"/>
            <w:bCs w:val="0"/>
            <w:noProof/>
          </w:rPr>
          <w:t>Fehler! Linkreferenz ungültig.</w:t>
        </w:r>
      </w:ins>
      <w:del w:id="256" w:author="Stephan Müller" w:date="2019-07-17T22:55:00Z">
        <w:r w:rsidR="006F39A1" w:rsidRPr="001C685F" w:rsidDel="00C554AC">
          <w:rPr>
            <w:rStyle w:val="Hyperlink"/>
            <w:noProof/>
          </w:rPr>
          <w:delText>4.4 Erstellen der Softwaretests</w:delText>
        </w:r>
        <w:r w:rsidR="006F39A1" w:rsidDel="00C554AC">
          <w:rPr>
            <w:noProof/>
            <w:webHidden/>
          </w:rPr>
          <w:tab/>
        </w:r>
        <w:r w:rsidR="006F39A1" w:rsidDel="00C554AC">
          <w:rPr>
            <w:b w:val="0"/>
            <w:bCs w:val="0"/>
            <w:smallCaps w:val="0"/>
            <w:noProof/>
            <w:webHidden/>
          </w:rPr>
          <w:fldChar w:fldCharType="begin"/>
        </w:r>
        <w:r w:rsidR="006F39A1" w:rsidDel="00C554AC">
          <w:rPr>
            <w:noProof/>
            <w:webHidden/>
          </w:rPr>
          <w:delInstrText xml:space="preserve"> PAGEREF _Toc12891950 \h </w:delInstrText>
        </w:r>
        <w:r w:rsidR="006F39A1" w:rsidDel="00C554AC">
          <w:rPr>
            <w:b w:val="0"/>
            <w:bCs w:val="0"/>
            <w:smallCaps w:val="0"/>
            <w:noProof/>
            <w:webHidden/>
          </w:rPr>
        </w:r>
        <w:r w:rsidR="006F39A1" w:rsidDel="00C554AC">
          <w:rPr>
            <w:b w:val="0"/>
            <w:bCs w:val="0"/>
            <w:smallCaps w:val="0"/>
            <w:noProof/>
            <w:webHidden/>
          </w:rPr>
          <w:fldChar w:fldCharType="separate"/>
        </w:r>
        <w:r w:rsidR="006F39A1" w:rsidDel="00C554AC">
          <w:rPr>
            <w:noProof/>
            <w:webHidden/>
          </w:rPr>
          <w:delText>54</w:delText>
        </w:r>
        <w:r w:rsidR="006F39A1" w:rsidDel="00C554AC">
          <w:rPr>
            <w:b w:val="0"/>
            <w:bCs w:val="0"/>
            <w:smallCaps w:val="0"/>
            <w:noProof/>
            <w:webHidden/>
          </w:rPr>
          <w:fldChar w:fldCharType="end"/>
        </w:r>
        <w:r w:rsidDel="00C554AC">
          <w:rPr>
            <w:b w:val="0"/>
            <w:bCs w:val="0"/>
            <w:smallCaps w:val="0"/>
            <w:noProof/>
          </w:rPr>
          <w:fldChar w:fldCharType="end"/>
        </w:r>
      </w:del>
    </w:p>
    <w:p w14:paraId="4E17D1AC" w14:textId="33863F20" w:rsidR="006F39A1" w:rsidDel="00C554AC" w:rsidRDefault="00C554AC">
      <w:pPr>
        <w:pStyle w:val="Verzeichnis3"/>
        <w:tabs>
          <w:tab w:val="right" w:leader="dot" w:pos="8494"/>
        </w:tabs>
        <w:rPr>
          <w:del w:id="257" w:author="Stephan Müller" w:date="2019-07-17T22:55:00Z"/>
          <w:rFonts w:eastAsiaTheme="minorEastAsia"/>
          <w:smallCaps w:val="0"/>
          <w:noProof/>
          <w:sz w:val="24"/>
          <w:szCs w:val="24"/>
          <w:lang w:eastAsia="de-DE"/>
        </w:rPr>
      </w:pPr>
      <w:del w:id="258" w:author="Stephan Müller" w:date="2019-07-17T22:55:00Z">
        <w:r w:rsidDel="00C554AC">
          <w:rPr>
            <w:smallCaps w:val="0"/>
            <w:noProof/>
          </w:rPr>
          <w:fldChar w:fldCharType="begin"/>
        </w:r>
        <w:r w:rsidDel="00C554AC">
          <w:rPr>
            <w:noProof/>
          </w:rPr>
          <w:delInstrText xml:space="preserve"> HYPERLINK \l "_Toc12891951" </w:delInstrText>
        </w:r>
        <w:r w:rsidDel="00C554AC">
          <w:rPr>
            <w:smallCaps w:val="0"/>
            <w:noProof/>
          </w:rPr>
          <w:fldChar w:fldCharType="separate"/>
        </w:r>
      </w:del>
      <w:ins w:id="259" w:author="Stephan Müller" w:date="2019-07-17T22:56:00Z">
        <w:r>
          <w:rPr>
            <w:b/>
            <w:bCs/>
            <w:noProof/>
          </w:rPr>
          <w:t>Fehler! Linkreferenz ungültig.</w:t>
        </w:r>
      </w:ins>
      <w:del w:id="260" w:author="Stephan Müller" w:date="2019-07-17T22:55:00Z">
        <w:r w:rsidR="006F39A1" w:rsidRPr="001C685F" w:rsidDel="00C554AC">
          <w:rPr>
            <w:rStyle w:val="Hyperlink"/>
            <w:noProof/>
          </w:rPr>
          <w:delText>4.4.1 Package Aufbau</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_Toc12891951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54</w:delText>
        </w:r>
        <w:r w:rsidR="006F39A1" w:rsidDel="00C554AC">
          <w:rPr>
            <w:smallCaps w:val="0"/>
            <w:noProof/>
            <w:webHidden/>
          </w:rPr>
          <w:fldChar w:fldCharType="end"/>
        </w:r>
        <w:r w:rsidDel="00C554AC">
          <w:rPr>
            <w:smallCaps w:val="0"/>
            <w:noProof/>
          </w:rPr>
          <w:fldChar w:fldCharType="end"/>
        </w:r>
      </w:del>
    </w:p>
    <w:p w14:paraId="02D38828" w14:textId="1F01A526" w:rsidR="006F39A1" w:rsidDel="00C554AC" w:rsidRDefault="00C554AC">
      <w:pPr>
        <w:pStyle w:val="Verzeichnis3"/>
        <w:tabs>
          <w:tab w:val="right" w:leader="dot" w:pos="8494"/>
        </w:tabs>
        <w:rPr>
          <w:del w:id="261" w:author="Stephan Müller" w:date="2019-07-17T22:55:00Z"/>
          <w:rFonts w:eastAsiaTheme="minorEastAsia"/>
          <w:smallCaps w:val="0"/>
          <w:noProof/>
          <w:sz w:val="24"/>
          <w:szCs w:val="24"/>
          <w:lang w:eastAsia="de-DE"/>
        </w:rPr>
      </w:pPr>
      <w:del w:id="262" w:author="Stephan Müller" w:date="2019-07-17T22:55:00Z">
        <w:r w:rsidDel="00C554AC">
          <w:rPr>
            <w:smallCaps w:val="0"/>
            <w:noProof/>
          </w:rPr>
          <w:fldChar w:fldCharType="begin"/>
        </w:r>
        <w:r w:rsidDel="00C554AC">
          <w:rPr>
            <w:noProof/>
          </w:rPr>
          <w:delInstrText xml:space="preserve"> HYPERLINK \l "_Toc12891952" </w:delInstrText>
        </w:r>
        <w:r w:rsidDel="00C554AC">
          <w:rPr>
            <w:smallCaps w:val="0"/>
            <w:noProof/>
          </w:rPr>
          <w:fldChar w:fldCharType="separate"/>
        </w:r>
      </w:del>
      <w:ins w:id="263" w:author="Stephan Müller" w:date="2019-07-17T22:56:00Z">
        <w:r>
          <w:rPr>
            <w:b/>
            <w:bCs/>
            <w:noProof/>
          </w:rPr>
          <w:t>Fehler! Linkreferenz ungültig.</w:t>
        </w:r>
      </w:ins>
      <w:del w:id="264" w:author="Stephan Müller" w:date="2019-07-17T22:55:00Z">
        <w:r w:rsidR="006F39A1" w:rsidRPr="001C685F" w:rsidDel="00C554AC">
          <w:rPr>
            <w:rStyle w:val="Hyperlink"/>
            <w:noProof/>
          </w:rPr>
          <w:delText>4.4.2 Konfiguration der Cucumber-Tests</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_Toc12891952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55</w:delText>
        </w:r>
        <w:r w:rsidR="006F39A1" w:rsidDel="00C554AC">
          <w:rPr>
            <w:smallCaps w:val="0"/>
            <w:noProof/>
            <w:webHidden/>
          </w:rPr>
          <w:fldChar w:fldCharType="end"/>
        </w:r>
        <w:r w:rsidDel="00C554AC">
          <w:rPr>
            <w:smallCaps w:val="0"/>
            <w:noProof/>
          </w:rPr>
          <w:fldChar w:fldCharType="end"/>
        </w:r>
      </w:del>
    </w:p>
    <w:p w14:paraId="081B23C0" w14:textId="588BFB0C" w:rsidR="006F39A1" w:rsidDel="00C554AC" w:rsidRDefault="00C554AC">
      <w:pPr>
        <w:pStyle w:val="Verzeichnis3"/>
        <w:tabs>
          <w:tab w:val="right" w:leader="dot" w:pos="8494"/>
        </w:tabs>
        <w:rPr>
          <w:del w:id="265" w:author="Stephan Müller" w:date="2019-07-17T22:55:00Z"/>
          <w:rFonts w:eastAsiaTheme="minorEastAsia"/>
          <w:smallCaps w:val="0"/>
          <w:noProof/>
          <w:sz w:val="24"/>
          <w:szCs w:val="24"/>
          <w:lang w:eastAsia="de-DE"/>
        </w:rPr>
      </w:pPr>
      <w:del w:id="266" w:author="Stephan Müller" w:date="2019-07-17T22:55:00Z">
        <w:r w:rsidDel="00C554AC">
          <w:rPr>
            <w:smallCaps w:val="0"/>
            <w:noProof/>
          </w:rPr>
          <w:fldChar w:fldCharType="begin"/>
        </w:r>
        <w:r w:rsidDel="00C554AC">
          <w:rPr>
            <w:noProof/>
          </w:rPr>
          <w:delInstrText xml:space="preserve"> HYPERLINK \l "_Toc12891953" </w:delInstrText>
        </w:r>
        <w:r w:rsidDel="00C554AC">
          <w:rPr>
            <w:smallCaps w:val="0"/>
            <w:noProof/>
          </w:rPr>
          <w:fldChar w:fldCharType="separate"/>
        </w:r>
      </w:del>
      <w:ins w:id="267" w:author="Stephan Müller" w:date="2019-07-17T22:56:00Z">
        <w:r>
          <w:rPr>
            <w:b/>
            <w:bCs/>
            <w:noProof/>
          </w:rPr>
          <w:t>Fehler! Linkreferenz ungültig.</w:t>
        </w:r>
      </w:ins>
      <w:del w:id="268" w:author="Stephan Müller" w:date="2019-07-17T22:55:00Z">
        <w:r w:rsidR="006F39A1" w:rsidRPr="001C685F" w:rsidDel="00C554AC">
          <w:rPr>
            <w:rStyle w:val="Hyperlink"/>
            <w:noProof/>
          </w:rPr>
          <w:delText>4.4.3 Erstellen der Authentifizierungs-Token</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_Toc12891953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55</w:delText>
        </w:r>
        <w:r w:rsidR="006F39A1" w:rsidDel="00C554AC">
          <w:rPr>
            <w:smallCaps w:val="0"/>
            <w:noProof/>
            <w:webHidden/>
          </w:rPr>
          <w:fldChar w:fldCharType="end"/>
        </w:r>
        <w:r w:rsidDel="00C554AC">
          <w:rPr>
            <w:smallCaps w:val="0"/>
            <w:noProof/>
          </w:rPr>
          <w:fldChar w:fldCharType="end"/>
        </w:r>
      </w:del>
    </w:p>
    <w:p w14:paraId="14373F97" w14:textId="41AEBB44" w:rsidR="006F39A1" w:rsidDel="00C554AC" w:rsidRDefault="00C554AC">
      <w:pPr>
        <w:pStyle w:val="Verzeichnis3"/>
        <w:tabs>
          <w:tab w:val="right" w:leader="dot" w:pos="8494"/>
        </w:tabs>
        <w:rPr>
          <w:del w:id="269" w:author="Stephan Müller" w:date="2019-07-17T22:55:00Z"/>
          <w:rFonts w:eastAsiaTheme="minorEastAsia"/>
          <w:smallCaps w:val="0"/>
          <w:noProof/>
          <w:sz w:val="24"/>
          <w:szCs w:val="24"/>
          <w:lang w:eastAsia="de-DE"/>
        </w:rPr>
      </w:pPr>
      <w:del w:id="270" w:author="Stephan Müller" w:date="2019-07-17T22:55:00Z">
        <w:r w:rsidDel="00C554AC">
          <w:rPr>
            <w:smallCaps w:val="0"/>
            <w:noProof/>
          </w:rPr>
          <w:fldChar w:fldCharType="begin"/>
        </w:r>
        <w:r w:rsidDel="00C554AC">
          <w:rPr>
            <w:noProof/>
          </w:rPr>
          <w:delInstrText xml:space="preserve"> HYPERLINK \l "_Toc12891954" </w:delInstrText>
        </w:r>
        <w:r w:rsidDel="00C554AC">
          <w:rPr>
            <w:smallCaps w:val="0"/>
            <w:noProof/>
          </w:rPr>
          <w:fldChar w:fldCharType="separate"/>
        </w:r>
      </w:del>
      <w:ins w:id="271" w:author="Stephan Müller" w:date="2019-07-17T22:56:00Z">
        <w:r>
          <w:rPr>
            <w:b/>
            <w:bCs/>
            <w:noProof/>
          </w:rPr>
          <w:t>Fehler! Linkreferenz ungültig.</w:t>
        </w:r>
      </w:ins>
      <w:del w:id="272" w:author="Stephan Müller" w:date="2019-07-17T22:55:00Z">
        <w:r w:rsidR="006F39A1" w:rsidRPr="001C685F" w:rsidDel="00C554AC">
          <w:rPr>
            <w:rStyle w:val="Hyperlink"/>
            <w:noProof/>
          </w:rPr>
          <w:delText>4.4.4 Verwendung von RestAssured</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_Toc12891954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55</w:delText>
        </w:r>
        <w:r w:rsidR="006F39A1" w:rsidDel="00C554AC">
          <w:rPr>
            <w:smallCaps w:val="0"/>
            <w:noProof/>
            <w:webHidden/>
          </w:rPr>
          <w:fldChar w:fldCharType="end"/>
        </w:r>
        <w:r w:rsidDel="00C554AC">
          <w:rPr>
            <w:smallCaps w:val="0"/>
            <w:noProof/>
          </w:rPr>
          <w:fldChar w:fldCharType="end"/>
        </w:r>
      </w:del>
    </w:p>
    <w:p w14:paraId="268F4F3A" w14:textId="73FFE964" w:rsidR="006F39A1" w:rsidDel="00C554AC" w:rsidRDefault="00C554AC">
      <w:pPr>
        <w:pStyle w:val="Verzeichnis3"/>
        <w:tabs>
          <w:tab w:val="right" w:leader="dot" w:pos="8494"/>
        </w:tabs>
        <w:rPr>
          <w:del w:id="273" w:author="Stephan Müller" w:date="2019-07-17T22:55:00Z"/>
          <w:rFonts w:eastAsiaTheme="minorEastAsia"/>
          <w:smallCaps w:val="0"/>
          <w:noProof/>
          <w:sz w:val="24"/>
          <w:szCs w:val="24"/>
          <w:lang w:eastAsia="de-DE"/>
        </w:rPr>
      </w:pPr>
      <w:del w:id="274" w:author="Stephan Müller" w:date="2019-07-17T22:55:00Z">
        <w:r w:rsidDel="00C554AC">
          <w:rPr>
            <w:smallCaps w:val="0"/>
            <w:noProof/>
          </w:rPr>
          <w:fldChar w:fldCharType="begin"/>
        </w:r>
        <w:r w:rsidDel="00C554AC">
          <w:rPr>
            <w:noProof/>
          </w:rPr>
          <w:delInstrText xml:space="preserve"> HYPERLINK \l "_Toc12891955" </w:delInstrText>
        </w:r>
        <w:r w:rsidDel="00C554AC">
          <w:rPr>
            <w:smallCaps w:val="0"/>
            <w:noProof/>
          </w:rPr>
          <w:fldChar w:fldCharType="separate"/>
        </w:r>
      </w:del>
      <w:ins w:id="275" w:author="Stephan Müller" w:date="2019-07-17T22:56:00Z">
        <w:r>
          <w:rPr>
            <w:b/>
            <w:bCs/>
            <w:noProof/>
          </w:rPr>
          <w:t>Fehler! Linkreferenz ungültig.</w:t>
        </w:r>
      </w:ins>
      <w:del w:id="276" w:author="Stephan Müller" w:date="2019-07-17T22:55:00Z">
        <w:r w:rsidR="006F39A1" w:rsidRPr="001C685F" w:rsidDel="00C554AC">
          <w:rPr>
            <w:rStyle w:val="Hyperlink"/>
            <w:noProof/>
          </w:rPr>
          <w:delText>4.4.5 Zustände teilen</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_Toc12891955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56</w:delText>
        </w:r>
        <w:r w:rsidR="006F39A1" w:rsidDel="00C554AC">
          <w:rPr>
            <w:smallCaps w:val="0"/>
            <w:noProof/>
            <w:webHidden/>
          </w:rPr>
          <w:fldChar w:fldCharType="end"/>
        </w:r>
        <w:r w:rsidDel="00C554AC">
          <w:rPr>
            <w:smallCaps w:val="0"/>
            <w:noProof/>
          </w:rPr>
          <w:fldChar w:fldCharType="end"/>
        </w:r>
      </w:del>
    </w:p>
    <w:p w14:paraId="62DF2452" w14:textId="74873D15" w:rsidR="006F39A1" w:rsidDel="00C554AC" w:rsidRDefault="00C554AC">
      <w:pPr>
        <w:pStyle w:val="Verzeichnis3"/>
        <w:tabs>
          <w:tab w:val="right" w:leader="dot" w:pos="8494"/>
        </w:tabs>
        <w:rPr>
          <w:del w:id="277" w:author="Stephan Müller" w:date="2019-07-17T22:55:00Z"/>
          <w:rFonts w:eastAsiaTheme="minorEastAsia"/>
          <w:smallCaps w:val="0"/>
          <w:noProof/>
          <w:sz w:val="24"/>
          <w:szCs w:val="24"/>
          <w:lang w:eastAsia="de-DE"/>
        </w:rPr>
      </w:pPr>
      <w:del w:id="278" w:author="Stephan Müller" w:date="2019-07-17T22:55:00Z">
        <w:r w:rsidDel="00C554AC">
          <w:rPr>
            <w:smallCaps w:val="0"/>
            <w:noProof/>
          </w:rPr>
          <w:fldChar w:fldCharType="begin"/>
        </w:r>
        <w:r w:rsidDel="00C554AC">
          <w:rPr>
            <w:noProof/>
          </w:rPr>
          <w:delInstrText xml:space="preserve"> HYPERLINK \l "_Toc12891956" </w:delInstrText>
        </w:r>
        <w:r w:rsidDel="00C554AC">
          <w:rPr>
            <w:smallCaps w:val="0"/>
            <w:noProof/>
          </w:rPr>
          <w:fldChar w:fldCharType="separate"/>
        </w:r>
      </w:del>
      <w:ins w:id="279" w:author="Stephan Müller" w:date="2019-07-17T22:56:00Z">
        <w:r>
          <w:rPr>
            <w:b/>
            <w:bCs/>
            <w:noProof/>
          </w:rPr>
          <w:t>Fehler! Linkreferenz ungültig.</w:t>
        </w:r>
      </w:ins>
      <w:del w:id="280" w:author="Stephan Müller" w:date="2019-07-17T22:55:00Z">
        <w:r w:rsidR="006F39A1" w:rsidRPr="001C685F" w:rsidDel="00C554AC">
          <w:rPr>
            <w:rStyle w:val="Hyperlink"/>
            <w:noProof/>
          </w:rPr>
          <w:delText>4.4.6 Before Hook</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_Toc12891956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57</w:delText>
        </w:r>
        <w:r w:rsidR="006F39A1" w:rsidDel="00C554AC">
          <w:rPr>
            <w:smallCaps w:val="0"/>
            <w:noProof/>
            <w:webHidden/>
          </w:rPr>
          <w:fldChar w:fldCharType="end"/>
        </w:r>
        <w:r w:rsidDel="00C554AC">
          <w:rPr>
            <w:smallCaps w:val="0"/>
            <w:noProof/>
          </w:rPr>
          <w:fldChar w:fldCharType="end"/>
        </w:r>
      </w:del>
    </w:p>
    <w:p w14:paraId="2581417C" w14:textId="2E3EB906" w:rsidR="006F39A1" w:rsidDel="00C554AC" w:rsidRDefault="00C554AC">
      <w:pPr>
        <w:pStyle w:val="Verzeichnis3"/>
        <w:tabs>
          <w:tab w:val="right" w:leader="dot" w:pos="8494"/>
        </w:tabs>
        <w:rPr>
          <w:del w:id="281" w:author="Stephan Müller" w:date="2019-07-17T22:55:00Z"/>
          <w:rFonts w:eastAsiaTheme="minorEastAsia"/>
          <w:smallCaps w:val="0"/>
          <w:noProof/>
          <w:sz w:val="24"/>
          <w:szCs w:val="24"/>
          <w:lang w:eastAsia="de-DE"/>
        </w:rPr>
      </w:pPr>
      <w:del w:id="282" w:author="Stephan Müller" w:date="2019-07-17T22:55:00Z">
        <w:r w:rsidDel="00C554AC">
          <w:rPr>
            <w:smallCaps w:val="0"/>
            <w:noProof/>
          </w:rPr>
          <w:fldChar w:fldCharType="begin"/>
        </w:r>
        <w:r w:rsidDel="00C554AC">
          <w:rPr>
            <w:noProof/>
          </w:rPr>
          <w:delInstrText xml:space="preserve"> HYPERLINK \l "_Toc12891957" </w:delInstrText>
        </w:r>
        <w:r w:rsidDel="00C554AC">
          <w:rPr>
            <w:smallCaps w:val="0"/>
            <w:noProof/>
          </w:rPr>
          <w:fldChar w:fldCharType="separate"/>
        </w:r>
      </w:del>
      <w:ins w:id="283" w:author="Stephan Müller" w:date="2019-07-17T22:56:00Z">
        <w:r>
          <w:rPr>
            <w:b/>
            <w:bCs/>
            <w:noProof/>
          </w:rPr>
          <w:t>Fehler! Linkreferenz ungültig.</w:t>
        </w:r>
      </w:ins>
      <w:del w:id="284" w:author="Stephan Müller" w:date="2019-07-17T22:55:00Z">
        <w:r w:rsidR="006F39A1" w:rsidRPr="001C685F" w:rsidDel="00C554AC">
          <w:rPr>
            <w:rStyle w:val="Hyperlink"/>
            <w:noProof/>
          </w:rPr>
          <w:delText>4.4.7 Ausgangskontext erstellen</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_Toc12891957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58</w:delText>
        </w:r>
        <w:r w:rsidR="006F39A1" w:rsidDel="00C554AC">
          <w:rPr>
            <w:smallCaps w:val="0"/>
            <w:noProof/>
            <w:webHidden/>
          </w:rPr>
          <w:fldChar w:fldCharType="end"/>
        </w:r>
        <w:r w:rsidDel="00C554AC">
          <w:rPr>
            <w:smallCaps w:val="0"/>
            <w:noProof/>
          </w:rPr>
          <w:fldChar w:fldCharType="end"/>
        </w:r>
      </w:del>
    </w:p>
    <w:p w14:paraId="6AB9EC30" w14:textId="19B1FF6C" w:rsidR="006F39A1" w:rsidDel="00C554AC" w:rsidRDefault="00C554AC">
      <w:pPr>
        <w:pStyle w:val="Verzeichnis3"/>
        <w:tabs>
          <w:tab w:val="right" w:leader="dot" w:pos="8494"/>
        </w:tabs>
        <w:rPr>
          <w:del w:id="285" w:author="Stephan Müller" w:date="2019-07-17T22:55:00Z"/>
          <w:rFonts w:eastAsiaTheme="minorEastAsia"/>
          <w:smallCaps w:val="0"/>
          <w:noProof/>
          <w:sz w:val="24"/>
          <w:szCs w:val="24"/>
          <w:lang w:eastAsia="de-DE"/>
        </w:rPr>
      </w:pPr>
      <w:del w:id="286" w:author="Stephan Müller" w:date="2019-07-17T22:55:00Z">
        <w:r w:rsidDel="00C554AC">
          <w:rPr>
            <w:smallCaps w:val="0"/>
            <w:noProof/>
          </w:rPr>
          <w:fldChar w:fldCharType="begin"/>
        </w:r>
        <w:r w:rsidDel="00C554AC">
          <w:rPr>
            <w:noProof/>
          </w:rPr>
          <w:delInstrText xml:space="preserve"> HYPERLINK \l "_Toc12891958" </w:delInstrText>
        </w:r>
        <w:r w:rsidDel="00C554AC">
          <w:rPr>
            <w:smallCaps w:val="0"/>
            <w:noProof/>
          </w:rPr>
          <w:fldChar w:fldCharType="separate"/>
        </w:r>
      </w:del>
      <w:ins w:id="287" w:author="Stephan Müller" w:date="2019-07-17T22:56:00Z">
        <w:r>
          <w:rPr>
            <w:b/>
            <w:bCs/>
            <w:noProof/>
          </w:rPr>
          <w:t>Fehler! Linkreferenz ungültig.</w:t>
        </w:r>
      </w:ins>
      <w:del w:id="288" w:author="Stephan Müller" w:date="2019-07-17T22:55:00Z">
        <w:r w:rsidR="006F39A1" w:rsidRPr="001C685F" w:rsidDel="00C554AC">
          <w:rPr>
            <w:rStyle w:val="Hyperlink"/>
            <w:noProof/>
          </w:rPr>
          <w:delText>4.4.8 Dynamische, vom System vergebene, Daten</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_Toc12891958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59</w:delText>
        </w:r>
        <w:r w:rsidR="006F39A1" w:rsidDel="00C554AC">
          <w:rPr>
            <w:smallCaps w:val="0"/>
            <w:noProof/>
            <w:webHidden/>
          </w:rPr>
          <w:fldChar w:fldCharType="end"/>
        </w:r>
        <w:r w:rsidDel="00C554AC">
          <w:rPr>
            <w:smallCaps w:val="0"/>
            <w:noProof/>
          </w:rPr>
          <w:fldChar w:fldCharType="end"/>
        </w:r>
      </w:del>
    </w:p>
    <w:p w14:paraId="79A6EBD7" w14:textId="185B4495" w:rsidR="006F39A1" w:rsidDel="00C554AC" w:rsidRDefault="00C554AC">
      <w:pPr>
        <w:pStyle w:val="Verzeichnis3"/>
        <w:tabs>
          <w:tab w:val="right" w:leader="dot" w:pos="8494"/>
        </w:tabs>
        <w:rPr>
          <w:del w:id="289" w:author="Stephan Müller" w:date="2019-07-17T22:55:00Z"/>
          <w:rFonts w:eastAsiaTheme="minorEastAsia"/>
          <w:smallCaps w:val="0"/>
          <w:noProof/>
          <w:sz w:val="24"/>
          <w:szCs w:val="24"/>
          <w:lang w:eastAsia="de-DE"/>
        </w:rPr>
      </w:pPr>
      <w:del w:id="290" w:author="Stephan Müller" w:date="2019-07-17T22:55:00Z">
        <w:r w:rsidDel="00C554AC">
          <w:rPr>
            <w:smallCaps w:val="0"/>
            <w:noProof/>
          </w:rPr>
          <w:fldChar w:fldCharType="begin"/>
        </w:r>
        <w:r w:rsidDel="00C554AC">
          <w:rPr>
            <w:noProof/>
          </w:rPr>
          <w:delInstrText xml:space="preserve"> HYPERLINK \l "_Toc12891959" </w:delInstrText>
        </w:r>
        <w:r w:rsidDel="00C554AC">
          <w:rPr>
            <w:smallCaps w:val="0"/>
            <w:noProof/>
          </w:rPr>
          <w:fldChar w:fldCharType="separate"/>
        </w:r>
      </w:del>
      <w:ins w:id="291" w:author="Stephan Müller" w:date="2019-07-17T22:56:00Z">
        <w:r>
          <w:rPr>
            <w:b/>
            <w:bCs/>
            <w:noProof/>
          </w:rPr>
          <w:t>Fehler! Linkreferenz ungültig.</w:t>
        </w:r>
      </w:ins>
      <w:del w:id="292" w:author="Stephan Müller" w:date="2019-07-17T22:55:00Z">
        <w:r w:rsidR="006F39A1" w:rsidRPr="001C685F" w:rsidDel="00C554AC">
          <w:rPr>
            <w:rStyle w:val="Hyperlink"/>
            <w:noProof/>
          </w:rPr>
          <w:delText>4.4.9 TypeRegistry</w:delText>
        </w:r>
        <w:r w:rsidR="006F39A1" w:rsidDel="00C554AC">
          <w:rPr>
            <w:noProof/>
            <w:webHidden/>
          </w:rPr>
          <w:tab/>
        </w:r>
        <w:r w:rsidR="006F39A1" w:rsidDel="00C554AC">
          <w:rPr>
            <w:smallCaps w:val="0"/>
            <w:noProof/>
            <w:webHidden/>
          </w:rPr>
          <w:fldChar w:fldCharType="begin"/>
        </w:r>
        <w:r w:rsidR="006F39A1" w:rsidDel="00C554AC">
          <w:rPr>
            <w:noProof/>
            <w:webHidden/>
          </w:rPr>
          <w:delInstrText xml:space="preserve"> PAGEREF _Toc12891959 \h </w:delInstrText>
        </w:r>
        <w:r w:rsidR="006F39A1" w:rsidDel="00C554AC">
          <w:rPr>
            <w:smallCaps w:val="0"/>
            <w:noProof/>
            <w:webHidden/>
          </w:rPr>
        </w:r>
        <w:r w:rsidR="006F39A1" w:rsidDel="00C554AC">
          <w:rPr>
            <w:smallCaps w:val="0"/>
            <w:noProof/>
            <w:webHidden/>
          </w:rPr>
          <w:fldChar w:fldCharType="separate"/>
        </w:r>
        <w:r w:rsidR="006F39A1" w:rsidDel="00C554AC">
          <w:rPr>
            <w:noProof/>
            <w:webHidden/>
          </w:rPr>
          <w:delText>60</w:delText>
        </w:r>
        <w:r w:rsidR="006F39A1" w:rsidDel="00C554AC">
          <w:rPr>
            <w:smallCaps w:val="0"/>
            <w:noProof/>
            <w:webHidden/>
          </w:rPr>
          <w:fldChar w:fldCharType="end"/>
        </w:r>
        <w:r w:rsidDel="00C554AC">
          <w:rPr>
            <w:smallCaps w:val="0"/>
            <w:noProof/>
          </w:rPr>
          <w:fldChar w:fldCharType="end"/>
        </w:r>
      </w:del>
    </w:p>
    <w:p w14:paraId="13B2815B" w14:textId="663FC0ED" w:rsidR="006F39A1" w:rsidDel="00C554AC" w:rsidRDefault="00C554AC">
      <w:pPr>
        <w:pStyle w:val="Verzeichnis1"/>
        <w:tabs>
          <w:tab w:val="right" w:leader="dot" w:pos="8494"/>
        </w:tabs>
        <w:rPr>
          <w:del w:id="293" w:author="Stephan Müller" w:date="2019-07-17T22:55:00Z"/>
          <w:rFonts w:eastAsiaTheme="minorEastAsia"/>
          <w:b w:val="0"/>
          <w:bCs w:val="0"/>
          <w:caps w:val="0"/>
          <w:noProof/>
          <w:sz w:val="24"/>
          <w:szCs w:val="24"/>
          <w:u w:val="none"/>
          <w:lang w:eastAsia="de-DE"/>
        </w:rPr>
      </w:pPr>
      <w:del w:id="294" w:author="Stephan Müller" w:date="2019-07-17T22:55:00Z">
        <w:r w:rsidDel="00C554AC">
          <w:rPr>
            <w:b w:val="0"/>
            <w:bCs w:val="0"/>
            <w:caps w:val="0"/>
            <w:noProof/>
          </w:rPr>
          <w:fldChar w:fldCharType="begin"/>
        </w:r>
        <w:r w:rsidDel="00C554AC">
          <w:rPr>
            <w:noProof/>
          </w:rPr>
          <w:delInstrText xml:space="preserve"> HYPERLINK \l "_Toc12891960" </w:delInstrText>
        </w:r>
        <w:r w:rsidDel="00C554AC">
          <w:rPr>
            <w:b w:val="0"/>
            <w:bCs w:val="0"/>
            <w:caps w:val="0"/>
            <w:noProof/>
          </w:rPr>
          <w:fldChar w:fldCharType="separate"/>
        </w:r>
      </w:del>
      <w:ins w:id="295" w:author="Stephan Müller" w:date="2019-07-17T22:56:00Z">
        <w:r>
          <w:rPr>
            <w:b w:val="0"/>
            <w:bCs w:val="0"/>
            <w:noProof/>
          </w:rPr>
          <w:t>Fehler! Linkreferenz ungültig.</w:t>
        </w:r>
      </w:ins>
      <w:del w:id="296" w:author="Stephan Müller" w:date="2019-07-17T22:55:00Z">
        <w:r w:rsidR="006F39A1" w:rsidRPr="001C685F" w:rsidDel="00C554AC">
          <w:rPr>
            <w:rStyle w:val="Hyperlink"/>
            <w:noProof/>
          </w:rPr>
          <w:delText>5 Fazit</w:delText>
        </w:r>
        <w:r w:rsidR="006F39A1" w:rsidDel="00C554AC">
          <w:rPr>
            <w:noProof/>
            <w:webHidden/>
          </w:rPr>
          <w:tab/>
        </w:r>
        <w:r w:rsidR="006F39A1" w:rsidDel="00C554AC">
          <w:rPr>
            <w:b w:val="0"/>
            <w:bCs w:val="0"/>
            <w:caps w:val="0"/>
            <w:noProof/>
            <w:webHidden/>
          </w:rPr>
          <w:fldChar w:fldCharType="begin"/>
        </w:r>
        <w:r w:rsidR="006F39A1" w:rsidDel="00C554AC">
          <w:rPr>
            <w:noProof/>
            <w:webHidden/>
          </w:rPr>
          <w:delInstrText xml:space="preserve"> PAGEREF _Toc12891960 \h </w:delInstrText>
        </w:r>
        <w:r w:rsidR="006F39A1" w:rsidDel="00C554AC">
          <w:rPr>
            <w:b w:val="0"/>
            <w:bCs w:val="0"/>
            <w:caps w:val="0"/>
            <w:noProof/>
            <w:webHidden/>
          </w:rPr>
        </w:r>
        <w:r w:rsidR="006F39A1" w:rsidDel="00C554AC">
          <w:rPr>
            <w:b w:val="0"/>
            <w:bCs w:val="0"/>
            <w:caps w:val="0"/>
            <w:noProof/>
            <w:webHidden/>
          </w:rPr>
          <w:fldChar w:fldCharType="separate"/>
        </w:r>
        <w:r w:rsidR="006F39A1" w:rsidDel="00C554AC">
          <w:rPr>
            <w:noProof/>
            <w:webHidden/>
          </w:rPr>
          <w:delText>60</w:delText>
        </w:r>
        <w:r w:rsidR="006F39A1" w:rsidDel="00C554AC">
          <w:rPr>
            <w:b w:val="0"/>
            <w:bCs w:val="0"/>
            <w:caps w:val="0"/>
            <w:noProof/>
            <w:webHidden/>
          </w:rPr>
          <w:fldChar w:fldCharType="end"/>
        </w:r>
        <w:r w:rsidDel="00C554AC">
          <w:rPr>
            <w:b w:val="0"/>
            <w:bCs w:val="0"/>
            <w:caps w:val="0"/>
            <w:noProof/>
          </w:rPr>
          <w:fldChar w:fldCharType="end"/>
        </w:r>
      </w:del>
    </w:p>
    <w:p w14:paraId="4219496A" w14:textId="47B6A2B0" w:rsidR="006F39A1" w:rsidDel="00C554AC" w:rsidRDefault="00C554AC">
      <w:pPr>
        <w:pStyle w:val="Verzeichnis1"/>
        <w:tabs>
          <w:tab w:val="right" w:leader="dot" w:pos="8494"/>
        </w:tabs>
        <w:rPr>
          <w:del w:id="297" w:author="Stephan Müller" w:date="2019-07-17T22:55:00Z"/>
          <w:rFonts w:eastAsiaTheme="minorEastAsia"/>
          <w:b w:val="0"/>
          <w:bCs w:val="0"/>
          <w:caps w:val="0"/>
          <w:noProof/>
          <w:sz w:val="24"/>
          <w:szCs w:val="24"/>
          <w:u w:val="none"/>
          <w:lang w:eastAsia="de-DE"/>
        </w:rPr>
      </w:pPr>
      <w:del w:id="298" w:author="Stephan Müller" w:date="2019-07-17T22:55:00Z">
        <w:r w:rsidDel="00C554AC">
          <w:rPr>
            <w:b w:val="0"/>
            <w:bCs w:val="0"/>
            <w:caps w:val="0"/>
            <w:noProof/>
          </w:rPr>
          <w:fldChar w:fldCharType="begin"/>
        </w:r>
        <w:r w:rsidDel="00C554AC">
          <w:rPr>
            <w:noProof/>
          </w:rPr>
          <w:delInstrText xml:space="preserve"> HYPERLINK \l "_Toc12891961" </w:delInstrText>
        </w:r>
        <w:r w:rsidDel="00C554AC">
          <w:rPr>
            <w:b w:val="0"/>
            <w:bCs w:val="0"/>
            <w:caps w:val="0"/>
            <w:noProof/>
          </w:rPr>
          <w:fldChar w:fldCharType="separate"/>
        </w:r>
      </w:del>
      <w:ins w:id="299" w:author="Stephan Müller" w:date="2019-07-17T22:56:00Z">
        <w:r>
          <w:rPr>
            <w:b w:val="0"/>
            <w:bCs w:val="0"/>
            <w:noProof/>
          </w:rPr>
          <w:t>Fehler! Linkreferenz ungültig.</w:t>
        </w:r>
      </w:ins>
      <w:del w:id="300" w:author="Stephan Müller" w:date="2019-07-17T22:55:00Z">
        <w:r w:rsidR="006F39A1" w:rsidRPr="001C685F" w:rsidDel="00C554AC">
          <w:rPr>
            <w:rStyle w:val="Hyperlink"/>
            <w:noProof/>
            <w:lang w:val="en-US"/>
          </w:rPr>
          <w:delText>Literaturverzeichnis</w:delText>
        </w:r>
        <w:r w:rsidR="006F39A1" w:rsidDel="00C554AC">
          <w:rPr>
            <w:noProof/>
            <w:webHidden/>
          </w:rPr>
          <w:tab/>
        </w:r>
        <w:r w:rsidR="006F39A1" w:rsidDel="00C554AC">
          <w:rPr>
            <w:b w:val="0"/>
            <w:bCs w:val="0"/>
            <w:caps w:val="0"/>
            <w:noProof/>
            <w:webHidden/>
          </w:rPr>
          <w:fldChar w:fldCharType="begin"/>
        </w:r>
        <w:r w:rsidR="006F39A1" w:rsidDel="00C554AC">
          <w:rPr>
            <w:noProof/>
            <w:webHidden/>
          </w:rPr>
          <w:delInstrText xml:space="preserve"> PAGEREF _Toc12891961 \h </w:delInstrText>
        </w:r>
        <w:r w:rsidR="006F39A1" w:rsidDel="00C554AC">
          <w:rPr>
            <w:b w:val="0"/>
            <w:bCs w:val="0"/>
            <w:caps w:val="0"/>
            <w:noProof/>
            <w:webHidden/>
          </w:rPr>
        </w:r>
        <w:r w:rsidR="006F39A1" w:rsidDel="00C554AC">
          <w:rPr>
            <w:b w:val="0"/>
            <w:bCs w:val="0"/>
            <w:caps w:val="0"/>
            <w:noProof/>
            <w:webHidden/>
          </w:rPr>
          <w:fldChar w:fldCharType="separate"/>
        </w:r>
        <w:r w:rsidR="006F39A1" w:rsidDel="00C554AC">
          <w:rPr>
            <w:noProof/>
            <w:webHidden/>
          </w:rPr>
          <w:delText>LXII</w:delText>
        </w:r>
        <w:r w:rsidR="006F39A1" w:rsidDel="00C554AC">
          <w:rPr>
            <w:b w:val="0"/>
            <w:bCs w:val="0"/>
            <w:caps w:val="0"/>
            <w:noProof/>
            <w:webHidden/>
          </w:rPr>
          <w:fldChar w:fldCharType="end"/>
        </w:r>
        <w:r w:rsidDel="00C554AC">
          <w:rPr>
            <w:b w:val="0"/>
            <w:bCs w:val="0"/>
            <w:caps w:val="0"/>
            <w:noProof/>
          </w:rPr>
          <w:fldChar w:fldCharType="end"/>
        </w:r>
      </w:del>
    </w:p>
    <w:p w14:paraId="47B4B226" w14:textId="77777777" w:rsidR="00775661" w:rsidRDefault="00775661" w:rsidP="00775661">
      <w:pPr>
        <w:pStyle w:val="Flietext"/>
        <w:spacing w:before="480" w:after="360"/>
      </w:pPr>
      <w:r>
        <w:fldChar w:fldCharType="end"/>
      </w:r>
    </w:p>
    <w:p w14:paraId="7A233B7C" w14:textId="77777777" w:rsidR="00775661" w:rsidRDefault="00775661" w:rsidP="00775661">
      <w:pPr>
        <w:pStyle w:val="Flietext"/>
      </w:pPr>
      <w:r>
        <w:br w:type="page"/>
      </w:r>
    </w:p>
    <w:p w14:paraId="34AE0287" w14:textId="5D75A35E" w:rsidR="00172E5B" w:rsidRPr="004133E8" w:rsidRDefault="00526B42" w:rsidP="00775661">
      <w:pPr>
        <w:pStyle w:val="Ebene1nichtnummeriert"/>
        <w:rPr>
          <w:lang w:val="en-US"/>
        </w:rPr>
      </w:pPr>
      <w:bookmarkStart w:id="301" w:name="_Toc14296575"/>
      <w:proofErr w:type="spellStart"/>
      <w:r w:rsidRPr="004133E8">
        <w:rPr>
          <w:lang w:val="en-US"/>
        </w:rPr>
        <w:lastRenderedPageBreak/>
        <w:t>Abkürzungsverzeichnis</w:t>
      </w:r>
      <w:bookmarkEnd w:id="301"/>
      <w:proofErr w:type="spellEnd"/>
    </w:p>
    <w:p w14:paraId="761CCB73" w14:textId="7279B218" w:rsidR="00A65103" w:rsidRPr="004133E8" w:rsidRDefault="00A65103" w:rsidP="00172E5B">
      <w:pPr>
        <w:pStyle w:val="Flietext"/>
        <w:tabs>
          <w:tab w:val="right" w:leader="dot" w:pos="8504"/>
        </w:tabs>
        <w:rPr>
          <w:lang w:val="en-US"/>
        </w:rPr>
      </w:pPr>
      <w:r w:rsidRPr="004133E8">
        <w:rPr>
          <w:lang w:val="en-US"/>
        </w:rPr>
        <w:t>BDD</w:t>
      </w:r>
      <w:r w:rsidRPr="004133E8">
        <w:rPr>
          <w:lang w:val="en-US"/>
        </w:rPr>
        <w:tab/>
        <w:t>Behavior Driven Development</w:t>
      </w:r>
    </w:p>
    <w:p w14:paraId="5BAE12AD" w14:textId="5AF6FA7B" w:rsidR="00A65103" w:rsidRPr="00E11286" w:rsidRDefault="00A65103" w:rsidP="00172E5B">
      <w:pPr>
        <w:pStyle w:val="Flietext"/>
        <w:tabs>
          <w:tab w:val="right" w:leader="dot" w:pos="8504"/>
        </w:tabs>
        <w:rPr>
          <w:lang w:val="en-US"/>
        </w:rPr>
      </w:pPr>
      <w:r w:rsidRPr="00E11286">
        <w:rPr>
          <w:lang w:val="en-US"/>
        </w:rPr>
        <w:t>TDD</w:t>
      </w:r>
      <w:r w:rsidRPr="00E11286">
        <w:rPr>
          <w:lang w:val="en-US"/>
        </w:rPr>
        <w:tab/>
        <w:t>Test Driven Development</w:t>
      </w:r>
    </w:p>
    <w:p w14:paraId="4FF41F8B" w14:textId="4E42EF77" w:rsidR="008F3BFA" w:rsidRPr="004F5D3A" w:rsidRDefault="008F3BFA" w:rsidP="00172E5B">
      <w:pPr>
        <w:pStyle w:val="Flietext"/>
        <w:tabs>
          <w:tab w:val="right" w:leader="dot" w:pos="8504"/>
        </w:tabs>
        <w:rPr>
          <w:lang w:val="en-US"/>
        </w:rPr>
      </w:pPr>
      <w:r w:rsidRPr="004F5D3A">
        <w:rPr>
          <w:lang w:val="en-US"/>
        </w:rPr>
        <w:t>GUI</w:t>
      </w:r>
      <w:r w:rsidRPr="004F5D3A">
        <w:rPr>
          <w:lang w:val="en-US"/>
        </w:rPr>
        <w:tab/>
        <w:t>graphical user interface</w:t>
      </w:r>
    </w:p>
    <w:p w14:paraId="78E97DB8" w14:textId="42986FF7" w:rsidR="004A2B00" w:rsidRDefault="004A2B00" w:rsidP="00172E5B">
      <w:pPr>
        <w:pStyle w:val="Flietext"/>
        <w:tabs>
          <w:tab w:val="right" w:leader="dot" w:pos="8504"/>
        </w:tabs>
        <w:rPr>
          <w:lang w:val="en-US"/>
        </w:rPr>
      </w:pPr>
      <w:r w:rsidRPr="004F5D3A">
        <w:rPr>
          <w:lang w:val="en-US"/>
        </w:rPr>
        <w:t>IDE</w:t>
      </w:r>
      <w:r w:rsidRPr="004F5D3A">
        <w:rPr>
          <w:lang w:val="en-US"/>
        </w:rPr>
        <w:tab/>
        <w:t>Integrated development editor</w:t>
      </w:r>
    </w:p>
    <w:p w14:paraId="6D0C2E9E" w14:textId="2F8B8A82" w:rsidR="000C6EBE" w:rsidRPr="000C6EBE" w:rsidRDefault="000C6EBE" w:rsidP="00172E5B">
      <w:pPr>
        <w:pStyle w:val="Flietext"/>
        <w:tabs>
          <w:tab w:val="right" w:leader="dot" w:pos="8504"/>
        </w:tabs>
      </w:pPr>
      <w:r w:rsidRPr="000C6EBE">
        <w:t>CLI</w:t>
      </w:r>
      <w:r w:rsidRPr="000C6EBE">
        <w:tab/>
        <w:t>Command Line Inter</w:t>
      </w:r>
      <w:r>
        <w:t>face</w:t>
      </w:r>
    </w:p>
    <w:p w14:paraId="0279E2B5" w14:textId="77777777" w:rsidR="00B95DD7" w:rsidRPr="00260870" w:rsidRDefault="00B95DD7" w:rsidP="00775661">
      <w:pPr>
        <w:pStyle w:val="Ebene1nichtnummeriert"/>
      </w:pPr>
      <w:r w:rsidRPr="00260870">
        <w:lastRenderedPageBreak/>
        <w:br w:type="page"/>
      </w:r>
    </w:p>
    <w:p w14:paraId="18FAFE04" w14:textId="32D2543E" w:rsidR="004E1F68" w:rsidRDefault="00526B42" w:rsidP="00526B42">
      <w:pPr>
        <w:pStyle w:val="Ebene1nichtnummeriert"/>
      </w:pPr>
      <w:bookmarkStart w:id="302" w:name="_Toc14296576"/>
      <w:r>
        <w:lastRenderedPageBreak/>
        <w:t>Abbildungsverzeichnis</w:t>
      </w:r>
      <w:bookmarkEnd w:id="302"/>
    </w:p>
    <w:p w14:paraId="59F60781" w14:textId="67AF4EEB" w:rsidR="006F39A1" w:rsidRDefault="004E1F68">
      <w:pPr>
        <w:pStyle w:val="Abbildungsverzeichnis"/>
        <w:tabs>
          <w:tab w:val="right" w:leader="dot" w:pos="8494"/>
        </w:tabs>
        <w:rPr>
          <w:rFonts w:eastAsiaTheme="minorEastAsia"/>
          <w:noProof/>
          <w:sz w:val="24"/>
          <w:szCs w:val="24"/>
          <w:lang w:eastAsia="de-DE"/>
        </w:rPr>
      </w:pPr>
      <w:r>
        <w:fldChar w:fldCharType="begin"/>
      </w:r>
      <w:r>
        <w:instrText xml:space="preserve"> TOC \h \z \c "Abbildung" </w:instrText>
      </w:r>
      <w:r>
        <w:fldChar w:fldCharType="separate"/>
      </w:r>
      <w:hyperlink w:anchor="_Toc12891962" w:history="1">
        <w:r w:rsidR="006F39A1" w:rsidRPr="00BB4B69">
          <w:rPr>
            <w:rStyle w:val="Hyperlink"/>
            <w:noProof/>
          </w:rPr>
          <w:t>Abbildung 1: Unterschiedliche Verständnisse von Softwareanforderungen</w:t>
        </w:r>
        <w:r w:rsidR="006F39A1">
          <w:rPr>
            <w:noProof/>
            <w:webHidden/>
          </w:rPr>
          <w:tab/>
        </w:r>
        <w:r w:rsidR="006F39A1">
          <w:rPr>
            <w:noProof/>
            <w:webHidden/>
          </w:rPr>
          <w:fldChar w:fldCharType="begin"/>
        </w:r>
        <w:r w:rsidR="006F39A1">
          <w:rPr>
            <w:noProof/>
            <w:webHidden/>
          </w:rPr>
          <w:instrText xml:space="preserve"> PAGEREF _Toc12891962 \h </w:instrText>
        </w:r>
        <w:r w:rsidR="006F39A1">
          <w:rPr>
            <w:noProof/>
            <w:webHidden/>
          </w:rPr>
        </w:r>
        <w:r w:rsidR="006F39A1">
          <w:rPr>
            <w:noProof/>
            <w:webHidden/>
          </w:rPr>
          <w:fldChar w:fldCharType="separate"/>
        </w:r>
        <w:r w:rsidR="006F39A1">
          <w:rPr>
            <w:noProof/>
            <w:webHidden/>
          </w:rPr>
          <w:t>11</w:t>
        </w:r>
        <w:r w:rsidR="006F39A1">
          <w:rPr>
            <w:noProof/>
            <w:webHidden/>
          </w:rPr>
          <w:fldChar w:fldCharType="end"/>
        </w:r>
      </w:hyperlink>
    </w:p>
    <w:p w14:paraId="4E8AC5FD" w14:textId="4784C5EC" w:rsidR="006F39A1" w:rsidRDefault="00BE7E66">
      <w:pPr>
        <w:pStyle w:val="Abbildungsverzeichnis"/>
        <w:tabs>
          <w:tab w:val="right" w:leader="dot" w:pos="8494"/>
        </w:tabs>
        <w:rPr>
          <w:rFonts w:eastAsiaTheme="minorEastAsia"/>
          <w:noProof/>
          <w:sz w:val="24"/>
          <w:szCs w:val="24"/>
          <w:lang w:eastAsia="de-DE"/>
        </w:rPr>
      </w:pPr>
      <w:hyperlink w:anchor="_Toc12891963" w:history="1">
        <w:r w:rsidR="006F39A1" w:rsidRPr="00BB4B69">
          <w:rPr>
            <w:rStyle w:val="Hyperlink"/>
            <w:noProof/>
          </w:rPr>
          <w:t>Abbildung 2: Struktur eines Cucumber Projektes</w:t>
        </w:r>
        <w:r w:rsidR="006F39A1">
          <w:rPr>
            <w:noProof/>
            <w:webHidden/>
          </w:rPr>
          <w:tab/>
        </w:r>
        <w:r w:rsidR="006F39A1">
          <w:rPr>
            <w:noProof/>
            <w:webHidden/>
          </w:rPr>
          <w:fldChar w:fldCharType="begin"/>
        </w:r>
        <w:r w:rsidR="006F39A1">
          <w:rPr>
            <w:noProof/>
            <w:webHidden/>
          </w:rPr>
          <w:instrText xml:space="preserve"> PAGEREF _Toc12891963 \h </w:instrText>
        </w:r>
        <w:r w:rsidR="006F39A1">
          <w:rPr>
            <w:noProof/>
            <w:webHidden/>
          </w:rPr>
        </w:r>
        <w:r w:rsidR="006F39A1">
          <w:rPr>
            <w:noProof/>
            <w:webHidden/>
          </w:rPr>
          <w:fldChar w:fldCharType="separate"/>
        </w:r>
        <w:r w:rsidR="006F39A1">
          <w:rPr>
            <w:noProof/>
            <w:webHidden/>
          </w:rPr>
          <w:t>21</w:t>
        </w:r>
        <w:r w:rsidR="006F39A1">
          <w:rPr>
            <w:noProof/>
            <w:webHidden/>
          </w:rPr>
          <w:fldChar w:fldCharType="end"/>
        </w:r>
      </w:hyperlink>
    </w:p>
    <w:p w14:paraId="3CDA6ADB" w14:textId="5015B6A4" w:rsidR="006F39A1" w:rsidRDefault="00BE7E66">
      <w:pPr>
        <w:pStyle w:val="Abbildungsverzeichnis"/>
        <w:tabs>
          <w:tab w:val="right" w:leader="dot" w:pos="8494"/>
        </w:tabs>
        <w:rPr>
          <w:rFonts w:eastAsiaTheme="minorEastAsia"/>
          <w:noProof/>
          <w:sz w:val="24"/>
          <w:szCs w:val="24"/>
          <w:lang w:eastAsia="de-DE"/>
        </w:rPr>
      </w:pPr>
      <w:hyperlink w:anchor="_Toc12891964" w:history="1">
        <w:r w:rsidR="006F39A1" w:rsidRPr="00BB4B69">
          <w:rPr>
            <w:rStyle w:val="Hyperlink"/>
            <w:noProof/>
          </w:rPr>
          <w:t>Abbildung 3: Struktur einer Gherkin Feature-Datei</w:t>
        </w:r>
        <w:r w:rsidR="006F39A1">
          <w:rPr>
            <w:noProof/>
            <w:webHidden/>
          </w:rPr>
          <w:tab/>
        </w:r>
        <w:r w:rsidR="006F39A1">
          <w:rPr>
            <w:noProof/>
            <w:webHidden/>
          </w:rPr>
          <w:fldChar w:fldCharType="begin"/>
        </w:r>
        <w:r w:rsidR="006F39A1">
          <w:rPr>
            <w:noProof/>
            <w:webHidden/>
          </w:rPr>
          <w:instrText xml:space="preserve"> PAGEREF _Toc12891964 \h </w:instrText>
        </w:r>
        <w:r w:rsidR="006F39A1">
          <w:rPr>
            <w:noProof/>
            <w:webHidden/>
          </w:rPr>
        </w:r>
        <w:r w:rsidR="006F39A1">
          <w:rPr>
            <w:noProof/>
            <w:webHidden/>
          </w:rPr>
          <w:fldChar w:fldCharType="separate"/>
        </w:r>
        <w:r w:rsidR="006F39A1">
          <w:rPr>
            <w:noProof/>
            <w:webHidden/>
          </w:rPr>
          <w:t>23</w:t>
        </w:r>
        <w:r w:rsidR="006F39A1">
          <w:rPr>
            <w:noProof/>
            <w:webHidden/>
          </w:rPr>
          <w:fldChar w:fldCharType="end"/>
        </w:r>
      </w:hyperlink>
    </w:p>
    <w:p w14:paraId="22421546" w14:textId="7B83C18F" w:rsidR="006F39A1" w:rsidRDefault="00BE7E66">
      <w:pPr>
        <w:pStyle w:val="Abbildungsverzeichnis"/>
        <w:tabs>
          <w:tab w:val="right" w:leader="dot" w:pos="8494"/>
        </w:tabs>
        <w:rPr>
          <w:rFonts w:eastAsiaTheme="minorEastAsia"/>
          <w:noProof/>
          <w:sz w:val="24"/>
          <w:szCs w:val="24"/>
          <w:lang w:eastAsia="de-DE"/>
        </w:rPr>
      </w:pPr>
      <w:hyperlink w:anchor="_Toc12891965" w:history="1">
        <w:r w:rsidR="006F39A1" w:rsidRPr="00BB4B69">
          <w:rPr>
            <w:rStyle w:val="Hyperlink"/>
            <w:noProof/>
          </w:rPr>
          <w:t>Abbildung 4: Step-Definitions Beispiel</w:t>
        </w:r>
        <w:r w:rsidR="006F39A1">
          <w:rPr>
            <w:noProof/>
            <w:webHidden/>
          </w:rPr>
          <w:tab/>
        </w:r>
        <w:r w:rsidR="006F39A1">
          <w:rPr>
            <w:noProof/>
            <w:webHidden/>
          </w:rPr>
          <w:fldChar w:fldCharType="begin"/>
        </w:r>
        <w:r w:rsidR="006F39A1">
          <w:rPr>
            <w:noProof/>
            <w:webHidden/>
          </w:rPr>
          <w:instrText xml:space="preserve"> PAGEREF _Toc12891965 \h </w:instrText>
        </w:r>
        <w:r w:rsidR="006F39A1">
          <w:rPr>
            <w:noProof/>
            <w:webHidden/>
          </w:rPr>
        </w:r>
        <w:r w:rsidR="006F39A1">
          <w:rPr>
            <w:noProof/>
            <w:webHidden/>
          </w:rPr>
          <w:fldChar w:fldCharType="separate"/>
        </w:r>
        <w:r w:rsidR="006F39A1">
          <w:rPr>
            <w:noProof/>
            <w:webHidden/>
          </w:rPr>
          <w:t>25</w:t>
        </w:r>
        <w:r w:rsidR="006F39A1">
          <w:rPr>
            <w:noProof/>
            <w:webHidden/>
          </w:rPr>
          <w:fldChar w:fldCharType="end"/>
        </w:r>
      </w:hyperlink>
    </w:p>
    <w:p w14:paraId="5C36DD5E" w14:textId="3E08B894" w:rsidR="006F39A1" w:rsidRDefault="00BE7E66">
      <w:pPr>
        <w:pStyle w:val="Abbildungsverzeichnis"/>
        <w:tabs>
          <w:tab w:val="right" w:leader="dot" w:pos="8494"/>
        </w:tabs>
        <w:rPr>
          <w:rFonts w:eastAsiaTheme="minorEastAsia"/>
          <w:noProof/>
          <w:sz w:val="24"/>
          <w:szCs w:val="24"/>
          <w:lang w:eastAsia="de-DE"/>
        </w:rPr>
      </w:pPr>
      <w:hyperlink w:anchor="_Toc12891966" w:history="1">
        <w:r w:rsidR="006F39A1" w:rsidRPr="00BB4B69">
          <w:rPr>
            <w:rStyle w:val="Hyperlink"/>
            <w:noProof/>
          </w:rPr>
          <w:t>Abbildung 5: Szenario Outline Beispiel</w:t>
        </w:r>
        <w:r w:rsidR="006F39A1">
          <w:rPr>
            <w:noProof/>
            <w:webHidden/>
          </w:rPr>
          <w:tab/>
        </w:r>
        <w:r w:rsidR="006F39A1">
          <w:rPr>
            <w:noProof/>
            <w:webHidden/>
          </w:rPr>
          <w:fldChar w:fldCharType="begin"/>
        </w:r>
        <w:r w:rsidR="006F39A1">
          <w:rPr>
            <w:noProof/>
            <w:webHidden/>
          </w:rPr>
          <w:instrText xml:space="preserve"> PAGEREF _Toc12891966 \h </w:instrText>
        </w:r>
        <w:r w:rsidR="006F39A1">
          <w:rPr>
            <w:noProof/>
            <w:webHidden/>
          </w:rPr>
        </w:r>
        <w:r w:rsidR="006F39A1">
          <w:rPr>
            <w:noProof/>
            <w:webHidden/>
          </w:rPr>
          <w:fldChar w:fldCharType="separate"/>
        </w:r>
        <w:r w:rsidR="006F39A1">
          <w:rPr>
            <w:noProof/>
            <w:webHidden/>
          </w:rPr>
          <w:t>27</w:t>
        </w:r>
        <w:r w:rsidR="006F39A1">
          <w:rPr>
            <w:noProof/>
            <w:webHidden/>
          </w:rPr>
          <w:fldChar w:fldCharType="end"/>
        </w:r>
      </w:hyperlink>
    </w:p>
    <w:p w14:paraId="3FD74F2B" w14:textId="5DCB29B0" w:rsidR="006F39A1" w:rsidRDefault="00BE7E66">
      <w:pPr>
        <w:pStyle w:val="Abbildungsverzeichnis"/>
        <w:tabs>
          <w:tab w:val="right" w:leader="dot" w:pos="8494"/>
        </w:tabs>
        <w:rPr>
          <w:rFonts w:eastAsiaTheme="minorEastAsia"/>
          <w:noProof/>
          <w:sz w:val="24"/>
          <w:szCs w:val="24"/>
          <w:lang w:eastAsia="de-DE"/>
        </w:rPr>
      </w:pPr>
      <w:hyperlink w:anchor="_Toc12891967" w:history="1">
        <w:r w:rsidR="006F39A1" w:rsidRPr="00BB4B69">
          <w:rPr>
            <w:rStyle w:val="Hyperlink"/>
            <w:noProof/>
          </w:rPr>
          <w:t>Abbildung 6: Parameter Übergabe mit Captured Groups</w:t>
        </w:r>
        <w:r w:rsidR="006F39A1">
          <w:rPr>
            <w:noProof/>
            <w:webHidden/>
          </w:rPr>
          <w:tab/>
        </w:r>
        <w:r w:rsidR="006F39A1">
          <w:rPr>
            <w:noProof/>
            <w:webHidden/>
          </w:rPr>
          <w:fldChar w:fldCharType="begin"/>
        </w:r>
        <w:r w:rsidR="006F39A1">
          <w:rPr>
            <w:noProof/>
            <w:webHidden/>
          </w:rPr>
          <w:instrText xml:space="preserve"> PAGEREF _Toc12891967 \h </w:instrText>
        </w:r>
        <w:r w:rsidR="006F39A1">
          <w:rPr>
            <w:noProof/>
            <w:webHidden/>
          </w:rPr>
        </w:r>
        <w:r w:rsidR="006F39A1">
          <w:rPr>
            <w:noProof/>
            <w:webHidden/>
          </w:rPr>
          <w:fldChar w:fldCharType="separate"/>
        </w:r>
        <w:r w:rsidR="006F39A1">
          <w:rPr>
            <w:noProof/>
            <w:webHidden/>
          </w:rPr>
          <w:t>28</w:t>
        </w:r>
        <w:r w:rsidR="006F39A1">
          <w:rPr>
            <w:noProof/>
            <w:webHidden/>
          </w:rPr>
          <w:fldChar w:fldCharType="end"/>
        </w:r>
      </w:hyperlink>
    </w:p>
    <w:p w14:paraId="4204ED4D" w14:textId="1EF7E61D" w:rsidR="006F39A1" w:rsidRDefault="00BE7E66">
      <w:pPr>
        <w:pStyle w:val="Abbildungsverzeichnis"/>
        <w:tabs>
          <w:tab w:val="right" w:leader="dot" w:pos="8494"/>
        </w:tabs>
        <w:rPr>
          <w:rFonts w:eastAsiaTheme="minorEastAsia"/>
          <w:noProof/>
          <w:sz w:val="24"/>
          <w:szCs w:val="24"/>
          <w:lang w:eastAsia="de-DE"/>
        </w:rPr>
      </w:pPr>
      <w:hyperlink w:anchor="_Toc12891968" w:history="1">
        <w:r w:rsidR="006F39A1" w:rsidRPr="00BB4B69">
          <w:rPr>
            <w:rStyle w:val="Hyperlink"/>
            <w:noProof/>
          </w:rPr>
          <w:t>Abbildung 7: Flight Gherkin Step</w:t>
        </w:r>
        <w:r w:rsidR="006F39A1">
          <w:rPr>
            <w:noProof/>
            <w:webHidden/>
          </w:rPr>
          <w:tab/>
        </w:r>
        <w:r w:rsidR="006F39A1">
          <w:rPr>
            <w:noProof/>
            <w:webHidden/>
          </w:rPr>
          <w:fldChar w:fldCharType="begin"/>
        </w:r>
        <w:r w:rsidR="006F39A1">
          <w:rPr>
            <w:noProof/>
            <w:webHidden/>
          </w:rPr>
          <w:instrText xml:space="preserve"> PAGEREF _Toc12891968 \h </w:instrText>
        </w:r>
        <w:r w:rsidR="006F39A1">
          <w:rPr>
            <w:noProof/>
            <w:webHidden/>
          </w:rPr>
        </w:r>
        <w:r w:rsidR="006F39A1">
          <w:rPr>
            <w:noProof/>
            <w:webHidden/>
          </w:rPr>
          <w:fldChar w:fldCharType="separate"/>
        </w:r>
        <w:r w:rsidR="006F39A1">
          <w:rPr>
            <w:noProof/>
            <w:webHidden/>
          </w:rPr>
          <w:t>29</w:t>
        </w:r>
        <w:r w:rsidR="006F39A1">
          <w:rPr>
            <w:noProof/>
            <w:webHidden/>
          </w:rPr>
          <w:fldChar w:fldCharType="end"/>
        </w:r>
      </w:hyperlink>
    </w:p>
    <w:p w14:paraId="52108427" w14:textId="02461999" w:rsidR="006F39A1" w:rsidRDefault="00BE7E66">
      <w:pPr>
        <w:pStyle w:val="Abbildungsverzeichnis"/>
        <w:tabs>
          <w:tab w:val="right" w:leader="dot" w:pos="8494"/>
        </w:tabs>
        <w:rPr>
          <w:rFonts w:eastAsiaTheme="minorEastAsia"/>
          <w:noProof/>
          <w:sz w:val="24"/>
          <w:szCs w:val="24"/>
          <w:lang w:eastAsia="de-DE"/>
        </w:rPr>
      </w:pPr>
      <w:hyperlink w:anchor="_Toc12891969" w:history="1">
        <w:r w:rsidR="006F39A1" w:rsidRPr="00BB4B69">
          <w:rPr>
            <w:rStyle w:val="Hyperlink"/>
            <w:noProof/>
          </w:rPr>
          <w:t>Abbildung 8: Flight Step-Definition mit regulärem Ausdruck</w:t>
        </w:r>
        <w:r w:rsidR="006F39A1">
          <w:rPr>
            <w:noProof/>
            <w:webHidden/>
          </w:rPr>
          <w:tab/>
        </w:r>
        <w:r w:rsidR="006F39A1">
          <w:rPr>
            <w:noProof/>
            <w:webHidden/>
          </w:rPr>
          <w:fldChar w:fldCharType="begin"/>
        </w:r>
        <w:r w:rsidR="006F39A1">
          <w:rPr>
            <w:noProof/>
            <w:webHidden/>
          </w:rPr>
          <w:instrText xml:space="preserve"> PAGEREF _Toc12891969 \h </w:instrText>
        </w:r>
        <w:r w:rsidR="006F39A1">
          <w:rPr>
            <w:noProof/>
            <w:webHidden/>
          </w:rPr>
        </w:r>
        <w:r w:rsidR="006F39A1">
          <w:rPr>
            <w:noProof/>
            <w:webHidden/>
          </w:rPr>
          <w:fldChar w:fldCharType="separate"/>
        </w:r>
        <w:r w:rsidR="006F39A1">
          <w:rPr>
            <w:noProof/>
            <w:webHidden/>
          </w:rPr>
          <w:t>29</w:t>
        </w:r>
        <w:r w:rsidR="006F39A1">
          <w:rPr>
            <w:noProof/>
            <w:webHidden/>
          </w:rPr>
          <w:fldChar w:fldCharType="end"/>
        </w:r>
      </w:hyperlink>
    </w:p>
    <w:p w14:paraId="5EAABC8F" w14:textId="71F1D98D" w:rsidR="006F39A1" w:rsidRDefault="00BE7E66">
      <w:pPr>
        <w:pStyle w:val="Abbildungsverzeichnis"/>
        <w:tabs>
          <w:tab w:val="right" w:leader="dot" w:pos="8494"/>
        </w:tabs>
        <w:rPr>
          <w:rFonts w:eastAsiaTheme="minorEastAsia"/>
          <w:noProof/>
          <w:sz w:val="24"/>
          <w:szCs w:val="24"/>
          <w:lang w:eastAsia="de-DE"/>
        </w:rPr>
      </w:pPr>
      <w:hyperlink w:anchor="_Toc12891970" w:history="1">
        <w:r w:rsidR="006F39A1" w:rsidRPr="00BB4B69">
          <w:rPr>
            <w:rStyle w:val="Hyperlink"/>
            <w:noProof/>
            <w:lang w:val="en-US"/>
          </w:rPr>
          <w:t>Abbildung 9:Flight Step-Definition mit Cucumber Expression</w:t>
        </w:r>
        <w:r w:rsidR="006F39A1">
          <w:rPr>
            <w:noProof/>
            <w:webHidden/>
          </w:rPr>
          <w:tab/>
        </w:r>
        <w:r w:rsidR="006F39A1">
          <w:rPr>
            <w:noProof/>
            <w:webHidden/>
          </w:rPr>
          <w:fldChar w:fldCharType="begin"/>
        </w:r>
        <w:r w:rsidR="006F39A1">
          <w:rPr>
            <w:noProof/>
            <w:webHidden/>
          </w:rPr>
          <w:instrText xml:space="preserve"> PAGEREF _Toc12891970 \h </w:instrText>
        </w:r>
        <w:r w:rsidR="006F39A1">
          <w:rPr>
            <w:noProof/>
            <w:webHidden/>
          </w:rPr>
        </w:r>
        <w:r w:rsidR="006F39A1">
          <w:rPr>
            <w:noProof/>
            <w:webHidden/>
          </w:rPr>
          <w:fldChar w:fldCharType="separate"/>
        </w:r>
        <w:r w:rsidR="006F39A1">
          <w:rPr>
            <w:noProof/>
            <w:webHidden/>
          </w:rPr>
          <w:t>29</w:t>
        </w:r>
        <w:r w:rsidR="006F39A1">
          <w:rPr>
            <w:noProof/>
            <w:webHidden/>
          </w:rPr>
          <w:fldChar w:fldCharType="end"/>
        </w:r>
      </w:hyperlink>
    </w:p>
    <w:p w14:paraId="5710A578" w14:textId="4EECAD57" w:rsidR="006F39A1" w:rsidRDefault="00BE7E66">
      <w:pPr>
        <w:pStyle w:val="Abbildungsverzeichnis"/>
        <w:tabs>
          <w:tab w:val="right" w:leader="dot" w:pos="8494"/>
        </w:tabs>
        <w:rPr>
          <w:rFonts w:eastAsiaTheme="minorEastAsia"/>
          <w:noProof/>
          <w:sz w:val="24"/>
          <w:szCs w:val="24"/>
          <w:lang w:eastAsia="de-DE"/>
        </w:rPr>
      </w:pPr>
      <w:hyperlink w:anchor="_Toc12891971" w:history="1">
        <w:r w:rsidR="006F39A1" w:rsidRPr="00BB4B69">
          <w:rPr>
            <w:rStyle w:val="Hyperlink"/>
            <w:noProof/>
          </w:rPr>
          <w:t>Abbildung 10: Doc String Beispiel</w:t>
        </w:r>
        <w:r w:rsidR="006F39A1">
          <w:rPr>
            <w:noProof/>
            <w:webHidden/>
          </w:rPr>
          <w:tab/>
        </w:r>
        <w:r w:rsidR="006F39A1">
          <w:rPr>
            <w:noProof/>
            <w:webHidden/>
          </w:rPr>
          <w:fldChar w:fldCharType="begin"/>
        </w:r>
        <w:r w:rsidR="006F39A1">
          <w:rPr>
            <w:noProof/>
            <w:webHidden/>
          </w:rPr>
          <w:instrText xml:space="preserve"> PAGEREF _Toc12891971 \h </w:instrText>
        </w:r>
        <w:r w:rsidR="006F39A1">
          <w:rPr>
            <w:noProof/>
            <w:webHidden/>
          </w:rPr>
        </w:r>
        <w:r w:rsidR="006F39A1">
          <w:rPr>
            <w:noProof/>
            <w:webHidden/>
          </w:rPr>
          <w:fldChar w:fldCharType="separate"/>
        </w:r>
        <w:r w:rsidR="006F39A1">
          <w:rPr>
            <w:noProof/>
            <w:webHidden/>
          </w:rPr>
          <w:t>31</w:t>
        </w:r>
        <w:r w:rsidR="006F39A1">
          <w:rPr>
            <w:noProof/>
            <w:webHidden/>
          </w:rPr>
          <w:fldChar w:fldCharType="end"/>
        </w:r>
      </w:hyperlink>
    </w:p>
    <w:p w14:paraId="34A8DF89" w14:textId="6706602B" w:rsidR="006F39A1" w:rsidRDefault="00BE7E66">
      <w:pPr>
        <w:pStyle w:val="Abbildungsverzeichnis"/>
        <w:tabs>
          <w:tab w:val="right" w:leader="dot" w:pos="8494"/>
        </w:tabs>
        <w:rPr>
          <w:rFonts w:eastAsiaTheme="minorEastAsia"/>
          <w:noProof/>
          <w:sz w:val="24"/>
          <w:szCs w:val="24"/>
          <w:lang w:eastAsia="de-DE"/>
        </w:rPr>
      </w:pPr>
      <w:hyperlink w:anchor="_Toc12891972" w:history="1">
        <w:r w:rsidR="006F39A1" w:rsidRPr="00BB4B69">
          <w:rPr>
            <w:rStyle w:val="Hyperlink"/>
            <w:noProof/>
          </w:rPr>
          <w:t>Abbildung 11: Data Table Beispiel</w:t>
        </w:r>
        <w:r w:rsidR="006F39A1">
          <w:rPr>
            <w:noProof/>
            <w:webHidden/>
          </w:rPr>
          <w:tab/>
        </w:r>
        <w:r w:rsidR="006F39A1">
          <w:rPr>
            <w:noProof/>
            <w:webHidden/>
          </w:rPr>
          <w:fldChar w:fldCharType="begin"/>
        </w:r>
        <w:r w:rsidR="006F39A1">
          <w:rPr>
            <w:noProof/>
            <w:webHidden/>
          </w:rPr>
          <w:instrText xml:space="preserve"> PAGEREF _Toc12891972 \h </w:instrText>
        </w:r>
        <w:r w:rsidR="006F39A1">
          <w:rPr>
            <w:noProof/>
            <w:webHidden/>
          </w:rPr>
        </w:r>
        <w:r w:rsidR="006F39A1">
          <w:rPr>
            <w:noProof/>
            <w:webHidden/>
          </w:rPr>
          <w:fldChar w:fldCharType="separate"/>
        </w:r>
        <w:r w:rsidR="006F39A1">
          <w:rPr>
            <w:noProof/>
            <w:webHidden/>
          </w:rPr>
          <w:t>31</w:t>
        </w:r>
        <w:r w:rsidR="006F39A1">
          <w:rPr>
            <w:noProof/>
            <w:webHidden/>
          </w:rPr>
          <w:fldChar w:fldCharType="end"/>
        </w:r>
      </w:hyperlink>
    </w:p>
    <w:p w14:paraId="4D9456AC" w14:textId="67DF5D67" w:rsidR="006F39A1" w:rsidRDefault="00BE7E66">
      <w:pPr>
        <w:pStyle w:val="Abbildungsverzeichnis"/>
        <w:tabs>
          <w:tab w:val="right" w:leader="dot" w:pos="8494"/>
        </w:tabs>
        <w:rPr>
          <w:rFonts w:eastAsiaTheme="minorEastAsia"/>
          <w:noProof/>
          <w:sz w:val="24"/>
          <w:szCs w:val="24"/>
          <w:lang w:eastAsia="de-DE"/>
        </w:rPr>
      </w:pPr>
      <w:hyperlink w:anchor="_Toc12891973" w:history="1">
        <w:r w:rsidR="006F39A1" w:rsidRPr="00BB4B69">
          <w:rPr>
            <w:rStyle w:val="Hyperlink"/>
            <w:noProof/>
          </w:rPr>
          <w:t>Abbildung 12: Background Beispiel</w:t>
        </w:r>
        <w:r w:rsidR="006F39A1">
          <w:rPr>
            <w:noProof/>
            <w:webHidden/>
          </w:rPr>
          <w:tab/>
        </w:r>
        <w:r w:rsidR="006F39A1">
          <w:rPr>
            <w:noProof/>
            <w:webHidden/>
          </w:rPr>
          <w:fldChar w:fldCharType="begin"/>
        </w:r>
        <w:r w:rsidR="006F39A1">
          <w:rPr>
            <w:noProof/>
            <w:webHidden/>
          </w:rPr>
          <w:instrText xml:space="preserve"> PAGEREF _Toc12891973 \h </w:instrText>
        </w:r>
        <w:r w:rsidR="006F39A1">
          <w:rPr>
            <w:noProof/>
            <w:webHidden/>
          </w:rPr>
        </w:r>
        <w:r w:rsidR="006F39A1">
          <w:rPr>
            <w:noProof/>
            <w:webHidden/>
          </w:rPr>
          <w:fldChar w:fldCharType="separate"/>
        </w:r>
        <w:r w:rsidR="006F39A1">
          <w:rPr>
            <w:noProof/>
            <w:webHidden/>
          </w:rPr>
          <w:t>33</w:t>
        </w:r>
        <w:r w:rsidR="006F39A1">
          <w:rPr>
            <w:noProof/>
            <w:webHidden/>
          </w:rPr>
          <w:fldChar w:fldCharType="end"/>
        </w:r>
      </w:hyperlink>
    </w:p>
    <w:p w14:paraId="4ECDDE66" w14:textId="7DC20141" w:rsidR="006F39A1" w:rsidRDefault="00BE7E66">
      <w:pPr>
        <w:pStyle w:val="Abbildungsverzeichnis"/>
        <w:tabs>
          <w:tab w:val="right" w:leader="dot" w:pos="8494"/>
        </w:tabs>
        <w:rPr>
          <w:rFonts w:eastAsiaTheme="minorEastAsia"/>
          <w:noProof/>
          <w:sz w:val="24"/>
          <w:szCs w:val="24"/>
          <w:lang w:eastAsia="de-DE"/>
        </w:rPr>
      </w:pPr>
      <w:hyperlink w:anchor="_Toc12891974" w:history="1">
        <w:r w:rsidR="006F39A1" w:rsidRPr="00BB4B69">
          <w:rPr>
            <w:rStyle w:val="Hyperlink"/>
            <w:noProof/>
          </w:rPr>
          <w:t>Abbildung 13: Registrierung eines Output Parameters</w:t>
        </w:r>
        <w:r w:rsidR="006F39A1">
          <w:rPr>
            <w:noProof/>
            <w:webHidden/>
          </w:rPr>
          <w:tab/>
        </w:r>
        <w:r w:rsidR="006F39A1">
          <w:rPr>
            <w:noProof/>
            <w:webHidden/>
          </w:rPr>
          <w:fldChar w:fldCharType="begin"/>
        </w:r>
        <w:r w:rsidR="006F39A1">
          <w:rPr>
            <w:noProof/>
            <w:webHidden/>
          </w:rPr>
          <w:instrText xml:space="preserve"> PAGEREF _Toc12891974 \h </w:instrText>
        </w:r>
        <w:r w:rsidR="006F39A1">
          <w:rPr>
            <w:noProof/>
            <w:webHidden/>
          </w:rPr>
        </w:r>
        <w:r w:rsidR="006F39A1">
          <w:rPr>
            <w:noProof/>
            <w:webHidden/>
          </w:rPr>
          <w:fldChar w:fldCharType="separate"/>
        </w:r>
        <w:r w:rsidR="006F39A1">
          <w:rPr>
            <w:noProof/>
            <w:webHidden/>
          </w:rPr>
          <w:t>34</w:t>
        </w:r>
        <w:r w:rsidR="006F39A1">
          <w:rPr>
            <w:noProof/>
            <w:webHidden/>
          </w:rPr>
          <w:fldChar w:fldCharType="end"/>
        </w:r>
      </w:hyperlink>
    </w:p>
    <w:p w14:paraId="4AD9C7B2" w14:textId="07D91E3C" w:rsidR="006F39A1" w:rsidRDefault="00BE7E66">
      <w:pPr>
        <w:pStyle w:val="Abbildungsverzeichnis"/>
        <w:tabs>
          <w:tab w:val="right" w:leader="dot" w:pos="8494"/>
        </w:tabs>
        <w:rPr>
          <w:rFonts w:eastAsiaTheme="minorEastAsia"/>
          <w:noProof/>
          <w:sz w:val="24"/>
          <w:szCs w:val="24"/>
          <w:lang w:eastAsia="de-DE"/>
        </w:rPr>
      </w:pPr>
      <w:hyperlink w:anchor="_Toc12891975" w:history="1">
        <w:r w:rsidR="006F39A1" w:rsidRPr="00BB4B69">
          <w:rPr>
            <w:rStyle w:val="Hyperlink"/>
            <w:noProof/>
          </w:rPr>
          <w:t>Abbildung 14: Flight Data Table</w:t>
        </w:r>
        <w:r w:rsidR="006F39A1">
          <w:rPr>
            <w:noProof/>
            <w:webHidden/>
          </w:rPr>
          <w:tab/>
        </w:r>
        <w:r w:rsidR="006F39A1">
          <w:rPr>
            <w:noProof/>
            <w:webHidden/>
          </w:rPr>
          <w:fldChar w:fldCharType="begin"/>
        </w:r>
        <w:r w:rsidR="006F39A1">
          <w:rPr>
            <w:noProof/>
            <w:webHidden/>
          </w:rPr>
          <w:instrText xml:space="preserve"> PAGEREF _Toc12891975 \h </w:instrText>
        </w:r>
        <w:r w:rsidR="006F39A1">
          <w:rPr>
            <w:noProof/>
            <w:webHidden/>
          </w:rPr>
        </w:r>
        <w:r w:rsidR="006F39A1">
          <w:rPr>
            <w:noProof/>
            <w:webHidden/>
          </w:rPr>
          <w:fldChar w:fldCharType="separate"/>
        </w:r>
        <w:r w:rsidR="006F39A1">
          <w:rPr>
            <w:noProof/>
            <w:webHidden/>
          </w:rPr>
          <w:t>34</w:t>
        </w:r>
        <w:r w:rsidR="006F39A1">
          <w:rPr>
            <w:noProof/>
            <w:webHidden/>
          </w:rPr>
          <w:fldChar w:fldCharType="end"/>
        </w:r>
      </w:hyperlink>
    </w:p>
    <w:p w14:paraId="1FCECCEF" w14:textId="205396EC" w:rsidR="006F39A1" w:rsidRDefault="00BE7E66">
      <w:pPr>
        <w:pStyle w:val="Abbildungsverzeichnis"/>
        <w:tabs>
          <w:tab w:val="right" w:leader="dot" w:pos="8494"/>
        </w:tabs>
        <w:rPr>
          <w:rFonts w:eastAsiaTheme="minorEastAsia"/>
          <w:noProof/>
          <w:sz w:val="24"/>
          <w:szCs w:val="24"/>
          <w:lang w:eastAsia="de-DE"/>
        </w:rPr>
      </w:pPr>
      <w:hyperlink w:anchor="_Toc12891976" w:history="1">
        <w:r w:rsidR="006F39A1" w:rsidRPr="00BB4B69">
          <w:rPr>
            <w:rStyle w:val="Hyperlink"/>
            <w:noProof/>
          </w:rPr>
          <w:t>Abbildung 15: Registrierung eines Data Table Typens</w:t>
        </w:r>
        <w:r w:rsidR="006F39A1">
          <w:rPr>
            <w:noProof/>
            <w:webHidden/>
          </w:rPr>
          <w:tab/>
        </w:r>
        <w:r w:rsidR="006F39A1">
          <w:rPr>
            <w:noProof/>
            <w:webHidden/>
          </w:rPr>
          <w:fldChar w:fldCharType="begin"/>
        </w:r>
        <w:r w:rsidR="006F39A1">
          <w:rPr>
            <w:noProof/>
            <w:webHidden/>
          </w:rPr>
          <w:instrText xml:space="preserve"> PAGEREF _Toc12891976 \h </w:instrText>
        </w:r>
        <w:r w:rsidR="006F39A1">
          <w:rPr>
            <w:noProof/>
            <w:webHidden/>
          </w:rPr>
        </w:r>
        <w:r w:rsidR="006F39A1">
          <w:rPr>
            <w:noProof/>
            <w:webHidden/>
          </w:rPr>
          <w:fldChar w:fldCharType="separate"/>
        </w:r>
        <w:r w:rsidR="006F39A1">
          <w:rPr>
            <w:noProof/>
            <w:webHidden/>
          </w:rPr>
          <w:t>34</w:t>
        </w:r>
        <w:r w:rsidR="006F39A1">
          <w:rPr>
            <w:noProof/>
            <w:webHidden/>
          </w:rPr>
          <w:fldChar w:fldCharType="end"/>
        </w:r>
      </w:hyperlink>
    </w:p>
    <w:p w14:paraId="5B98BB6C" w14:textId="41D19C79" w:rsidR="006F39A1" w:rsidRDefault="00BE7E66">
      <w:pPr>
        <w:pStyle w:val="Abbildungsverzeichnis"/>
        <w:tabs>
          <w:tab w:val="right" w:leader="dot" w:pos="8494"/>
        </w:tabs>
        <w:rPr>
          <w:rFonts w:eastAsiaTheme="minorEastAsia"/>
          <w:noProof/>
          <w:sz w:val="24"/>
          <w:szCs w:val="24"/>
          <w:lang w:eastAsia="de-DE"/>
        </w:rPr>
      </w:pPr>
      <w:hyperlink w:anchor="_Toc12891977" w:history="1">
        <w:r w:rsidR="006F39A1" w:rsidRPr="00BB4B69">
          <w:rPr>
            <w:rStyle w:val="Hyperlink"/>
            <w:noProof/>
          </w:rPr>
          <w:t>Abbildung 16: Verwendung eines registrierten Data Table Typens</w:t>
        </w:r>
        <w:r w:rsidR="006F39A1">
          <w:rPr>
            <w:noProof/>
            <w:webHidden/>
          </w:rPr>
          <w:tab/>
        </w:r>
        <w:r w:rsidR="006F39A1">
          <w:rPr>
            <w:noProof/>
            <w:webHidden/>
          </w:rPr>
          <w:fldChar w:fldCharType="begin"/>
        </w:r>
        <w:r w:rsidR="006F39A1">
          <w:rPr>
            <w:noProof/>
            <w:webHidden/>
          </w:rPr>
          <w:instrText xml:space="preserve"> PAGEREF _Toc12891977 \h </w:instrText>
        </w:r>
        <w:r w:rsidR="006F39A1">
          <w:rPr>
            <w:noProof/>
            <w:webHidden/>
          </w:rPr>
        </w:r>
        <w:r w:rsidR="006F39A1">
          <w:rPr>
            <w:noProof/>
            <w:webHidden/>
          </w:rPr>
          <w:fldChar w:fldCharType="separate"/>
        </w:r>
        <w:r w:rsidR="006F39A1">
          <w:rPr>
            <w:noProof/>
            <w:webHidden/>
          </w:rPr>
          <w:t>35</w:t>
        </w:r>
        <w:r w:rsidR="006F39A1">
          <w:rPr>
            <w:noProof/>
            <w:webHidden/>
          </w:rPr>
          <w:fldChar w:fldCharType="end"/>
        </w:r>
      </w:hyperlink>
    </w:p>
    <w:p w14:paraId="0D5B0CD5" w14:textId="49823197" w:rsidR="006F39A1" w:rsidRDefault="00BE7E66">
      <w:pPr>
        <w:pStyle w:val="Abbildungsverzeichnis"/>
        <w:tabs>
          <w:tab w:val="right" w:leader="dot" w:pos="8494"/>
        </w:tabs>
        <w:rPr>
          <w:rFonts w:eastAsiaTheme="minorEastAsia"/>
          <w:noProof/>
          <w:sz w:val="24"/>
          <w:szCs w:val="24"/>
          <w:lang w:eastAsia="de-DE"/>
        </w:rPr>
      </w:pPr>
      <w:hyperlink w:anchor="_Toc12891978" w:history="1">
        <w:r w:rsidR="006F39A1" w:rsidRPr="00BB4B69">
          <w:rPr>
            <w:rStyle w:val="Hyperlink"/>
            <w:noProof/>
          </w:rPr>
          <w:t>Abbildung 17: Create tweet Szenario</w:t>
        </w:r>
        <w:r w:rsidR="006F39A1">
          <w:rPr>
            <w:noProof/>
            <w:webHidden/>
          </w:rPr>
          <w:tab/>
        </w:r>
        <w:r w:rsidR="006F39A1">
          <w:rPr>
            <w:noProof/>
            <w:webHidden/>
          </w:rPr>
          <w:fldChar w:fldCharType="begin"/>
        </w:r>
        <w:r w:rsidR="006F39A1">
          <w:rPr>
            <w:noProof/>
            <w:webHidden/>
          </w:rPr>
          <w:instrText xml:space="preserve"> PAGEREF _Toc12891978 \h </w:instrText>
        </w:r>
        <w:r w:rsidR="006F39A1">
          <w:rPr>
            <w:noProof/>
            <w:webHidden/>
          </w:rPr>
        </w:r>
        <w:r w:rsidR="006F39A1">
          <w:rPr>
            <w:noProof/>
            <w:webHidden/>
          </w:rPr>
          <w:fldChar w:fldCharType="separate"/>
        </w:r>
        <w:r w:rsidR="006F39A1">
          <w:rPr>
            <w:noProof/>
            <w:webHidden/>
          </w:rPr>
          <w:t>49</w:t>
        </w:r>
        <w:r w:rsidR="006F39A1">
          <w:rPr>
            <w:noProof/>
            <w:webHidden/>
          </w:rPr>
          <w:fldChar w:fldCharType="end"/>
        </w:r>
      </w:hyperlink>
    </w:p>
    <w:p w14:paraId="7907FEBF" w14:textId="4529D6FA" w:rsidR="006F39A1" w:rsidRDefault="00BE7E66">
      <w:pPr>
        <w:pStyle w:val="Abbildungsverzeichnis"/>
        <w:tabs>
          <w:tab w:val="right" w:leader="dot" w:pos="8494"/>
        </w:tabs>
        <w:rPr>
          <w:rFonts w:eastAsiaTheme="minorEastAsia"/>
          <w:noProof/>
          <w:sz w:val="24"/>
          <w:szCs w:val="24"/>
          <w:lang w:eastAsia="de-DE"/>
        </w:rPr>
      </w:pPr>
      <w:hyperlink w:anchor="_Toc12891979" w:history="1">
        <w:r w:rsidR="006F39A1" w:rsidRPr="00BB4B69">
          <w:rPr>
            <w:rStyle w:val="Hyperlink"/>
            <w:noProof/>
            <w:lang w:val="en-US"/>
          </w:rPr>
          <w:t>Abbildung 18: Background-Block im "Get users" Featrure</w:t>
        </w:r>
        <w:r w:rsidR="006F39A1">
          <w:rPr>
            <w:noProof/>
            <w:webHidden/>
          </w:rPr>
          <w:tab/>
        </w:r>
        <w:r w:rsidR="006F39A1">
          <w:rPr>
            <w:noProof/>
            <w:webHidden/>
          </w:rPr>
          <w:fldChar w:fldCharType="begin"/>
        </w:r>
        <w:r w:rsidR="006F39A1">
          <w:rPr>
            <w:noProof/>
            <w:webHidden/>
          </w:rPr>
          <w:instrText xml:space="preserve"> PAGEREF _Toc12891979 \h </w:instrText>
        </w:r>
        <w:r w:rsidR="006F39A1">
          <w:rPr>
            <w:noProof/>
            <w:webHidden/>
          </w:rPr>
        </w:r>
        <w:r w:rsidR="006F39A1">
          <w:rPr>
            <w:noProof/>
            <w:webHidden/>
          </w:rPr>
          <w:fldChar w:fldCharType="separate"/>
        </w:r>
        <w:r w:rsidR="006F39A1">
          <w:rPr>
            <w:noProof/>
            <w:webHidden/>
          </w:rPr>
          <w:t>51</w:t>
        </w:r>
        <w:r w:rsidR="006F39A1">
          <w:rPr>
            <w:noProof/>
            <w:webHidden/>
          </w:rPr>
          <w:fldChar w:fldCharType="end"/>
        </w:r>
      </w:hyperlink>
    </w:p>
    <w:p w14:paraId="42C4EE81" w14:textId="328A0847" w:rsidR="006F39A1" w:rsidRDefault="00BE7E66">
      <w:pPr>
        <w:pStyle w:val="Abbildungsverzeichnis"/>
        <w:tabs>
          <w:tab w:val="right" w:leader="dot" w:pos="8494"/>
        </w:tabs>
        <w:rPr>
          <w:rFonts w:eastAsiaTheme="minorEastAsia"/>
          <w:noProof/>
          <w:sz w:val="24"/>
          <w:szCs w:val="24"/>
          <w:lang w:eastAsia="de-DE"/>
        </w:rPr>
      </w:pPr>
      <w:hyperlink w:anchor="_Toc12891980" w:history="1">
        <w:r w:rsidR="006F39A1" w:rsidRPr="00BB4B69">
          <w:rPr>
            <w:rStyle w:val="Hyperlink"/>
            <w:noProof/>
          </w:rPr>
          <w:t>Abbildung 19: Unterschiedliche Rollen fragen user Informationen ab</w:t>
        </w:r>
        <w:r w:rsidR="006F39A1">
          <w:rPr>
            <w:noProof/>
            <w:webHidden/>
          </w:rPr>
          <w:tab/>
        </w:r>
        <w:r w:rsidR="006F39A1">
          <w:rPr>
            <w:noProof/>
            <w:webHidden/>
          </w:rPr>
          <w:fldChar w:fldCharType="begin"/>
        </w:r>
        <w:r w:rsidR="006F39A1">
          <w:rPr>
            <w:noProof/>
            <w:webHidden/>
          </w:rPr>
          <w:instrText xml:space="preserve"> PAGEREF _Toc12891980 \h </w:instrText>
        </w:r>
        <w:r w:rsidR="006F39A1">
          <w:rPr>
            <w:noProof/>
            <w:webHidden/>
          </w:rPr>
        </w:r>
        <w:r w:rsidR="006F39A1">
          <w:rPr>
            <w:noProof/>
            <w:webHidden/>
          </w:rPr>
          <w:fldChar w:fldCharType="separate"/>
        </w:r>
        <w:r w:rsidR="006F39A1">
          <w:rPr>
            <w:noProof/>
            <w:webHidden/>
          </w:rPr>
          <w:t>52</w:t>
        </w:r>
        <w:r w:rsidR="006F39A1">
          <w:rPr>
            <w:noProof/>
            <w:webHidden/>
          </w:rPr>
          <w:fldChar w:fldCharType="end"/>
        </w:r>
      </w:hyperlink>
    </w:p>
    <w:p w14:paraId="17FEB44A" w14:textId="40561FC7" w:rsidR="006F39A1" w:rsidRDefault="00BE7E66">
      <w:pPr>
        <w:pStyle w:val="Abbildungsverzeichnis"/>
        <w:tabs>
          <w:tab w:val="right" w:leader="dot" w:pos="8494"/>
        </w:tabs>
        <w:rPr>
          <w:rFonts w:eastAsiaTheme="minorEastAsia"/>
          <w:noProof/>
          <w:sz w:val="24"/>
          <w:szCs w:val="24"/>
          <w:lang w:eastAsia="de-DE"/>
        </w:rPr>
      </w:pPr>
      <w:hyperlink w:anchor="_Toc12891981" w:history="1">
        <w:r w:rsidR="006F39A1" w:rsidRPr="00BB4B69">
          <w:rPr>
            <w:rStyle w:val="Hyperlink"/>
            <w:noProof/>
          </w:rPr>
          <w:t>Abbildung 20: Mehrere Example Tabellen in "Get users" Feature</w:t>
        </w:r>
        <w:r w:rsidR="006F39A1">
          <w:rPr>
            <w:noProof/>
            <w:webHidden/>
          </w:rPr>
          <w:tab/>
        </w:r>
        <w:r w:rsidR="006F39A1">
          <w:rPr>
            <w:noProof/>
            <w:webHidden/>
          </w:rPr>
          <w:fldChar w:fldCharType="begin"/>
        </w:r>
        <w:r w:rsidR="006F39A1">
          <w:rPr>
            <w:noProof/>
            <w:webHidden/>
          </w:rPr>
          <w:instrText xml:space="preserve"> PAGEREF _Toc12891981 \h </w:instrText>
        </w:r>
        <w:r w:rsidR="006F39A1">
          <w:rPr>
            <w:noProof/>
            <w:webHidden/>
          </w:rPr>
        </w:r>
        <w:r w:rsidR="006F39A1">
          <w:rPr>
            <w:noProof/>
            <w:webHidden/>
          </w:rPr>
          <w:fldChar w:fldCharType="separate"/>
        </w:r>
        <w:r w:rsidR="006F39A1">
          <w:rPr>
            <w:noProof/>
            <w:webHidden/>
          </w:rPr>
          <w:t>53</w:t>
        </w:r>
        <w:r w:rsidR="006F39A1">
          <w:rPr>
            <w:noProof/>
            <w:webHidden/>
          </w:rPr>
          <w:fldChar w:fldCharType="end"/>
        </w:r>
      </w:hyperlink>
    </w:p>
    <w:p w14:paraId="2157442A" w14:textId="0EF7EDEE" w:rsidR="006F39A1" w:rsidRDefault="00BE7E66">
      <w:pPr>
        <w:pStyle w:val="Abbildungsverzeichnis"/>
        <w:tabs>
          <w:tab w:val="right" w:leader="dot" w:pos="8494"/>
        </w:tabs>
        <w:rPr>
          <w:rFonts w:eastAsiaTheme="minorEastAsia"/>
          <w:noProof/>
          <w:sz w:val="24"/>
          <w:szCs w:val="24"/>
          <w:lang w:eastAsia="de-DE"/>
        </w:rPr>
      </w:pPr>
      <w:hyperlink w:anchor="_Toc12891982" w:history="1">
        <w:r w:rsidR="006F39A1" w:rsidRPr="00BB4B69">
          <w:rPr>
            <w:rStyle w:val="Hyperlink"/>
            <w:noProof/>
            <w:lang w:val="en-US"/>
          </w:rPr>
          <w:t>Abbildung 21: Cucumber Testklasse "Create tweet" Feature</w:t>
        </w:r>
        <w:r w:rsidR="006F39A1">
          <w:rPr>
            <w:noProof/>
            <w:webHidden/>
          </w:rPr>
          <w:tab/>
        </w:r>
        <w:r w:rsidR="006F39A1">
          <w:rPr>
            <w:noProof/>
            <w:webHidden/>
          </w:rPr>
          <w:fldChar w:fldCharType="begin"/>
        </w:r>
        <w:r w:rsidR="006F39A1">
          <w:rPr>
            <w:noProof/>
            <w:webHidden/>
          </w:rPr>
          <w:instrText xml:space="preserve"> PAGEREF _Toc12891982 \h </w:instrText>
        </w:r>
        <w:r w:rsidR="006F39A1">
          <w:rPr>
            <w:noProof/>
            <w:webHidden/>
          </w:rPr>
        </w:r>
        <w:r w:rsidR="006F39A1">
          <w:rPr>
            <w:noProof/>
            <w:webHidden/>
          </w:rPr>
          <w:fldChar w:fldCharType="separate"/>
        </w:r>
        <w:r w:rsidR="006F39A1">
          <w:rPr>
            <w:noProof/>
            <w:webHidden/>
          </w:rPr>
          <w:t>55</w:t>
        </w:r>
        <w:r w:rsidR="006F39A1">
          <w:rPr>
            <w:noProof/>
            <w:webHidden/>
          </w:rPr>
          <w:fldChar w:fldCharType="end"/>
        </w:r>
      </w:hyperlink>
    </w:p>
    <w:p w14:paraId="2BDECB76" w14:textId="05DE3537" w:rsidR="006F39A1" w:rsidRDefault="00BE7E66">
      <w:pPr>
        <w:pStyle w:val="Abbildungsverzeichnis"/>
        <w:tabs>
          <w:tab w:val="right" w:leader="dot" w:pos="8494"/>
        </w:tabs>
        <w:rPr>
          <w:rFonts w:eastAsiaTheme="minorEastAsia"/>
          <w:noProof/>
          <w:sz w:val="24"/>
          <w:szCs w:val="24"/>
          <w:lang w:eastAsia="de-DE"/>
        </w:rPr>
      </w:pPr>
      <w:hyperlink w:anchor="_Toc12891983" w:history="1">
        <w:r w:rsidR="006F39A1" w:rsidRPr="00BB4B69">
          <w:rPr>
            <w:rStyle w:val="Hyperlink"/>
            <w:noProof/>
          </w:rPr>
          <w:t>Abbildung 22: Versenden eines Requests mit RestAssured</w:t>
        </w:r>
        <w:r w:rsidR="006F39A1">
          <w:rPr>
            <w:noProof/>
            <w:webHidden/>
          </w:rPr>
          <w:tab/>
        </w:r>
        <w:r w:rsidR="006F39A1">
          <w:rPr>
            <w:noProof/>
            <w:webHidden/>
          </w:rPr>
          <w:fldChar w:fldCharType="begin"/>
        </w:r>
        <w:r w:rsidR="006F39A1">
          <w:rPr>
            <w:noProof/>
            <w:webHidden/>
          </w:rPr>
          <w:instrText xml:space="preserve"> PAGEREF _Toc12891983 \h </w:instrText>
        </w:r>
        <w:r w:rsidR="006F39A1">
          <w:rPr>
            <w:noProof/>
            <w:webHidden/>
          </w:rPr>
        </w:r>
        <w:r w:rsidR="006F39A1">
          <w:rPr>
            <w:noProof/>
            <w:webHidden/>
          </w:rPr>
          <w:fldChar w:fldCharType="separate"/>
        </w:r>
        <w:r w:rsidR="006F39A1">
          <w:rPr>
            <w:noProof/>
            <w:webHidden/>
          </w:rPr>
          <w:t>56</w:t>
        </w:r>
        <w:r w:rsidR="006F39A1">
          <w:rPr>
            <w:noProof/>
            <w:webHidden/>
          </w:rPr>
          <w:fldChar w:fldCharType="end"/>
        </w:r>
      </w:hyperlink>
    </w:p>
    <w:p w14:paraId="1D303D4B" w14:textId="590D3A39" w:rsidR="006F39A1" w:rsidRDefault="00BE7E66">
      <w:pPr>
        <w:pStyle w:val="Abbildungsverzeichnis"/>
        <w:tabs>
          <w:tab w:val="right" w:leader="dot" w:pos="8494"/>
        </w:tabs>
        <w:rPr>
          <w:rFonts w:eastAsiaTheme="minorEastAsia"/>
          <w:noProof/>
          <w:sz w:val="24"/>
          <w:szCs w:val="24"/>
          <w:lang w:eastAsia="de-DE"/>
        </w:rPr>
      </w:pPr>
      <w:hyperlink w:anchor="_Toc12891984" w:history="1">
        <w:r w:rsidR="006F39A1" w:rsidRPr="00BB4B69">
          <w:rPr>
            <w:rStyle w:val="Hyperlink"/>
            <w:noProof/>
          </w:rPr>
          <w:t>Abbildung 23: Validierung einer Response mit RestAssured</w:t>
        </w:r>
        <w:r w:rsidR="006F39A1">
          <w:rPr>
            <w:noProof/>
            <w:webHidden/>
          </w:rPr>
          <w:tab/>
        </w:r>
        <w:r w:rsidR="006F39A1">
          <w:rPr>
            <w:noProof/>
            <w:webHidden/>
          </w:rPr>
          <w:fldChar w:fldCharType="begin"/>
        </w:r>
        <w:r w:rsidR="006F39A1">
          <w:rPr>
            <w:noProof/>
            <w:webHidden/>
          </w:rPr>
          <w:instrText xml:space="preserve"> PAGEREF _Toc12891984 \h </w:instrText>
        </w:r>
        <w:r w:rsidR="006F39A1">
          <w:rPr>
            <w:noProof/>
            <w:webHidden/>
          </w:rPr>
        </w:r>
        <w:r w:rsidR="006F39A1">
          <w:rPr>
            <w:noProof/>
            <w:webHidden/>
          </w:rPr>
          <w:fldChar w:fldCharType="separate"/>
        </w:r>
        <w:r w:rsidR="006F39A1">
          <w:rPr>
            <w:noProof/>
            <w:webHidden/>
          </w:rPr>
          <w:t>56</w:t>
        </w:r>
        <w:r w:rsidR="006F39A1">
          <w:rPr>
            <w:noProof/>
            <w:webHidden/>
          </w:rPr>
          <w:fldChar w:fldCharType="end"/>
        </w:r>
      </w:hyperlink>
    </w:p>
    <w:p w14:paraId="5EAC2E67" w14:textId="155EB4C6" w:rsidR="006F39A1" w:rsidRDefault="00BE7E66">
      <w:pPr>
        <w:pStyle w:val="Abbildungsverzeichnis"/>
        <w:tabs>
          <w:tab w:val="right" w:leader="dot" w:pos="8494"/>
        </w:tabs>
        <w:rPr>
          <w:rFonts w:eastAsiaTheme="minorEastAsia"/>
          <w:noProof/>
          <w:sz w:val="24"/>
          <w:szCs w:val="24"/>
          <w:lang w:eastAsia="de-DE"/>
        </w:rPr>
      </w:pPr>
      <w:hyperlink w:anchor="_Toc12891985" w:history="1">
        <w:r w:rsidR="006F39A1" w:rsidRPr="00BB4B69">
          <w:rPr>
            <w:rStyle w:val="Hyperlink"/>
            <w:noProof/>
          </w:rPr>
          <w:t>Abbildung 24: Instanziierung der ShareDomain</w:t>
        </w:r>
        <w:r w:rsidR="006F39A1">
          <w:rPr>
            <w:noProof/>
            <w:webHidden/>
          </w:rPr>
          <w:tab/>
        </w:r>
        <w:r w:rsidR="006F39A1">
          <w:rPr>
            <w:noProof/>
            <w:webHidden/>
          </w:rPr>
          <w:fldChar w:fldCharType="begin"/>
        </w:r>
        <w:r w:rsidR="006F39A1">
          <w:rPr>
            <w:noProof/>
            <w:webHidden/>
          </w:rPr>
          <w:instrText xml:space="preserve"> PAGEREF _Toc12891985 \h </w:instrText>
        </w:r>
        <w:r w:rsidR="006F39A1">
          <w:rPr>
            <w:noProof/>
            <w:webHidden/>
          </w:rPr>
        </w:r>
        <w:r w:rsidR="006F39A1">
          <w:rPr>
            <w:noProof/>
            <w:webHidden/>
          </w:rPr>
          <w:fldChar w:fldCharType="separate"/>
        </w:r>
        <w:r w:rsidR="006F39A1">
          <w:rPr>
            <w:noProof/>
            <w:webHidden/>
          </w:rPr>
          <w:t>57</w:t>
        </w:r>
        <w:r w:rsidR="006F39A1">
          <w:rPr>
            <w:noProof/>
            <w:webHidden/>
          </w:rPr>
          <w:fldChar w:fldCharType="end"/>
        </w:r>
      </w:hyperlink>
    </w:p>
    <w:p w14:paraId="0E7CFC30" w14:textId="262025F2" w:rsidR="006F39A1" w:rsidRDefault="00BE7E66">
      <w:pPr>
        <w:pStyle w:val="Abbildungsverzeichnis"/>
        <w:tabs>
          <w:tab w:val="right" w:leader="dot" w:pos="8494"/>
        </w:tabs>
        <w:rPr>
          <w:rFonts w:eastAsiaTheme="minorEastAsia"/>
          <w:noProof/>
          <w:sz w:val="24"/>
          <w:szCs w:val="24"/>
          <w:lang w:eastAsia="de-DE"/>
        </w:rPr>
      </w:pPr>
      <w:hyperlink w:anchor="_Toc12891986" w:history="1">
        <w:r w:rsidR="006F39A1" w:rsidRPr="00BB4B69">
          <w:rPr>
            <w:rStyle w:val="Hyperlink"/>
            <w:noProof/>
          </w:rPr>
          <w:t>Abbildung 25: Before-Hook zum leeren der Datenbank</w:t>
        </w:r>
        <w:r w:rsidR="006F39A1">
          <w:rPr>
            <w:noProof/>
            <w:webHidden/>
          </w:rPr>
          <w:tab/>
        </w:r>
        <w:r w:rsidR="006F39A1">
          <w:rPr>
            <w:noProof/>
            <w:webHidden/>
          </w:rPr>
          <w:fldChar w:fldCharType="begin"/>
        </w:r>
        <w:r w:rsidR="006F39A1">
          <w:rPr>
            <w:noProof/>
            <w:webHidden/>
          </w:rPr>
          <w:instrText xml:space="preserve"> PAGEREF _Toc12891986 \h </w:instrText>
        </w:r>
        <w:r w:rsidR="006F39A1">
          <w:rPr>
            <w:noProof/>
            <w:webHidden/>
          </w:rPr>
        </w:r>
        <w:r w:rsidR="006F39A1">
          <w:rPr>
            <w:noProof/>
            <w:webHidden/>
          </w:rPr>
          <w:fldChar w:fldCharType="separate"/>
        </w:r>
        <w:r w:rsidR="006F39A1">
          <w:rPr>
            <w:noProof/>
            <w:webHidden/>
          </w:rPr>
          <w:t>58</w:t>
        </w:r>
        <w:r w:rsidR="006F39A1">
          <w:rPr>
            <w:noProof/>
            <w:webHidden/>
          </w:rPr>
          <w:fldChar w:fldCharType="end"/>
        </w:r>
      </w:hyperlink>
    </w:p>
    <w:p w14:paraId="6BE37DF3" w14:textId="344B8FFD" w:rsidR="006F39A1" w:rsidRDefault="00BE7E66">
      <w:pPr>
        <w:pStyle w:val="Abbildungsverzeichnis"/>
        <w:tabs>
          <w:tab w:val="right" w:leader="dot" w:pos="8494"/>
        </w:tabs>
        <w:rPr>
          <w:rFonts w:eastAsiaTheme="minorEastAsia"/>
          <w:noProof/>
          <w:sz w:val="24"/>
          <w:szCs w:val="24"/>
          <w:lang w:eastAsia="de-DE"/>
        </w:rPr>
      </w:pPr>
      <w:hyperlink w:anchor="_Toc12891987" w:history="1">
        <w:r w:rsidR="006F39A1" w:rsidRPr="00BB4B69">
          <w:rPr>
            <w:rStyle w:val="Hyperlink"/>
            <w:noProof/>
            <w:lang w:val="en-US"/>
          </w:rPr>
          <w:t>Abbildung 26: Szenario "Cancel a tweet "</w:t>
        </w:r>
        <w:r w:rsidR="006F39A1">
          <w:rPr>
            <w:noProof/>
            <w:webHidden/>
          </w:rPr>
          <w:tab/>
        </w:r>
        <w:r w:rsidR="006F39A1">
          <w:rPr>
            <w:noProof/>
            <w:webHidden/>
          </w:rPr>
          <w:fldChar w:fldCharType="begin"/>
        </w:r>
        <w:r w:rsidR="006F39A1">
          <w:rPr>
            <w:noProof/>
            <w:webHidden/>
          </w:rPr>
          <w:instrText xml:space="preserve"> PAGEREF _Toc12891987 \h </w:instrText>
        </w:r>
        <w:r w:rsidR="006F39A1">
          <w:rPr>
            <w:noProof/>
            <w:webHidden/>
          </w:rPr>
        </w:r>
        <w:r w:rsidR="006F39A1">
          <w:rPr>
            <w:noProof/>
            <w:webHidden/>
          </w:rPr>
          <w:fldChar w:fldCharType="separate"/>
        </w:r>
        <w:r w:rsidR="006F39A1">
          <w:rPr>
            <w:noProof/>
            <w:webHidden/>
          </w:rPr>
          <w:t>58</w:t>
        </w:r>
        <w:r w:rsidR="006F39A1">
          <w:rPr>
            <w:noProof/>
            <w:webHidden/>
          </w:rPr>
          <w:fldChar w:fldCharType="end"/>
        </w:r>
      </w:hyperlink>
    </w:p>
    <w:p w14:paraId="1163BC2E" w14:textId="216CA567" w:rsidR="006F39A1" w:rsidRDefault="00BE7E66">
      <w:pPr>
        <w:pStyle w:val="Abbildungsverzeichnis"/>
        <w:tabs>
          <w:tab w:val="right" w:leader="dot" w:pos="8494"/>
        </w:tabs>
        <w:rPr>
          <w:rFonts w:eastAsiaTheme="minorEastAsia"/>
          <w:noProof/>
          <w:sz w:val="24"/>
          <w:szCs w:val="24"/>
          <w:lang w:eastAsia="de-DE"/>
        </w:rPr>
      </w:pPr>
      <w:hyperlink w:anchor="_Toc12891988" w:history="1">
        <w:r w:rsidR="006F39A1" w:rsidRPr="00BB4B69">
          <w:rPr>
            <w:rStyle w:val="Hyperlink"/>
            <w:noProof/>
          </w:rPr>
          <w:t>Abbildung 27: Step-Definition zu Step von "Moderator cancel tweet"</w:t>
        </w:r>
        <w:r w:rsidR="006F39A1">
          <w:rPr>
            <w:noProof/>
            <w:webHidden/>
          </w:rPr>
          <w:tab/>
        </w:r>
        <w:r w:rsidR="006F39A1">
          <w:rPr>
            <w:noProof/>
            <w:webHidden/>
          </w:rPr>
          <w:fldChar w:fldCharType="begin"/>
        </w:r>
        <w:r w:rsidR="006F39A1">
          <w:rPr>
            <w:noProof/>
            <w:webHidden/>
          </w:rPr>
          <w:instrText xml:space="preserve"> PAGEREF _Toc12891988 \h </w:instrText>
        </w:r>
        <w:r w:rsidR="006F39A1">
          <w:rPr>
            <w:noProof/>
            <w:webHidden/>
          </w:rPr>
        </w:r>
        <w:r w:rsidR="006F39A1">
          <w:rPr>
            <w:noProof/>
            <w:webHidden/>
          </w:rPr>
          <w:fldChar w:fldCharType="separate"/>
        </w:r>
        <w:r w:rsidR="006F39A1">
          <w:rPr>
            <w:noProof/>
            <w:webHidden/>
          </w:rPr>
          <w:t>59</w:t>
        </w:r>
        <w:r w:rsidR="006F39A1">
          <w:rPr>
            <w:noProof/>
            <w:webHidden/>
          </w:rPr>
          <w:fldChar w:fldCharType="end"/>
        </w:r>
      </w:hyperlink>
    </w:p>
    <w:p w14:paraId="52B027F4" w14:textId="77777777" w:rsidR="004E1F68" w:rsidRPr="004E1F68" w:rsidRDefault="004E1F68" w:rsidP="004E1F68">
      <w:pPr>
        <w:pStyle w:val="Flietext"/>
      </w:pPr>
      <w:r>
        <w:fldChar w:fldCharType="end"/>
      </w:r>
    </w:p>
    <w:p w14:paraId="4AF9A1EB" w14:textId="77777777" w:rsidR="00526B42" w:rsidRDefault="00526B42" w:rsidP="00526B42">
      <w:pPr>
        <w:pStyle w:val="Ebene1nichtnummeriert"/>
      </w:pPr>
      <w:r>
        <w:lastRenderedPageBreak/>
        <w:br w:type="page"/>
      </w:r>
    </w:p>
    <w:p w14:paraId="65C58BE3" w14:textId="46B96F87" w:rsidR="00AC1BE4" w:rsidRDefault="00775661" w:rsidP="00775661">
      <w:pPr>
        <w:pStyle w:val="Ebene1nichtnummeriert"/>
      </w:pPr>
      <w:bookmarkStart w:id="303" w:name="_Toc14296577"/>
      <w:r>
        <w:lastRenderedPageBreak/>
        <w:t>Tabellenverzeichnis</w:t>
      </w:r>
      <w:bookmarkEnd w:id="303"/>
    </w:p>
    <w:p w14:paraId="1F8DACC1" w14:textId="06D0A4B9" w:rsidR="006F39A1" w:rsidRDefault="00AC1BE4">
      <w:pPr>
        <w:pStyle w:val="Abbildungsverzeichnis"/>
        <w:tabs>
          <w:tab w:val="right" w:leader="dot" w:pos="8494"/>
        </w:tabs>
        <w:rPr>
          <w:rFonts w:eastAsiaTheme="minorEastAsia"/>
          <w:noProof/>
          <w:sz w:val="24"/>
          <w:szCs w:val="24"/>
          <w:lang w:eastAsia="de-DE"/>
        </w:rPr>
      </w:pPr>
      <w:r>
        <w:fldChar w:fldCharType="begin"/>
      </w:r>
      <w:r>
        <w:instrText xml:space="preserve"> TOC \h \z \c "Tabelle" </w:instrText>
      </w:r>
      <w:r>
        <w:fldChar w:fldCharType="separate"/>
      </w:r>
      <w:hyperlink w:anchor="_Toc12892023" w:history="1">
        <w:r w:rsidR="006F39A1" w:rsidRPr="00FD4CF0">
          <w:rPr>
            <w:rStyle w:val="Hyperlink"/>
            <w:noProof/>
          </w:rPr>
          <w:t>Tabelle 1: Mögliche Ergebnisse einer Step-Definition</w:t>
        </w:r>
        <w:r w:rsidR="006F39A1">
          <w:rPr>
            <w:noProof/>
            <w:webHidden/>
          </w:rPr>
          <w:tab/>
        </w:r>
        <w:r w:rsidR="006F39A1">
          <w:rPr>
            <w:noProof/>
            <w:webHidden/>
          </w:rPr>
          <w:fldChar w:fldCharType="begin"/>
        </w:r>
        <w:r w:rsidR="006F39A1">
          <w:rPr>
            <w:noProof/>
            <w:webHidden/>
          </w:rPr>
          <w:instrText xml:space="preserve"> PAGEREF _Toc12892023 \h </w:instrText>
        </w:r>
        <w:r w:rsidR="006F39A1">
          <w:rPr>
            <w:noProof/>
            <w:webHidden/>
          </w:rPr>
        </w:r>
        <w:r w:rsidR="006F39A1">
          <w:rPr>
            <w:noProof/>
            <w:webHidden/>
          </w:rPr>
          <w:fldChar w:fldCharType="separate"/>
        </w:r>
        <w:r w:rsidR="006F39A1">
          <w:rPr>
            <w:noProof/>
            <w:webHidden/>
          </w:rPr>
          <w:t>24</w:t>
        </w:r>
        <w:r w:rsidR="006F39A1">
          <w:rPr>
            <w:noProof/>
            <w:webHidden/>
          </w:rPr>
          <w:fldChar w:fldCharType="end"/>
        </w:r>
      </w:hyperlink>
    </w:p>
    <w:p w14:paraId="192923C2" w14:textId="4C2321C1" w:rsidR="006F39A1" w:rsidRDefault="00BE7E66">
      <w:pPr>
        <w:pStyle w:val="Abbildungsverzeichnis"/>
        <w:tabs>
          <w:tab w:val="right" w:leader="dot" w:pos="8494"/>
        </w:tabs>
        <w:rPr>
          <w:rFonts w:eastAsiaTheme="minorEastAsia"/>
          <w:noProof/>
          <w:sz w:val="24"/>
          <w:szCs w:val="24"/>
          <w:lang w:eastAsia="de-DE"/>
        </w:rPr>
      </w:pPr>
      <w:hyperlink w:anchor="_Toc12892024" w:history="1">
        <w:r w:rsidR="006F39A1" w:rsidRPr="00FD4CF0">
          <w:rPr>
            <w:rStyle w:val="Hyperlink"/>
            <w:noProof/>
          </w:rPr>
          <w:t>Tabelle 2: Cucumber Annotationen zu den Gherkin Key Words</w:t>
        </w:r>
        <w:r w:rsidR="006F39A1">
          <w:rPr>
            <w:noProof/>
            <w:webHidden/>
          </w:rPr>
          <w:tab/>
        </w:r>
        <w:r w:rsidR="006F39A1">
          <w:rPr>
            <w:noProof/>
            <w:webHidden/>
          </w:rPr>
          <w:fldChar w:fldCharType="begin"/>
        </w:r>
        <w:r w:rsidR="006F39A1">
          <w:rPr>
            <w:noProof/>
            <w:webHidden/>
          </w:rPr>
          <w:instrText xml:space="preserve"> PAGEREF _Toc12892024 \h </w:instrText>
        </w:r>
        <w:r w:rsidR="006F39A1">
          <w:rPr>
            <w:noProof/>
            <w:webHidden/>
          </w:rPr>
        </w:r>
        <w:r w:rsidR="006F39A1">
          <w:rPr>
            <w:noProof/>
            <w:webHidden/>
          </w:rPr>
          <w:fldChar w:fldCharType="separate"/>
        </w:r>
        <w:r w:rsidR="006F39A1">
          <w:rPr>
            <w:noProof/>
            <w:webHidden/>
          </w:rPr>
          <w:t>25</w:t>
        </w:r>
        <w:r w:rsidR="006F39A1">
          <w:rPr>
            <w:noProof/>
            <w:webHidden/>
          </w:rPr>
          <w:fldChar w:fldCharType="end"/>
        </w:r>
      </w:hyperlink>
    </w:p>
    <w:p w14:paraId="5A4D936E" w14:textId="2C888C6A" w:rsidR="006F39A1" w:rsidRDefault="00BE7E66">
      <w:pPr>
        <w:pStyle w:val="Abbildungsverzeichnis"/>
        <w:tabs>
          <w:tab w:val="right" w:leader="dot" w:pos="8494"/>
        </w:tabs>
        <w:rPr>
          <w:rFonts w:eastAsiaTheme="minorEastAsia"/>
          <w:noProof/>
          <w:sz w:val="24"/>
          <w:szCs w:val="24"/>
          <w:lang w:eastAsia="de-DE"/>
        </w:rPr>
      </w:pPr>
      <w:hyperlink w:anchor="_Toc12892025" w:history="1">
        <w:r w:rsidR="006F39A1" w:rsidRPr="00FD4CF0">
          <w:rPr>
            <w:rStyle w:val="Hyperlink"/>
            <w:noProof/>
          </w:rPr>
          <w:t>Tabelle 3: Built-in Output Parameter</w:t>
        </w:r>
        <w:r w:rsidR="006F39A1">
          <w:rPr>
            <w:noProof/>
            <w:webHidden/>
          </w:rPr>
          <w:tab/>
        </w:r>
        <w:r w:rsidR="006F39A1">
          <w:rPr>
            <w:noProof/>
            <w:webHidden/>
          </w:rPr>
          <w:fldChar w:fldCharType="begin"/>
        </w:r>
        <w:r w:rsidR="006F39A1">
          <w:rPr>
            <w:noProof/>
            <w:webHidden/>
          </w:rPr>
          <w:instrText xml:space="preserve"> PAGEREF _Toc12892025 \h </w:instrText>
        </w:r>
        <w:r w:rsidR="006F39A1">
          <w:rPr>
            <w:noProof/>
            <w:webHidden/>
          </w:rPr>
        </w:r>
        <w:r w:rsidR="006F39A1">
          <w:rPr>
            <w:noProof/>
            <w:webHidden/>
          </w:rPr>
          <w:fldChar w:fldCharType="separate"/>
        </w:r>
        <w:r w:rsidR="006F39A1">
          <w:rPr>
            <w:noProof/>
            <w:webHidden/>
          </w:rPr>
          <w:t>29</w:t>
        </w:r>
        <w:r w:rsidR="006F39A1">
          <w:rPr>
            <w:noProof/>
            <w:webHidden/>
          </w:rPr>
          <w:fldChar w:fldCharType="end"/>
        </w:r>
      </w:hyperlink>
    </w:p>
    <w:p w14:paraId="65B240A9" w14:textId="77777777" w:rsidR="00AC1BE4" w:rsidRPr="00AC1BE4" w:rsidRDefault="00AC1BE4" w:rsidP="00AC1BE4">
      <w:pPr>
        <w:pStyle w:val="Flietext"/>
      </w:pPr>
      <w:r>
        <w:fldChar w:fldCharType="end"/>
      </w:r>
    </w:p>
    <w:p w14:paraId="02677C60" w14:textId="77777777" w:rsidR="00775661" w:rsidRDefault="00775661" w:rsidP="00775661">
      <w:pPr>
        <w:pStyle w:val="Ebene1nichtnummeriert"/>
      </w:pPr>
      <w:r>
        <w:lastRenderedPageBreak/>
        <w:br w:type="page"/>
      </w:r>
    </w:p>
    <w:p w14:paraId="571B0E58" w14:textId="77777777" w:rsidR="00B9099D" w:rsidRDefault="00B9099D" w:rsidP="00595EC7">
      <w:pPr>
        <w:pStyle w:val="Ebene1"/>
        <w:sectPr w:rsidR="00B9099D" w:rsidSect="009845C3">
          <w:footerReference w:type="default" r:id="rId9"/>
          <w:pgSz w:w="11906" w:h="16838"/>
          <w:pgMar w:top="1418" w:right="1134" w:bottom="1418" w:left="2268" w:header="709" w:footer="709" w:gutter="0"/>
          <w:pgNumType w:fmt="upperRoman" w:start="1"/>
          <w:cols w:space="708"/>
          <w:docGrid w:linePitch="360"/>
        </w:sectPr>
      </w:pPr>
    </w:p>
    <w:p w14:paraId="44022AE6" w14:textId="7A4DBF48" w:rsidR="00022CCF" w:rsidRDefault="00CF7826" w:rsidP="00022CCF">
      <w:pPr>
        <w:pStyle w:val="Ebene1"/>
      </w:pPr>
      <w:bookmarkStart w:id="304" w:name="_Toc14296578"/>
      <w:r>
        <w:lastRenderedPageBreak/>
        <w:t>Einführung</w:t>
      </w:r>
      <w:bookmarkEnd w:id="304"/>
    </w:p>
    <w:p w14:paraId="458DAF9A" w14:textId="704C92CB" w:rsidR="006E37D9" w:rsidRDefault="006E37D9" w:rsidP="00CF7826">
      <w:pPr>
        <w:pStyle w:val="Ebene2"/>
      </w:pPr>
      <w:bookmarkStart w:id="305" w:name="_Toc14296579"/>
      <w:r>
        <w:t>Motivation</w:t>
      </w:r>
      <w:bookmarkEnd w:id="305"/>
    </w:p>
    <w:p w14:paraId="50497C19" w14:textId="65C19C74" w:rsidR="00D9397B" w:rsidRDefault="00917390" w:rsidP="006E37D9">
      <w:pPr>
        <w:pStyle w:val="Flietext"/>
      </w:pPr>
      <w:r>
        <w:t>Wenn die</w:t>
      </w:r>
      <w:r w:rsidRPr="00143922">
        <w:t xml:space="preserve"> </w:t>
      </w:r>
      <w:r w:rsidR="006E37D9" w:rsidRPr="00143922">
        <w:t>Idee für ein</w:t>
      </w:r>
      <w:r w:rsidR="002E6051">
        <w:t xml:space="preserve">e Anwendung </w:t>
      </w:r>
      <w:r w:rsidR="006E37D9" w:rsidRPr="00143922">
        <w:t xml:space="preserve">entsteht, entsteht </w:t>
      </w:r>
      <w:r>
        <w:t xml:space="preserve">damit auch </w:t>
      </w:r>
      <w:r w:rsidR="006E37D9" w:rsidRPr="00143922">
        <w:t>die Herausforderung diese</w:t>
      </w:r>
      <w:r w:rsidR="002E6051">
        <w:t xml:space="preserve"> </w:t>
      </w:r>
      <w:r w:rsidR="006E37D9" w:rsidRPr="00143922">
        <w:t xml:space="preserve">in die Realität umzusetzen. </w:t>
      </w:r>
      <w:r>
        <w:t xml:space="preserve">Da </w:t>
      </w:r>
      <w:r w:rsidR="006E37D9" w:rsidRPr="00143922">
        <w:t xml:space="preserve">es sich </w:t>
      </w:r>
      <w:r w:rsidR="002E6051">
        <w:t>beim Ideengeber (Stakeholder/ Auftraggeber) und dem Software</w:t>
      </w:r>
      <w:r w:rsidR="00FA5C1B">
        <w:t>-</w:t>
      </w:r>
      <w:r w:rsidR="002E6051">
        <w:t xml:space="preserve">Entwickler </w:t>
      </w:r>
      <w:r>
        <w:t xml:space="preserve">i.d.R. </w:t>
      </w:r>
      <w:r w:rsidR="002E6051">
        <w:t>nicht um dieselbe Person</w:t>
      </w:r>
      <w:r>
        <w:t xml:space="preserve"> handelt, wird a</w:t>
      </w:r>
      <w:r w:rsidR="006E37D9" w:rsidRPr="00143922">
        <w:t xml:space="preserve">b diesem Moment viel Kommunikation </w:t>
      </w:r>
      <w:r w:rsidR="002E6051">
        <w:t>erforderlich</w:t>
      </w:r>
      <w:r w:rsidR="0043414D">
        <w:t xml:space="preserve">. </w:t>
      </w:r>
      <w:del w:id="306" w:author="Stephan Müller" w:date="2019-07-16T07:15:00Z">
        <w:r w:rsidR="0074461D" w:rsidDel="009C271F">
          <w:delText xml:space="preserve">Die </w:delText>
        </w:r>
      </w:del>
      <w:proofErr w:type="gramStart"/>
      <w:r w:rsidR="0074461D">
        <w:t>Stakeholder</w:t>
      </w:r>
      <w:proofErr w:type="gramEnd"/>
      <w:r w:rsidR="0074461D">
        <w:t xml:space="preserve"> die sich mit der Fachlichkeit</w:t>
      </w:r>
      <w:r w:rsidR="00560619">
        <w:t xml:space="preserve"> auskennen</w:t>
      </w:r>
      <w:r w:rsidR="0074461D">
        <w:t>, die von der Software erfüll</w:t>
      </w:r>
      <w:r w:rsidR="00560619">
        <w:t>t</w:t>
      </w:r>
      <w:r w:rsidR="0074461D">
        <w:t xml:space="preserve"> </w:t>
      </w:r>
      <w:r w:rsidR="00560619">
        <w:t>werden soll,</w:t>
      </w:r>
      <w:r w:rsidR="0074461D">
        <w:t xml:space="preserve"> </w:t>
      </w:r>
      <w:r w:rsidR="00560619">
        <w:t xml:space="preserve">werden </w:t>
      </w:r>
      <w:r w:rsidR="0074461D">
        <w:t>„</w:t>
      </w:r>
      <w:r w:rsidR="0074461D" w:rsidRPr="0074461D">
        <w:rPr>
          <w:i/>
        </w:rPr>
        <w:t>Domänen-Experten</w:t>
      </w:r>
      <w:r w:rsidR="0074461D">
        <w:rPr>
          <w:i/>
        </w:rPr>
        <w:t>“</w:t>
      </w:r>
      <w:r w:rsidR="0074461D">
        <w:t xml:space="preserve"> genannt. Sie </w:t>
      </w:r>
      <w:r w:rsidR="006E37D9" w:rsidRPr="00143922">
        <w:t xml:space="preserve">und </w:t>
      </w:r>
      <w:r w:rsidR="0074461D">
        <w:t xml:space="preserve">die </w:t>
      </w:r>
      <w:r w:rsidR="00AE257B">
        <w:t>Software</w:t>
      </w:r>
      <w:r w:rsidR="00FA5C1B">
        <w:t>-</w:t>
      </w:r>
      <w:r w:rsidR="00AE257B">
        <w:t>Entwickler</w:t>
      </w:r>
      <w:r w:rsidR="006E37D9" w:rsidRPr="00143922">
        <w:t xml:space="preserve"> </w:t>
      </w:r>
      <w:r w:rsidR="001B7F23">
        <w:t xml:space="preserve">müssen genau klären, was von </w:t>
      </w:r>
      <w:r w:rsidR="002E6051">
        <w:t>der</w:t>
      </w:r>
      <w:r w:rsidR="001B7F23">
        <w:t xml:space="preserve"> zu erstellenden </w:t>
      </w:r>
      <w:r w:rsidR="002E6051">
        <w:t>Anwendung</w:t>
      </w:r>
      <w:r w:rsidR="001B7F23">
        <w:t xml:space="preserve"> erwartet </w:t>
      </w:r>
      <w:r w:rsidR="0074461D">
        <w:t xml:space="preserve">wird </w:t>
      </w:r>
      <w:r w:rsidR="001B7F23">
        <w:t>und welche Anforderungen an diese gestellt werden</w:t>
      </w:r>
      <w:r w:rsidR="006E37D9" w:rsidRPr="00143922">
        <w:t xml:space="preserve">. </w:t>
      </w:r>
      <w:del w:id="307" w:author="Stephan Müller" w:date="2019-07-16T07:39:00Z">
        <w:r w:rsidR="00FF2A33" w:rsidDel="00C123A3">
          <w:delText xml:space="preserve">Dabei </w:delText>
        </w:r>
      </w:del>
      <w:ins w:id="308" w:author="Stephan Müller" w:date="2019-07-16T07:39:00Z">
        <w:r w:rsidR="00C123A3">
          <w:t xml:space="preserve">Nichtsdestotrotz </w:t>
        </w:r>
      </w:ins>
      <w:r w:rsidR="00FF2A33">
        <w:t xml:space="preserve">kommt es </w:t>
      </w:r>
      <w:del w:id="309" w:author="Stephan Müller" w:date="2019-07-16T07:39:00Z">
        <w:r w:rsidR="00FF2A33" w:rsidDel="00C123A3">
          <w:delText xml:space="preserve">oft </w:delText>
        </w:r>
      </w:del>
      <w:ins w:id="310" w:author="Stephan Müller" w:date="2019-07-16T07:39:00Z">
        <w:r w:rsidR="00C123A3">
          <w:t xml:space="preserve">immer wieder </w:t>
        </w:r>
      </w:ins>
      <w:r w:rsidR="00FF2A33">
        <w:t xml:space="preserve">zu </w:t>
      </w:r>
      <w:r w:rsidR="002E6051">
        <w:t>Missverständnissen auf beiden Seiten – eine Problematik, die auch nach vielen Jahrzehnten der Softwareentwicklung unverändert besteht (vgl. Abb. 1)</w:t>
      </w:r>
      <w:r w:rsidR="001B7F23">
        <w:t>.</w:t>
      </w:r>
    </w:p>
    <w:p w14:paraId="1D8CDAED" w14:textId="1DD116D5" w:rsidR="0025474F" w:rsidRDefault="001B7F23" w:rsidP="00E11286">
      <w:pPr>
        <w:pStyle w:val="Flietext"/>
        <w:jc w:val="center"/>
      </w:pPr>
      <w:r>
        <w:rPr>
          <w:noProof/>
        </w:rPr>
        <w:drawing>
          <wp:inline distT="0" distB="0" distL="0" distR="0" wp14:anchorId="31895E54" wp14:editId="456F10AE">
            <wp:extent cx="5062889" cy="3797167"/>
            <wp:effectExtent l="0" t="0" r="4445"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quirements.jpg"/>
                    <pic:cNvPicPr/>
                  </pic:nvPicPr>
                  <pic:blipFill>
                    <a:blip r:embed="rId10">
                      <a:extLst>
                        <a:ext uri="{28A0092B-C50C-407E-A947-70E740481C1C}">
                          <a14:useLocalDpi xmlns:a14="http://schemas.microsoft.com/office/drawing/2010/main" val="0"/>
                        </a:ext>
                      </a:extLst>
                    </a:blip>
                    <a:stretch>
                      <a:fillRect/>
                    </a:stretch>
                  </pic:blipFill>
                  <pic:spPr>
                    <a:xfrm>
                      <a:off x="0" y="0"/>
                      <a:ext cx="5069878" cy="3802409"/>
                    </a:xfrm>
                    <a:prstGeom prst="rect">
                      <a:avLst/>
                    </a:prstGeom>
                  </pic:spPr>
                </pic:pic>
              </a:graphicData>
            </a:graphic>
          </wp:inline>
        </w:drawing>
      </w:r>
    </w:p>
    <w:p w14:paraId="7A2C3195" w14:textId="22352F3E" w:rsidR="00D9397B" w:rsidRDefault="0025474F" w:rsidP="00E11286">
      <w:pPr>
        <w:pStyle w:val="Beschriftung"/>
      </w:pPr>
      <w:bookmarkStart w:id="311" w:name="_Toc12891962"/>
      <w:r>
        <w:t xml:space="preserve">Abbildung </w:t>
      </w:r>
      <w:r w:rsidR="00BE7E66">
        <w:fldChar w:fldCharType="begin"/>
      </w:r>
      <w:r w:rsidR="00BE7E66">
        <w:instrText xml:space="preserve"> SEQ Abbildung \* ARABIC </w:instrText>
      </w:r>
      <w:r w:rsidR="00BE7E66">
        <w:fldChar w:fldCharType="separate"/>
      </w:r>
      <w:r w:rsidR="00BF37CD">
        <w:rPr>
          <w:noProof/>
        </w:rPr>
        <w:t>1</w:t>
      </w:r>
      <w:r w:rsidR="00BE7E66">
        <w:rPr>
          <w:noProof/>
        </w:rPr>
        <w:fldChar w:fldCharType="end"/>
      </w:r>
      <w:r>
        <w:t>: Unterschiedliche Verständnisse von Softwareanforderungen</w:t>
      </w:r>
      <w:bookmarkEnd w:id="311"/>
    </w:p>
    <w:p w14:paraId="5F9D1F38" w14:textId="50DFB1CF" w:rsidR="0025474F" w:rsidRPr="0025474F" w:rsidRDefault="00D9397B" w:rsidP="00E11286">
      <w:pPr>
        <w:pStyle w:val="Quelle"/>
      </w:pPr>
      <w:r>
        <w:t xml:space="preserve">Quelle: </w:t>
      </w:r>
      <w:r w:rsidR="0025474F">
        <w:t xml:space="preserve">Online im Internet: </w:t>
      </w:r>
      <w:hyperlink r:id="rId11" w:history="1">
        <w:r w:rsidR="0025474F" w:rsidRPr="0021222C">
          <w:rPr>
            <w:rStyle w:val="Hyperlink"/>
          </w:rPr>
          <w:t>http://www.doktor-meffert.de/softwareentwicklung-loesungen-fuer-ihre-anforderungen/</w:t>
        </w:r>
      </w:hyperlink>
      <w:r w:rsidR="0025474F">
        <w:t>, abgerufen am 01.04.2019</w:t>
      </w:r>
    </w:p>
    <w:p w14:paraId="56FDA6E9" w14:textId="77777777" w:rsidR="00917390" w:rsidRDefault="00917390" w:rsidP="00512C2B">
      <w:pPr>
        <w:pStyle w:val="Flietext"/>
      </w:pPr>
    </w:p>
    <w:p w14:paraId="02F2484F" w14:textId="103E09AF" w:rsidR="00917390" w:rsidRDefault="006E37D9" w:rsidP="006E37D9">
      <w:pPr>
        <w:pStyle w:val="Flietext"/>
      </w:pPr>
      <w:r w:rsidRPr="00143922">
        <w:lastRenderedPageBreak/>
        <w:t xml:space="preserve">Um </w:t>
      </w:r>
      <w:r w:rsidR="00917390">
        <w:t xml:space="preserve">die </w:t>
      </w:r>
      <w:r w:rsidR="002E6051">
        <w:t>Kommunikationsproblem</w:t>
      </w:r>
      <w:r w:rsidR="00917390">
        <w:t>e</w:t>
      </w:r>
      <w:r w:rsidR="00A10393">
        <w:t xml:space="preserve"> zwischen </w:t>
      </w:r>
      <w:r w:rsidR="0012471C">
        <w:t xml:space="preserve">Domänen-Experten </w:t>
      </w:r>
      <w:r w:rsidR="00A10393">
        <w:t xml:space="preserve">und </w:t>
      </w:r>
      <w:r w:rsidR="002E6051">
        <w:t>Software-</w:t>
      </w:r>
      <w:r w:rsidR="00A10393">
        <w:t xml:space="preserve">Entwickler </w:t>
      </w:r>
      <w:r w:rsidR="00A65103">
        <w:t xml:space="preserve">zu lösen, </w:t>
      </w:r>
      <w:r w:rsidRPr="00143922">
        <w:t xml:space="preserve">wurde </w:t>
      </w:r>
      <w:proofErr w:type="spellStart"/>
      <w:r w:rsidR="00A65103" w:rsidRPr="00E11286">
        <w:t>Behavior</w:t>
      </w:r>
      <w:proofErr w:type="spellEnd"/>
      <w:r w:rsidRPr="006E65CE">
        <w:t>-</w:t>
      </w:r>
      <w:r w:rsidRPr="00E11286">
        <w:t>Driven</w:t>
      </w:r>
      <w:r w:rsidR="00402781">
        <w:t>-</w:t>
      </w:r>
      <w:r w:rsidRPr="00E11286">
        <w:t>Development</w:t>
      </w:r>
      <w:r w:rsidR="00177C63">
        <w:t xml:space="preserve"> („BDD“)</w:t>
      </w:r>
      <w:r w:rsidR="00917390">
        <w:t xml:space="preserve"> </w:t>
      </w:r>
      <w:r w:rsidRPr="00143922">
        <w:t>entwickelt</w:t>
      </w:r>
      <w:r w:rsidR="00C34DEF">
        <w:t xml:space="preserve">. </w:t>
      </w:r>
    </w:p>
    <w:p w14:paraId="657019C5" w14:textId="4BA6D331" w:rsidR="006E37D9" w:rsidRDefault="00917390" w:rsidP="00512C2B">
      <w:pPr>
        <w:pStyle w:val="Flietext"/>
      </w:pPr>
      <w:r>
        <w:t xml:space="preserve">BDD </w:t>
      </w:r>
      <w:r w:rsidR="00C34DEF">
        <w:t xml:space="preserve">stellt eine </w:t>
      </w:r>
      <w:r w:rsidR="000356C0">
        <w:t xml:space="preserve">neuere </w:t>
      </w:r>
      <w:r w:rsidR="00C34DEF">
        <w:t>Vorgehensweise</w:t>
      </w:r>
      <w:r w:rsidR="00A65103">
        <w:t xml:space="preserve"> der Softwareentwicklung</w:t>
      </w:r>
      <w:r w:rsidR="00C34DEF">
        <w:t xml:space="preserve"> dar, </w:t>
      </w:r>
      <w:r w:rsidR="00A65103">
        <w:t xml:space="preserve">bei der </w:t>
      </w:r>
      <w:r>
        <w:t>anhand konkrete</w:t>
      </w:r>
      <w:r w:rsidR="005F19AC">
        <w:t>r</w:t>
      </w:r>
      <w:r>
        <w:t xml:space="preserve"> Beispiele des erwarteten Verhaltens bereits </w:t>
      </w:r>
      <w:r w:rsidR="006E37D9">
        <w:t xml:space="preserve">vor </w:t>
      </w:r>
      <w:r w:rsidR="00A65103">
        <w:t xml:space="preserve">Beginn </w:t>
      </w:r>
      <w:r w:rsidR="006E37D9">
        <w:t>der Implementierung</w:t>
      </w:r>
      <w:r w:rsidR="00A65103">
        <w:t xml:space="preserve"> ein gemeinsames Verständnis über die zu erstellende </w:t>
      </w:r>
      <w:r w:rsidR="002F2F04">
        <w:t xml:space="preserve">Anwendung </w:t>
      </w:r>
      <w:r w:rsidR="00A65103">
        <w:t>erlang</w:t>
      </w:r>
      <w:r>
        <w:t>t werd</w:t>
      </w:r>
      <w:r w:rsidR="00A65103">
        <w:t>en</w:t>
      </w:r>
      <w:r>
        <w:t xml:space="preserve"> soll</w:t>
      </w:r>
      <w:r w:rsidR="00C34DEF">
        <w:t>.</w:t>
      </w:r>
      <w:r w:rsidR="00031CE2">
        <w:t xml:space="preserve"> </w:t>
      </w:r>
      <w:r w:rsidR="00512C2B">
        <w:t xml:space="preserve">Die Beispiele definieren Zustände, die </w:t>
      </w:r>
      <w:r w:rsidR="00426CA8">
        <w:t xml:space="preserve">nach </w:t>
      </w:r>
      <w:r w:rsidR="00512C2B">
        <w:t>Eintreten eines bestimmten Ereignisses</w:t>
      </w:r>
      <w:r w:rsidR="00426CA8">
        <w:t xml:space="preserve"> und</w:t>
      </w:r>
      <w:r w:rsidR="00512C2B">
        <w:t xml:space="preserve"> unter einem zuvor definierten Ausgangszustand entstanden sein sollten. Neben der Erklärung des</w:t>
      </w:r>
      <w:r w:rsidR="00F555C2">
        <w:t xml:space="preserve"> Verhalten</w:t>
      </w:r>
      <w:r w:rsidR="00512C2B">
        <w:t>s</w:t>
      </w:r>
      <w:r w:rsidR="00F555C2">
        <w:t xml:space="preserve"> der Anwendung</w:t>
      </w:r>
      <w:r w:rsidR="005F19AC">
        <w:t>,</w:t>
      </w:r>
      <w:r w:rsidR="00F555C2">
        <w:t xml:space="preserve"> stellen </w:t>
      </w:r>
      <w:r w:rsidR="00512C2B">
        <w:t xml:space="preserve">die Beispiele </w:t>
      </w:r>
      <w:r w:rsidR="005F19AC">
        <w:t xml:space="preserve">gleichzeitig </w:t>
      </w:r>
      <w:r w:rsidR="00F555C2">
        <w:t>fachliche Tests dar, mit deren Hilfe Softwaretests erstellt werden können</w:t>
      </w:r>
      <w:r w:rsidR="00011DCB">
        <w:t>, die überprüfen, ob die Anwendung den Anforderungen entspricht</w:t>
      </w:r>
      <w:r w:rsidR="00F555C2">
        <w:t>.</w:t>
      </w:r>
      <w:r w:rsidR="00512C2B" w:rsidDel="00512C2B">
        <w:t xml:space="preserve"> </w:t>
      </w:r>
    </w:p>
    <w:p w14:paraId="06A2B120" w14:textId="6E40387F" w:rsidR="00C30DBE" w:rsidRDefault="00C123A3" w:rsidP="006E37D9">
      <w:pPr>
        <w:pStyle w:val="Flietext"/>
      </w:pPr>
      <w:ins w:id="312" w:author="Stephan Müller" w:date="2019-07-16T07:40:00Z">
        <w:r>
          <w:t xml:space="preserve">Die Herausforderung </w:t>
        </w:r>
      </w:ins>
      <w:del w:id="313" w:author="Stephan Müller" w:date="2019-07-16T07:40:00Z">
        <w:r w:rsidR="00C30DBE" w:rsidDel="00C123A3">
          <w:delText>Bei</w:delText>
        </w:r>
        <w:r w:rsidR="0074461D" w:rsidDel="00C123A3">
          <w:delText xml:space="preserve"> </w:delText>
        </w:r>
      </w:del>
      <w:ins w:id="314" w:author="Stephan Müller" w:date="2019-07-16T07:40:00Z">
        <w:r>
          <w:t xml:space="preserve">bei </w:t>
        </w:r>
      </w:ins>
      <w:r w:rsidR="0074461D">
        <w:t>der</w:t>
      </w:r>
      <w:r w:rsidR="00C30DBE">
        <w:t xml:space="preserve"> </w:t>
      </w:r>
      <w:r w:rsidR="00E9647F">
        <w:t>Implementier</w:t>
      </w:r>
      <w:r w:rsidR="0074461D">
        <w:t>ung der Softwartetests zu den</w:t>
      </w:r>
      <w:r w:rsidR="00E9647F">
        <w:t xml:space="preserve"> fachlichen Tests</w:t>
      </w:r>
      <w:r w:rsidR="00C30DBE">
        <w:t xml:space="preserve"> </w:t>
      </w:r>
      <w:r w:rsidR="00512C2B">
        <w:t xml:space="preserve">besteht </w:t>
      </w:r>
      <w:del w:id="315" w:author="Stephan Müller" w:date="2019-07-16T07:40:00Z">
        <w:r w:rsidR="00512C2B" w:rsidDel="00C123A3">
          <w:delText xml:space="preserve">die </w:delText>
        </w:r>
      </w:del>
      <w:ins w:id="316" w:author="Stephan Müller" w:date="2019-07-16T07:40:00Z">
        <w:r>
          <w:t xml:space="preserve">darin, </w:t>
        </w:r>
      </w:ins>
      <w:del w:id="317" w:author="Stephan Müller" w:date="2019-07-16T07:40:00Z">
        <w:r w:rsidR="00512C2B" w:rsidDel="00C123A3">
          <w:delText xml:space="preserve">Herausforderung </w:delText>
        </w:r>
      </w:del>
      <w:r w:rsidR="0074461D">
        <w:t>die Übersicht zu erhalten</w:t>
      </w:r>
      <w:r w:rsidR="00512C2B">
        <w:t xml:space="preserve">. </w:t>
      </w:r>
      <w:del w:id="318" w:author="Stephan Müller" w:date="2019-07-16T07:41:00Z">
        <w:r w:rsidR="0074461D" w:rsidDel="00C123A3">
          <w:delText xml:space="preserve">Schnell </w:delText>
        </w:r>
      </w:del>
      <w:ins w:id="319" w:author="Stephan Müller" w:date="2019-07-16T07:41:00Z">
        <w:r>
          <w:t>Der Überblick</w:t>
        </w:r>
      </w:ins>
      <w:del w:id="320" w:author="Stephan Müller" w:date="2019-07-16T07:41:00Z">
        <w:r w:rsidR="0074461D" w:rsidDel="00C123A3">
          <w:delText>kann es unübersichtlich werden</w:delText>
        </w:r>
      </w:del>
      <w:r w:rsidR="0074461D">
        <w:t>, zu welchem fachlichen Test ein Softwaretest gehört und zu welchem noch keine Implementierung existiert</w:t>
      </w:r>
      <w:ins w:id="321" w:author="Stephan Müller" w:date="2019-07-16T07:41:00Z">
        <w:r>
          <w:t>, kann schnell verloren gehen</w:t>
        </w:r>
      </w:ins>
      <w:r w:rsidR="0074461D">
        <w:t xml:space="preserve">. </w:t>
      </w:r>
      <w:r w:rsidR="00C30DBE">
        <w:t>Zu diesem Zweck wurde das Framework „</w:t>
      </w:r>
      <w:proofErr w:type="spellStart"/>
      <w:r w:rsidR="00C30DBE">
        <w:t>Cucumber</w:t>
      </w:r>
      <w:proofErr w:type="spellEnd"/>
      <w:r w:rsidR="00C30DBE">
        <w:t xml:space="preserve">“ entwickelt, </w:t>
      </w:r>
      <w:r w:rsidR="00426CA8">
        <w:t>mit dem die fachlichen Tests mit den Softwaretests verbunden werden können</w:t>
      </w:r>
      <w:r w:rsidR="00512C2B">
        <w:t>.</w:t>
      </w:r>
    </w:p>
    <w:p w14:paraId="10F220DD" w14:textId="4DFD619F" w:rsidR="006E37D9" w:rsidRDefault="006E37D9" w:rsidP="006E37D9">
      <w:pPr>
        <w:pStyle w:val="Ebene2"/>
      </w:pPr>
      <w:bookmarkStart w:id="322" w:name="_Toc14296580"/>
      <w:r>
        <w:t>Zielsetzung</w:t>
      </w:r>
      <w:r w:rsidR="00F67F49">
        <w:t xml:space="preserve"> und Struktur der Arbeit</w:t>
      </w:r>
      <w:bookmarkEnd w:id="322"/>
    </w:p>
    <w:p w14:paraId="48B6FA8E" w14:textId="576518F8" w:rsidR="00F169C8" w:rsidRDefault="00C04192" w:rsidP="003D060E">
      <w:pPr>
        <w:pStyle w:val="Flietext"/>
      </w:pPr>
      <w:r>
        <w:t xml:space="preserve">Im Rahmen </w:t>
      </w:r>
      <w:r w:rsidR="003D060E">
        <w:t xml:space="preserve">dieser Arbeit </w:t>
      </w:r>
      <w:r>
        <w:t xml:space="preserve">soll </w:t>
      </w:r>
      <w:r w:rsidR="003D060E">
        <w:t>das Framework „</w:t>
      </w:r>
      <w:proofErr w:type="spellStart"/>
      <w:r w:rsidR="003D060E">
        <w:t>Cucumber</w:t>
      </w:r>
      <w:proofErr w:type="spellEnd"/>
      <w:r w:rsidR="003D060E">
        <w:t>“</w:t>
      </w:r>
      <w:r w:rsidR="00BF3E6A">
        <w:t>,</w:t>
      </w:r>
      <w:r w:rsidR="003D060E">
        <w:t xml:space="preserve"> zur vereinfachten Durchführung von Softwareprojekten im BDD</w:t>
      </w:r>
      <w:r w:rsidR="00FA5C1B">
        <w:t>-</w:t>
      </w:r>
      <w:r w:rsidR="003D060E">
        <w:t>Verfahren</w:t>
      </w:r>
      <w:r w:rsidR="00BF3E6A">
        <w:t xml:space="preserve"> </w:t>
      </w:r>
      <w:r>
        <w:t>vorgestellt werden</w:t>
      </w:r>
      <w:r w:rsidR="00200B5E">
        <w:t xml:space="preserve">. </w:t>
      </w:r>
      <w:r w:rsidR="00F169C8">
        <w:t xml:space="preserve">Die Arbeit beschränkt sich dabei ausschließlich auf </w:t>
      </w:r>
      <w:r w:rsidR="006C33A6">
        <w:t>„</w:t>
      </w:r>
      <w:proofErr w:type="spellStart"/>
      <w:r w:rsidR="00F169C8" w:rsidRPr="006C33A6">
        <w:rPr>
          <w:i/>
        </w:rPr>
        <w:t>Cucumber</w:t>
      </w:r>
      <w:proofErr w:type="spellEnd"/>
      <w:r w:rsidR="00F169C8" w:rsidRPr="006C33A6">
        <w:rPr>
          <w:i/>
        </w:rPr>
        <w:t>-JVM</w:t>
      </w:r>
      <w:r w:rsidR="006C33A6">
        <w:t>“</w:t>
      </w:r>
      <w:r w:rsidR="00F169C8">
        <w:t xml:space="preserve"> – die Java Version von </w:t>
      </w:r>
      <w:proofErr w:type="spellStart"/>
      <w:r w:rsidR="00F169C8">
        <w:t>Cucumber</w:t>
      </w:r>
      <w:proofErr w:type="spellEnd"/>
      <w:r w:rsidR="00F169C8">
        <w:t>.</w:t>
      </w:r>
    </w:p>
    <w:p w14:paraId="35128B5F" w14:textId="1AAD3A24" w:rsidR="00560619" w:rsidRDefault="00C04192" w:rsidP="003D060E">
      <w:pPr>
        <w:pStyle w:val="Flietext"/>
      </w:pPr>
      <w:r>
        <w:t xml:space="preserve">Anhand </w:t>
      </w:r>
      <w:r w:rsidR="00FF2A33">
        <w:t>kurzer exemplarischer Beispiele</w:t>
      </w:r>
      <w:r>
        <w:t xml:space="preserve"> werden</w:t>
      </w:r>
      <w:r w:rsidR="00FF2A33">
        <w:t xml:space="preserve"> die</w:t>
      </w:r>
      <w:r w:rsidR="00A10393">
        <w:t xml:space="preserve"> wichtigsten</w:t>
      </w:r>
      <w:r w:rsidR="00BF3E6A">
        <w:t xml:space="preserve"> </w:t>
      </w:r>
      <w:r w:rsidR="00200B5E">
        <w:t xml:space="preserve">Funktionalitäten </w:t>
      </w:r>
      <w:r w:rsidR="00FF2A33">
        <w:t xml:space="preserve">von </w:t>
      </w:r>
      <w:proofErr w:type="spellStart"/>
      <w:r w:rsidR="00FF2A33">
        <w:t>Cucumber</w:t>
      </w:r>
      <w:proofErr w:type="spellEnd"/>
      <w:r w:rsidR="00FF2A33">
        <w:t xml:space="preserve"> aufgezeigt</w:t>
      </w:r>
      <w:r w:rsidR="009877CB">
        <w:t>.</w:t>
      </w:r>
      <w:r w:rsidR="00FF2A33">
        <w:t xml:space="preserve"> </w:t>
      </w:r>
      <w:r w:rsidR="009877CB">
        <w:t xml:space="preserve">Im Anschluss wird </w:t>
      </w:r>
      <w:r w:rsidR="00FF2A33">
        <w:t>anhand einer Beispielanwendung</w:t>
      </w:r>
      <w:r w:rsidR="009877CB">
        <w:t xml:space="preserve"> die Ein</w:t>
      </w:r>
      <w:r w:rsidR="001D6964">
        <w:t>s</w:t>
      </w:r>
      <w:r w:rsidR="009877CB">
        <w:t>atzmöglichkeiten von</w:t>
      </w:r>
      <w:r w:rsidR="00FF2A33">
        <w:t xml:space="preserve"> </w:t>
      </w:r>
      <w:proofErr w:type="spellStart"/>
      <w:r w:rsidR="00FF2A33">
        <w:t>Cucumber</w:t>
      </w:r>
      <w:proofErr w:type="spellEnd"/>
      <w:r w:rsidR="00FF2A33">
        <w:t xml:space="preserve"> </w:t>
      </w:r>
      <w:r w:rsidR="009877CB">
        <w:t>bei der Entwicklung</w:t>
      </w:r>
      <w:r w:rsidR="00FF2A33">
        <w:t xml:space="preserve"> eine</w:t>
      </w:r>
      <w:r w:rsidR="009877CB">
        <w:t>r</w:t>
      </w:r>
      <w:r w:rsidR="00FF2A33">
        <w:t xml:space="preserve"> </w:t>
      </w:r>
      <w:proofErr w:type="spellStart"/>
      <w:r w:rsidR="00FF2A33">
        <w:t>RESTful</w:t>
      </w:r>
      <w:proofErr w:type="spellEnd"/>
      <w:r w:rsidR="00FF2A33">
        <w:t xml:space="preserve"> API </w:t>
      </w:r>
      <w:r w:rsidR="009877CB">
        <w:t>demonstriert</w:t>
      </w:r>
      <w:r w:rsidR="00FF2A33">
        <w:t>.</w:t>
      </w:r>
      <w:r w:rsidR="009877CB">
        <w:t xml:space="preserve"> </w:t>
      </w:r>
    </w:p>
    <w:p w14:paraId="029C3FC3" w14:textId="423C4667" w:rsidR="00975839" w:rsidDel="00C123A3" w:rsidRDefault="00975839" w:rsidP="003D060E">
      <w:pPr>
        <w:pStyle w:val="Flietext"/>
        <w:rPr>
          <w:del w:id="323" w:author="Stephan Müller" w:date="2019-07-16T07:41:00Z"/>
        </w:rPr>
      </w:pPr>
      <w:del w:id="324" w:author="Stephan Müller" w:date="2019-07-16T07:42:00Z">
        <w:r w:rsidDel="00C123A3">
          <w:delText>Da es sich bei</w:delText>
        </w:r>
      </w:del>
      <w:ins w:id="325" w:author="Stephan Müller" w:date="2019-07-16T07:42:00Z">
        <w:r w:rsidR="00C123A3">
          <w:t>Zunächst wird</w:t>
        </w:r>
      </w:ins>
      <w:r>
        <w:t xml:space="preserve"> BDD</w:t>
      </w:r>
      <w:ins w:id="326" w:author="Stephan Müller" w:date="2019-07-16T07:42:00Z">
        <w:r w:rsidR="00C123A3">
          <w:t>,</w:t>
        </w:r>
      </w:ins>
      <w:r>
        <w:t xml:space="preserve"> </w:t>
      </w:r>
      <w:del w:id="327" w:author="Stephan Müller" w:date="2019-07-16T07:42:00Z">
        <w:r w:rsidDel="00C123A3">
          <w:delText xml:space="preserve">um </w:delText>
        </w:r>
      </w:del>
      <w:r>
        <w:t xml:space="preserve">die theoretische Grundlage des </w:t>
      </w:r>
      <w:proofErr w:type="spellStart"/>
      <w:r>
        <w:t>Cucumber</w:t>
      </w:r>
      <w:proofErr w:type="spellEnd"/>
      <w:r>
        <w:t xml:space="preserve"> Testframeworks</w:t>
      </w:r>
      <w:del w:id="328" w:author="Stephan Müller" w:date="2019-07-16T07:42:00Z">
        <w:r w:rsidDel="00C123A3">
          <w:delText xml:space="preserve"> handelt wird dieses zunächst </w:delText>
        </w:r>
      </w:del>
      <w:ins w:id="329" w:author="Stephan Müller" w:date="2019-07-16T07:42:00Z">
        <w:r w:rsidR="00C123A3">
          <w:t xml:space="preserve">, </w:t>
        </w:r>
      </w:ins>
      <w:r>
        <w:t>in Kapitel 2 vorgestellt.</w:t>
      </w:r>
      <w:ins w:id="330" w:author="Stephan Müller" w:date="2019-07-16T07:41:00Z">
        <w:r w:rsidR="00C123A3">
          <w:t xml:space="preserve"> </w:t>
        </w:r>
      </w:ins>
    </w:p>
    <w:p w14:paraId="12E6FC50" w14:textId="0121DE0B" w:rsidR="00F67F49" w:rsidRDefault="00C04192" w:rsidP="003D060E">
      <w:pPr>
        <w:pStyle w:val="Flietext"/>
      </w:pPr>
      <w:r>
        <w:t xml:space="preserve">In Kapitel 3 </w:t>
      </w:r>
      <w:r w:rsidR="00560619">
        <w:t>folgt die Erläuterung der</w:t>
      </w:r>
      <w:r>
        <w:t xml:space="preserve"> Architektur und Arbeitsweise von </w:t>
      </w:r>
      <w:proofErr w:type="spellStart"/>
      <w:r>
        <w:t>Cucumber</w:t>
      </w:r>
      <w:proofErr w:type="spellEnd"/>
      <w:r w:rsidR="009877CB">
        <w:t>,</w:t>
      </w:r>
      <w:r>
        <w:t xml:space="preserve"> sowie die </w:t>
      </w:r>
      <w:r w:rsidR="00560619">
        <w:t xml:space="preserve">Vorstellung der </w:t>
      </w:r>
      <w:r>
        <w:t xml:space="preserve">wichtigsten Features an verständlichen Beispielen. Darüber hinaus wird die Beziehung des Frameworks zur Syntaxsprache </w:t>
      </w:r>
      <w:r>
        <w:lastRenderedPageBreak/>
        <w:t>„</w:t>
      </w:r>
      <w:r w:rsidRPr="006C33A6">
        <w:rPr>
          <w:i/>
        </w:rPr>
        <w:t>Gherkin</w:t>
      </w:r>
      <w:r>
        <w:t>“ aufgezeigt, in der die fachlichen Tests formuliert werden</w:t>
      </w:r>
      <w:r w:rsidR="00560619">
        <w:t xml:space="preserve">. </w:t>
      </w:r>
      <w:r w:rsidR="008964AB">
        <w:t xml:space="preserve">Kapitel 4 </w:t>
      </w:r>
      <w:r w:rsidR="00560619">
        <w:t>befasst sich mit</w:t>
      </w:r>
      <w:r w:rsidR="008964AB">
        <w:t xml:space="preserve"> der Beispielanwendung, bei dessen Realisierung </w:t>
      </w:r>
      <w:proofErr w:type="spellStart"/>
      <w:r w:rsidR="008964AB">
        <w:t>Cucumber</w:t>
      </w:r>
      <w:proofErr w:type="spellEnd"/>
      <w:r w:rsidR="008964AB">
        <w:t xml:space="preserve"> </w:t>
      </w:r>
      <w:r w:rsidR="00560619">
        <w:t xml:space="preserve">zum </w:t>
      </w:r>
      <w:r w:rsidR="008964AB">
        <w:t>Einsatz gekommen ist</w:t>
      </w:r>
      <w:r w:rsidR="00560619">
        <w:t xml:space="preserve">.  </w:t>
      </w:r>
      <w:r w:rsidR="008964AB">
        <w:t xml:space="preserve">Den Schluss bildet Kapitel 5 mit einem Fazit, indem </w:t>
      </w:r>
      <w:r w:rsidR="00D86CF0">
        <w:t xml:space="preserve">auf </w:t>
      </w:r>
      <w:r w:rsidR="008964AB">
        <w:t xml:space="preserve">die Möglichkeiten, aber auch auf die bestehenden Probleme von </w:t>
      </w:r>
      <w:proofErr w:type="spellStart"/>
      <w:r w:rsidR="008964AB">
        <w:t>Cucumber</w:t>
      </w:r>
      <w:proofErr w:type="spellEnd"/>
      <w:r w:rsidR="008964AB">
        <w:t xml:space="preserve"> eingegangen </w:t>
      </w:r>
      <w:r w:rsidR="00D86CF0">
        <w:t>wird</w:t>
      </w:r>
      <w:r w:rsidR="008964AB">
        <w:t>.</w:t>
      </w:r>
    </w:p>
    <w:p w14:paraId="3A27E87D" w14:textId="620EF320" w:rsidR="00AE05B0" w:rsidRPr="00AE05B0" w:rsidRDefault="00AE05B0" w:rsidP="00AE05B0">
      <w:pPr>
        <w:pStyle w:val="Ebene2"/>
      </w:pPr>
      <w:bookmarkStart w:id="331" w:name="_Toc14296581"/>
      <w:r>
        <w:t>Open</w:t>
      </w:r>
      <w:r w:rsidR="009877CB">
        <w:t xml:space="preserve"> Knowledge </w:t>
      </w:r>
      <w:r>
        <w:t>GmbH</w:t>
      </w:r>
      <w:bookmarkEnd w:id="331"/>
    </w:p>
    <w:p w14:paraId="5E5C1B69" w14:textId="2EF5FD94" w:rsidR="006E11C1" w:rsidRDefault="00B00E35" w:rsidP="00B00E35">
      <w:pPr>
        <w:pStyle w:val="Flietext"/>
      </w:pPr>
      <w:r>
        <w:t xml:space="preserve">Die </w:t>
      </w:r>
      <w:r w:rsidR="00402781">
        <w:t xml:space="preserve">open </w:t>
      </w:r>
      <w:proofErr w:type="spellStart"/>
      <w:r w:rsidR="00402781">
        <w:t>k</w:t>
      </w:r>
      <w:r w:rsidR="009877CB">
        <w:t>nowledge</w:t>
      </w:r>
      <w:proofErr w:type="spellEnd"/>
      <w:r w:rsidR="009877CB">
        <w:t xml:space="preserve"> </w:t>
      </w:r>
      <w:r>
        <w:t xml:space="preserve">GmbH ist ein </w:t>
      </w:r>
      <w:r w:rsidR="006E11C1">
        <w:t xml:space="preserve">brancheneutrales </w:t>
      </w:r>
      <w:r>
        <w:t>mittelständisches Dienstleistungs</w:t>
      </w:r>
      <w:r w:rsidR="00FA5C1B">
        <w:t>-</w:t>
      </w:r>
      <w:r>
        <w:t xml:space="preserve">Unternehmen mit dem Ziel bei der Analyse, Planung und Durchführung von Softwareprojekten zu unterstützen. </w:t>
      </w:r>
      <w:r w:rsidR="006E11C1">
        <w:t>Das Unternehmen wurde im Jahr 2000 in Oldenburg, dem Hauptsitzt des Unternehmens, gegründet und beschäftigt heute ca. 70. Mitte 2017 wurde der zweite Standort in Essen eröffnet an dem aktuell 10 Mitarbeiter angestellt sind.</w:t>
      </w:r>
    </w:p>
    <w:p w14:paraId="5702C165" w14:textId="482D2BF5" w:rsidR="00B00E35" w:rsidRDefault="009877CB" w:rsidP="00B00E35">
      <w:pPr>
        <w:pStyle w:val="Flietext"/>
      </w:pPr>
      <w:r>
        <w:t xml:space="preserve">Die Mitarbeiter von open </w:t>
      </w:r>
      <w:proofErr w:type="spellStart"/>
      <w:r>
        <w:t>knowledge</w:t>
      </w:r>
      <w:proofErr w:type="spellEnd"/>
      <w:r>
        <w:t xml:space="preserve"> GmbH übernehmen</w:t>
      </w:r>
      <w:r w:rsidR="00B00E35">
        <w:t xml:space="preserve"> </w:t>
      </w:r>
      <w:r>
        <w:t xml:space="preserve">in Kundenprojekten </w:t>
      </w:r>
      <w:r w:rsidR="00B00E35">
        <w:t>Aufgaben bei der Analyse über die Projektziele und der aktuellen Ausgangssituationen, der Konzeption der geplanten Software, sowie der anschließenden Implementierung.</w:t>
      </w:r>
      <w:r w:rsidR="00B00E35" w:rsidRPr="00FC3C07">
        <w:t xml:space="preserve"> </w:t>
      </w:r>
      <w:r w:rsidR="00B00E35">
        <w:t xml:space="preserve">Die erstellten Softwarelösungen stellen Individuallösungen dar und werden </w:t>
      </w:r>
      <w:r w:rsidR="00D36178">
        <w:t xml:space="preserve">den </w:t>
      </w:r>
      <w:r w:rsidR="00B00E35">
        <w:t>Bedürfnisse</w:t>
      </w:r>
      <w:r w:rsidR="00D36178">
        <w:t>n</w:t>
      </w:r>
      <w:r w:rsidR="00B00E35">
        <w:t xml:space="preserve"> der einzelnen Kunden entsprechend konzipiert und implementiert. Technisch liegt die Spezialisierung bei der Mobile</w:t>
      </w:r>
      <w:r w:rsidR="00FA5C1B">
        <w:t>-</w:t>
      </w:r>
      <w:r w:rsidR="00B00E35">
        <w:t xml:space="preserve">und bei der Java Enterprise Entwicklung, bei der stets </w:t>
      </w:r>
      <w:r w:rsidR="006E11C1">
        <w:t>moderne</w:t>
      </w:r>
      <w:r w:rsidR="00B00E35">
        <w:t xml:space="preserve"> Technologien und Konzepte verwendet werden. Aufgrund der </w:t>
      </w:r>
      <w:r w:rsidR="006E11C1">
        <w:t xml:space="preserve">großen </w:t>
      </w:r>
      <w:r w:rsidR="00B00E35">
        <w:t xml:space="preserve">Expertise </w:t>
      </w:r>
      <w:r w:rsidR="006E11C1">
        <w:t xml:space="preserve">in den Bereichen </w:t>
      </w:r>
      <w:r w:rsidR="00B00E35">
        <w:t xml:space="preserve">Technologien und Konzepte sind sowohl die </w:t>
      </w:r>
      <w:r>
        <w:t>Geschäftsführer</w:t>
      </w:r>
      <w:r w:rsidR="00B00E35">
        <w:t xml:space="preserve"> als auch </w:t>
      </w:r>
      <w:r>
        <w:t xml:space="preserve">diverse </w:t>
      </w:r>
      <w:r w:rsidR="00B00E35">
        <w:t xml:space="preserve">Mitarbeiter der </w:t>
      </w:r>
      <w:r>
        <w:t xml:space="preserve">open </w:t>
      </w:r>
      <w:proofErr w:type="spellStart"/>
      <w:r>
        <w:t>knowledge</w:t>
      </w:r>
      <w:proofErr w:type="spellEnd"/>
      <w:r>
        <w:t xml:space="preserve"> </w:t>
      </w:r>
      <w:r w:rsidR="00B00E35">
        <w:t xml:space="preserve">GmbH als Speaker auf Fachmessen wie der </w:t>
      </w:r>
      <w:proofErr w:type="spellStart"/>
      <w:r w:rsidR="00B00E35">
        <w:t>Javaland</w:t>
      </w:r>
      <w:proofErr w:type="spellEnd"/>
      <w:r w:rsidR="00B00E35">
        <w:t xml:space="preserve"> </w:t>
      </w:r>
      <w:r>
        <w:t xml:space="preserve">oder Autoren </w:t>
      </w:r>
      <w:r w:rsidR="00B00E35">
        <w:t xml:space="preserve">in </w:t>
      </w:r>
      <w:r w:rsidR="00700376">
        <w:t>Fachzeitschriften</w:t>
      </w:r>
      <w:r w:rsidR="00B00E35">
        <w:t xml:space="preserve"> wie dem Java Magazin</w:t>
      </w:r>
      <w:r>
        <w:t xml:space="preserve"> vertreten</w:t>
      </w:r>
      <w:r w:rsidR="00B00E35">
        <w:t xml:space="preserve">. </w:t>
      </w:r>
      <w:r w:rsidR="006E11C1">
        <w:t xml:space="preserve">Auch aufgrund </w:t>
      </w:r>
      <w:r w:rsidR="00B00E35">
        <w:t xml:space="preserve">der medialen Präsenz konnte die </w:t>
      </w:r>
      <w:r>
        <w:t xml:space="preserve">open </w:t>
      </w:r>
      <w:proofErr w:type="spellStart"/>
      <w:r>
        <w:t>knowledge</w:t>
      </w:r>
      <w:proofErr w:type="spellEnd"/>
      <w:r>
        <w:t xml:space="preserve"> </w:t>
      </w:r>
      <w:r w:rsidR="00B00E35">
        <w:t>GmbH</w:t>
      </w:r>
      <w:r>
        <w:t xml:space="preserve"> in den letzten Jahre</w:t>
      </w:r>
      <w:r w:rsidR="00B00E35">
        <w:t xml:space="preserve"> </w:t>
      </w:r>
      <w:r>
        <w:t xml:space="preserve">zahlreiche </w:t>
      </w:r>
      <w:r w:rsidR="00B00E35">
        <w:t xml:space="preserve">Projekte für </w:t>
      </w:r>
      <w:r>
        <w:t>n</w:t>
      </w:r>
      <w:r w:rsidR="00B00E35">
        <w:t>amenhafte Kunden, wie z.B. Vodafone, die HUK</w:t>
      </w:r>
      <w:r w:rsidR="00402781">
        <w:t>-Coburg</w:t>
      </w:r>
      <w:r w:rsidR="00B00E35">
        <w:t xml:space="preserve">, </w:t>
      </w:r>
      <w:r w:rsidR="00402781">
        <w:t xml:space="preserve">die </w:t>
      </w:r>
      <w:r w:rsidR="00B00E35">
        <w:t>Daimler</w:t>
      </w:r>
      <w:r w:rsidR="00402781">
        <w:t xml:space="preserve"> AG</w:t>
      </w:r>
      <w:r w:rsidR="00B00E35">
        <w:t xml:space="preserve"> und </w:t>
      </w:r>
      <w:r w:rsidR="006E11C1">
        <w:t xml:space="preserve">die </w:t>
      </w:r>
      <w:r w:rsidR="00B00E35">
        <w:t>DB Schenker</w:t>
      </w:r>
      <w:r w:rsidR="00402781">
        <w:t xml:space="preserve"> AG übernehmen.</w:t>
      </w:r>
    </w:p>
    <w:p w14:paraId="1FC22239" w14:textId="1A587588" w:rsidR="00B00E35" w:rsidRDefault="006E11C1" w:rsidP="00B00E35">
      <w:pPr>
        <w:pStyle w:val="Flietext"/>
      </w:pPr>
      <w:r>
        <w:t xml:space="preserve">Durch das breite Dienstleistungsangebot und die Branchenneutralität übernimmt die open </w:t>
      </w:r>
      <w:proofErr w:type="spellStart"/>
      <w:r>
        <w:t>knowledge</w:t>
      </w:r>
      <w:proofErr w:type="spellEnd"/>
      <w:r>
        <w:t xml:space="preserve"> GmbH</w:t>
      </w:r>
      <w:r w:rsidR="00B00E35">
        <w:t xml:space="preserve"> </w:t>
      </w:r>
      <w:r>
        <w:t>Projekte</w:t>
      </w:r>
      <w:r w:rsidR="00B00E35">
        <w:t xml:space="preserve"> aus der Automobilindustrie, der Luft</w:t>
      </w:r>
      <w:r w:rsidR="00FA5C1B">
        <w:t>-</w:t>
      </w:r>
      <w:r w:rsidR="00B00E35">
        <w:t>und Raumfahrt, dem Bankwesen und dem Versicherungswesen innerhalb des nationalen und europäischen Raums.</w:t>
      </w:r>
    </w:p>
    <w:p w14:paraId="65DD3373" w14:textId="7D09685A" w:rsidR="0002796D" w:rsidRDefault="00B00E35" w:rsidP="0028707B">
      <w:pPr>
        <w:pStyle w:val="Flietext"/>
      </w:pPr>
      <w:r>
        <w:lastRenderedPageBreak/>
        <w:t>Entsprechend der Philosophie „</w:t>
      </w:r>
      <w:commentRangeStart w:id="332"/>
      <w:r>
        <w:t>Offenkundig Gut</w:t>
      </w:r>
      <w:commentRangeEnd w:id="332"/>
      <w:r w:rsidR="006E11C1">
        <w:rPr>
          <w:rStyle w:val="Kommentarzeichen"/>
          <w:rFonts w:cstheme="minorBidi"/>
        </w:rPr>
        <w:commentReference w:id="332"/>
      </w:r>
      <w:r>
        <w:t>“ und dem Namen des Unternehmens wird stets versucht das benötigte Wissen zur Erstellung und Wartung der Software mit dem Kunden zu teilen, sodass die Kunden nach Abschluss der Projekte in der Lage sind, die Software selbstständig zu Pflegen und die Projektarbeit von OK damit abgeschlossen ist.</w:t>
      </w:r>
      <w:r w:rsidR="0002796D">
        <w:br w:type="page"/>
      </w:r>
    </w:p>
    <w:p w14:paraId="3EE8B20A" w14:textId="20C61F59" w:rsidR="005D1D99" w:rsidRDefault="005D1D99" w:rsidP="00BE5528">
      <w:pPr>
        <w:pStyle w:val="Ebene1"/>
      </w:pPr>
      <w:bookmarkStart w:id="333" w:name="_Toc14296582"/>
      <w:proofErr w:type="spellStart"/>
      <w:r>
        <w:lastRenderedPageBreak/>
        <w:t>Behavior</w:t>
      </w:r>
      <w:proofErr w:type="spellEnd"/>
      <w:r>
        <w:t xml:space="preserve"> Driven Development</w:t>
      </w:r>
      <w:bookmarkEnd w:id="333"/>
    </w:p>
    <w:p w14:paraId="1E20244E" w14:textId="70AB4B58" w:rsidR="00F63716" w:rsidRDefault="00AF29AA" w:rsidP="00F63716">
      <w:pPr>
        <w:pStyle w:val="Ebene2"/>
      </w:pPr>
      <w:bookmarkStart w:id="334" w:name="_Toc14296583"/>
      <w:r>
        <w:t>Zweck</w:t>
      </w:r>
      <w:bookmarkEnd w:id="334"/>
    </w:p>
    <w:p w14:paraId="707D92CE" w14:textId="573B9B7A" w:rsidR="002C0885" w:rsidRDefault="002C0885" w:rsidP="002C0885">
      <w:pPr>
        <w:pStyle w:val="Flietext"/>
      </w:pPr>
      <w:proofErr w:type="spellStart"/>
      <w:r>
        <w:t>Behavior</w:t>
      </w:r>
      <w:proofErr w:type="spellEnd"/>
      <w:r>
        <w:t>-Driven-Development (BDD) ist eine Technik des Software-Engineerings die insbesondere in Softwareprojekten mit agiler Vorgehensweise eingesetzt wird.</w:t>
      </w:r>
    </w:p>
    <w:p w14:paraId="3EA26985" w14:textId="73D5A2CD" w:rsidR="002B3BF6" w:rsidRDefault="00D9799A" w:rsidP="006D3DD2">
      <w:pPr>
        <w:pStyle w:val="Flietext"/>
      </w:pPr>
      <w:r>
        <w:t>Bei BDD steht vor allem eine verbesser</w:t>
      </w:r>
      <w:r w:rsidR="00DB5992">
        <w:t>te Zusammenarbeit aller Beteiligte</w:t>
      </w:r>
      <w:r w:rsidR="0072054A">
        <w:t xml:space="preserve">n von </w:t>
      </w:r>
      <w:r w:rsidR="00DB5992">
        <w:t>Softwareprojekte</w:t>
      </w:r>
      <w:r w:rsidR="0072054A">
        <w:t>n</w:t>
      </w:r>
      <w:r w:rsidR="00DB5992">
        <w:t xml:space="preserve"> im Vordergrund</w:t>
      </w:r>
      <w:r w:rsidR="00F63716">
        <w:t xml:space="preserve">. </w:t>
      </w:r>
      <w:r w:rsidR="004B37B5">
        <w:t>Das</w:t>
      </w:r>
      <w:r w:rsidR="00F63716">
        <w:t xml:space="preserve"> übergeordnete Ziel </w:t>
      </w:r>
      <w:del w:id="335" w:author="Stephan Müller" w:date="2019-07-16T07:43:00Z">
        <w:r w:rsidR="00DB5992" w:rsidDel="00C123A3">
          <w:delText>besteht darin</w:delText>
        </w:r>
      </w:del>
      <w:ins w:id="336" w:author="Stephan Müller" w:date="2019-07-16T07:43:00Z">
        <w:r w:rsidR="00C123A3">
          <w:t>ist es</w:t>
        </w:r>
      </w:ins>
      <w:r w:rsidR="00DB5992">
        <w:t>, frühzeitig ein</w:t>
      </w:r>
      <w:r w:rsidR="00F63716">
        <w:t xml:space="preserve"> </w:t>
      </w:r>
      <w:r w:rsidR="001B150A">
        <w:t>detailliertes</w:t>
      </w:r>
      <w:r w:rsidR="00DB5992">
        <w:t xml:space="preserve"> gemeinsames</w:t>
      </w:r>
      <w:r w:rsidR="001B150A">
        <w:t xml:space="preserve"> </w:t>
      </w:r>
      <w:r w:rsidR="00F63716">
        <w:t xml:space="preserve">Verständnis über die zu erstellende </w:t>
      </w:r>
      <w:r w:rsidR="007F3FFE">
        <w:t xml:space="preserve">Anwendung </w:t>
      </w:r>
      <w:r w:rsidR="00F63716">
        <w:t xml:space="preserve">zu </w:t>
      </w:r>
      <w:r w:rsidR="00DB5992">
        <w:t xml:space="preserve">schaffen und allen Teammitgliedern, unabhängig </w:t>
      </w:r>
      <w:r w:rsidR="005B14F1">
        <w:t xml:space="preserve">von ihrem </w:t>
      </w:r>
      <w:r w:rsidR="00DB5992">
        <w:t>technischen Vorwissen, zu ermöglichen, das gewünschte Verhalten zu verstehen</w:t>
      </w:r>
      <w:r w:rsidR="00E83428">
        <w:t>.</w:t>
      </w:r>
      <w:r w:rsidR="00F63716">
        <w:rPr>
          <w:rStyle w:val="Funotenzeichen"/>
        </w:rPr>
        <w:footnoteReference w:id="1"/>
      </w:r>
      <w:r w:rsidR="00F63716">
        <w:t xml:space="preserve"> </w:t>
      </w:r>
      <w:del w:id="337" w:author="Stephan Müller" w:date="2019-07-16T07:45:00Z">
        <w:r w:rsidR="00DB5992" w:rsidDel="00C123A3">
          <w:delText>Zu diesem Zweck</w:delText>
        </w:r>
      </w:del>
      <w:ins w:id="338" w:author="Stephan Müller" w:date="2019-07-16T07:45:00Z">
        <w:r w:rsidR="00C123A3">
          <w:t>Hierzu</w:t>
        </w:r>
      </w:ins>
      <w:r w:rsidR="00DB5992">
        <w:t xml:space="preserve"> wird </w:t>
      </w:r>
      <w:r w:rsidR="00E9647F">
        <w:t xml:space="preserve">das Verhalten </w:t>
      </w:r>
      <w:r w:rsidR="006C08B9">
        <w:t xml:space="preserve">auf unterschiedliche Ereignisse </w:t>
      </w:r>
      <w:r w:rsidR="00DB5992">
        <w:t xml:space="preserve">in </w:t>
      </w:r>
      <w:r w:rsidR="006C08B9">
        <w:t>einem zuvor definierten Kontext</w:t>
      </w:r>
      <w:r w:rsidR="00E9647F">
        <w:t xml:space="preserve"> </w:t>
      </w:r>
      <w:r w:rsidR="00FE3A65">
        <w:t xml:space="preserve">in </w:t>
      </w:r>
      <w:r w:rsidR="00E9647F">
        <w:t xml:space="preserve">Form von </w:t>
      </w:r>
      <w:r w:rsidR="00FE3A65">
        <w:t>konkreten Beispielen</w:t>
      </w:r>
      <w:del w:id="339" w:author="Stephan Müller" w:date="2019-07-16T07:46:00Z">
        <w:r w:rsidR="00FE3A65" w:rsidDel="00C123A3">
          <w:delText xml:space="preserve"> </w:delText>
        </w:r>
        <w:r w:rsidR="00E9647F" w:rsidDel="00C123A3">
          <w:delText>beschrieben</w:delText>
        </w:r>
        <w:r w:rsidR="006C08B9" w:rsidDel="00C123A3">
          <w:delText>. Diese werden</w:delText>
        </w:r>
      </w:del>
      <w:r w:rsidR="006C08B9">
        <w:t xml:space="preserve"> </w:t>
      </w:r>
      <w:r w:rsidR="00DB5992">
        <w:t xml:space="preserve">in einer einheitlichen und nicht-technischen </w:t>
      </w:r>
      <w:r w:rsidR="00882F4D">
        <w:t xml:space="preserve">Sprache </w:t>
      </w:r>
      <w:r w:rsidR="00DB5992">
        <w:t xml:space="preserve">(i.d.R. Englisch oder Deutsch) </w:t>
      </w:r>
      <w:ins w:id="340" w:author="Stephan Müller" w:date="2019-07-16T07:46:00Z">
        <w:r w:rsidR="00C123A3">
          <w:t>beschrieben</w:t>
        </w:r>
      </w:ins>
      <w:del w:id="341" w:author="Stephan Müller" w:date="2019-07-16T07:46:00Z">
        <w:r w:rsidR="00DB5992" w:rsidDel="00C123A3">
          <w:delText>definiert</w:delText>
        </w:r>
      </w:del>
      <w:r w:rsidR="00DB5992">
        <w:t xml:space="preserve">. </w:t>
      </w:r>
    </w:p>
    <w:p w14:paraId="386A6420" w14:textId="27710932" w:rsidR="00623CD4" w:rsidRDefault="002F54F2" w:rsidP="00623CD4">
      <w:pPr>
        <w:pStyle w:val="Flietext"/>
      </w:pPr>
      <w:r>
        <w:t>Die</w:t>
      </w:r>
      <w:r w:rsidR="00623CD4">
        <w:t xml:space="preserve"> </w:t>
      </w:r>
      <w:r w:rsidR="00FE3A65">
        <w:t xml:space="preserve">konkreten Beispiele </w:t>
      </w:r>
      <w:r w:rsidR="00623CD4">
        <w:t xml:space="preserve">stellen die fachlichen Tests dar, </w:t>
      </w:r>
      <w:r>
        <w:t>anhand derer</w:t>
      </w:r>
      <w:r w:rsidR="00623CD4">
        <w:t xml:space="preserve"> die technischen Tests erstellt werden. Da die </w:t>
      </w:r>
      <w:r w:rsidR="00FE3A65">
        <w:t>Softwaretests</w:t>
      </w:r>
      <w:r w:rsidR="00623CD4">
        <w:t xml:space="preserve"> die </w:t>
      </w:r>
      <w:r w:rsidR="00FE3A65">
        <w:t>fachlich definierten Tests ausführen</w:t>
      </w:r>
      <w:r w:rsidR="004B26ED">
        <w:t>,</w:t>
      </w:r>
      <w:r w:rsidR="00FE3A65">
        <w:t xml:space="preserve"> </w:t>
      </w:r>
      <w:r w:rsidR="00623CD4">
        <w:t xml:space="preserve">können </w:t>
      </w:r>
      <w:r w:rsidR="0012471C">
        <w:t xml:space="preserve">Domänen-Experten </w:t>
      </w:r>
      <w:r w:rsidR="004B26ED">
        <w:t xml:space="preserve">auch </w:t>
      </w:r>
      <w:r w:rsidR="0012471C">
        <w:t>ohne technische Kenntnisse</w:t>
      </w:r>
      <w:r w:rsidR="004B26ED">
        <w:t xml:space="preserve"> </w:t>
      </w:r>
      <w:r w:rsidR="00623CD4">
        <w:t xml:space="preserve">nachvollziehen, </w:t>
      </w:r>
      <w:r w:rsidR="006C08B9">
        <w:t>welches Verhalten durch die</w:t>
      </w:r>
      <w:r w:rsidR="00623CD4">
        <w:t xml:space="preserve"> Tests überprüft wird. </w:t>
      </w:r>
    </w:p>
    <w:p w14:paraId="0439422E" w14:textId="1999AE38" w:rsidR="00581724" w:rsidRDefault="002F4A42" w:rsidP="00623CD4">
      <w:pPr>
        <w:pStyle w:val="Flietext"/>
      </w:pPr>
      <w:r>
        <w:t xml:space="preserve">Die </w:t>
      </w:r>
      <w:r w:rsidR="00623CD4">
        <w:t>Beschreibung des gewünschten Verhaltens anhand</w:t>
      </w:r>
      <w:r>
        <w:t xml:space="preserve"> konkrete</w:t>
      </w:r>
      <w:r w:rsidR="00623CD4">
        <w:t>r</w:t>
      </w:r>
      <w:r>
        <w:t xml:space="preserve"> Beispiele </w:t>
      </w:r>
      <w:r w:rsidR="004B26ED">
        <w:t xml:space="preserve">ermöglicht es den </w:t>
      </w:r>
      <w:r w:rsidR="00581724">
        <w:t xml:space="preserve">Beteiligten zu überprüfen, ob ein gemeinsames Verständnis von der Software </w:t>
      </w:r>
      <w:r w:rsidR="00623CD4">
        <w:t>existiert</w:t>
      </w:r>
      <w:r w:rsidR="00581724">
        <w:t xml:space="preserve">. </w:t>
      </w:r>
      <w:r w:rsidR="0012471C">
        <w:t xml:space="preserve">Domänen-Experten </w:t>
      </w:r>
      <w:r w:rsidR="003F68C9">
        <w:t>können</w:t>
      </w:r>
      <w:r>
        <w:t xml:space="preserve"> durch</w:t>
      </w:r>
      <w:r w:rsidR="004B26ED">
        <w:t xml:space="preserve"> das</w:t>
      </w:r>
      <w:r>
        <w:t xml:space="preserve"> </w:t>
      </w:r>
      <w:r w:rsidR="004B26ED">
        <w:t xml:space="preserve">Aufstellen </w:t>
      </w:r>
      <w:r>
        <w:t>der Beispiele das gewünschte Verhalten der Software erklären</w:t>
      </w:r>
      <w:r w:rsidR="0072054A">
        <w:t xml:space="preserve"> und Software-Entwickler durch </w:t>
      </w:r>
      <w:r w:rsidR="001D6964">
        <w:t xml:space="preserve">formulieren </w:t>
      </w:r>
      <w:r w:rsidR="0072054A">
        <w:t>eigene</w:t>
      </w:r>
      <w:r w:rsidR="001D6964">
        <w:t>r</w:t>
      </w:r>
      <w:r w:rsidR="0072054A">
        <w:t xml:space="preserve"> Beispiele ein Feedback an die </w:t>
      </w:r>
      <w:r w:rsidR="0012471C">
        <w:t xml:space="preserve">Domänen-Experten </w:t>
      </w:r>
      <w:r w:rsidR="0072054A">
        <w:t>geben, wie sie das Verhalten verstanden haben, noch bevor sie mit dessen Implementierung beginnen</w:t>
      </w:r>
      <w:r w:rsidR="00581724">
        <w:t>.</w:t>
      </w:r>
      <w:r w:rsidR="003F1363">
        <w:rPr>
          <w:rStyle w:val="Funotenzeichen"/>
        </w:rPr>
        <w:footnoteReference w:id="2"/>
      </w:r>
      <w:r w:rsidR="00472188">
        <w:t xml:space="preserve"> </w:t>
      </w:r>
      <w:r w:rsidR="004B26ED">
        <w:t>Durch die</w:t>
      </w:r>
      <w:del w:id="342" w:author="Stephan Müller" w:date="2019-07-16T07:47:00Z">
        <w:r w:rsidR="004B26ED" w:rsidDel="00D518A1">
          <w:delText>se</w:delText>
        </w:r>
      </w:del>
      <w:r w:rsidR="004B26ED">
        <w:t xml:space="preserve"> besondere Art des Austauschs und der Zusammenarbeit</w:t>
      </w:r>
      <w:r w:rsidR="003F1363">
        <w:t xml:space="preserve"> </w:t>
      </w:r>
      <w:r w:rsidR="0072054A">
        <w:t xml:space="preserve">soll </w:t>
      </w:r>
      <w:r w:rsidR="003F1363">
        <w:t xml:space="preserve">sichergestellt werden, dass </w:t>
      </w:r>
      <w:r w:rsidR="006C08B9" w:rsidRPr="006C08B9">
        <w:rPr>
          <w:b/>
        </w:rPr>
        <w:t>das richtige</w:t>
      </w:r>
      <w:r w:rsidR="006C08B9" w:rsidRPr="006C08B9">
        <w:t>, entsprechend der Anforderungen,</w:t>
      </w:r>
      <w:r w:rsidR="006C08B9">
        <w:t xml:space="preserve"> implementiert wird</w:t>
      </w:r>
      <w:r w:rsidR="0072054A">
        <w:t xml:space="preserve"> und</w:t>
      </w:r>
      <w:r w:rsidR="00E83428">
        <w:t xml:space="preserve"> kein Code entsteht, der </w:t>
      </w:r>
      <w:r w:rsidR="003F68C9">
        <w:t xml:space="preserve">zu einem späteren Zeitpunkt </w:t>
      </w:r>
      <w:r w:rsidR="003F1363">
        <w:t xml:space="preserve">wieder geändert werden muss, oder </w:t>
      </w:r>
      <w:r w:rsidR="00472188">
        <w:t>auf dem so</w:t>
      </w:r>
      <w:r w:rsidR="003F1363">
        <w:t xml:space="preserve">gar </w:t>
      </w:r>
      <w:r w:rsidR="00472188">
        <w:t xml:space="preserve">bereits </w:t>
      </w:r>
      <w:r w:rsidR="003F1363">
        <w:t>weiterer Code aufgebaut wird.</w:t>
      </w:r>
      <w:r w:rsidR="003F1363">
        <w:rPr>
          <w:rStyle w:val="Funotenzeichen"/>
        </w:rPr>
        <w:footnoteReference w:id="3"/>
      </w:r>
    </w:p>
    <w:p w14:paraId="1DDBFD91" w14:textId="33F6DBEA" w:rsidR="00F63716" w:rsidRDefault="00F63716" w:rsidP="00F63716">
      <w:pPr>
        <w:pStyle w:val="Ebene2"/>
      </w:pPr>
      <w:bookmarkStart w:id="343" w:name="_Toc1563425"/>
      <w:bookmarkStart w:id="344" w:name="_Toc1563426"/>
      <w:bookmarkStart w:id="345" w:name="_Ref11312745"/>
      <w:bookmarkStart w:id="346" w:name="_Toc14296584"/>
      <w:bookmarkEnd w:id="343"/>
      <w:bookmarkEnd w:id="344"/>
      <w:r>
        <w:lastRenderedPageBreak/>
        <w:t>Vorgehen</w:t>
      </w:r>
      <w:bookmarkEnd w:id="345"/>
      <w:bookmarkEnd w:id="346"/>
    </w:p>
    <w:p w14:paraId="5FA07E5A" w14:textId="7AB0F6A6" w:rsidR="00F422E5" w:rsidRDefault="00F422E5" w:rsidP="00FF1F22">
      <w:pPr>
        <w:pStyle w:val="Flietext"/>
      </w:pPr>
      <w:r>
        <w:t>Da e</w:t>
      </w:r>
      <w:r w:rsidR="004B37B5">
        <w:t xml:space="preserve">in gemeinsames Verständnis </w:t>
      </w:r>
      <w:r>
        <w:t>im Vordergrund steht</w:t>
      </w:r>
      <w:r w:rsidR="004B26ED">
        <w:t>,</w:t>
      </w:r>
      <w:r w:rsidR="004B37B5">
        <w:t xml:space="preserve"> </w:t>
      </w:r>
      <w:r>
        <w:t xml:space="preserve">ist </w:t>
      </w:r>
      <w:r w:rsidR="004B37B5">
        <w:t xml:space="preserve">eine enge Zusammenarbeit </w:t>
      </w:r>
      <w:r>
        <w:t xml:space="preserve">dreier Rollen – den </w:t>
      </w:r>
      <w:proofErr w:type="spellStart"/>
      <w:r>
        <w:t>Three</w:t>
      </w:r>
      <w:proofErr w:type="spellEnd"/>
      <w:r>
        <w:t xml:space="preserve"> Amigos</w:t>
      </w:r>
      <w:r>
        <w:rPr>
          <w:rStyle w:val="Funotenzeichen"/>
        </w:rPr>
        <w:footnoteReference w:id="4"/>
      </w:r>
      <w:r>
        <w:t xml:space="preserve"> </w:t>
      </w:r>
      <w:r w:rsidR="008905F8">
        <w:t xml:space="preserve">– </w:t>
      </w:r>
      <w:r>
        <w:t xml:space="preserve">erforderlich. </w:t>
      </w:r>
      <w:del w:id="347" w:author="Stephan Müller" w:date="2019-07-16T07:48:00Z">
        <w:r w:rsidDel="00D518A1">
          <w:delText xml:space="preserve">Dies </w:delText>
        </w:r>
      </w:del>
      <w:ins w:id="348" w:author="Stephan Müller" w:date="2019-07-16T07:48:00Z">
        <w:r w:rsidR="00D518A1">
          <w:t>Hierzu gehör</w:t>
        </w:r>
      </w:ins>
      <w:ins w:id="349" w:author="Stephan Müller" w:date="2019-07-16T07:49:00Z">
        <w:r w:rsidR="00D518A1">
          <w:t>t</w:t>
        </w:r>
      </w:ins>
      <w:ins w:id="350" w:author="Stephan Müller" w:date="2019-07-16T07:48:00Z">
        <w:r w:rsidR="00D518A1">
          <w:t xml:space="preserve"> </w:t>
        </w:r>
      </w:ins>
      <w:del w:id="351" w:author="Stephan Müller" w:date="2019-07-16T07:48:00Z">
        <w:r w:rsidDel="00D518A1">
          <w:delText xml:space="preserve">umfasst </w:delText>
        </w:r>
        <w:r w:rsidR="008905F8" w:rsidDel="00D518A1">
          <w:delText>den</w:delText>
        </w:r>
      </w:del>
      <w:ins w:id="352" w:author="Stephan Müller" w:date="2019-07-16T07:48:00Z">
        <w:r w:rsidR="00D518A1">
          <w:t>d</w:t>
        </w:r>
      </w:ins>
      <w:ins w:id="353" w:author="Stephan Müller" w:date="2019-07-16T07:49:00Z">
        <w:r w:rsidR="00D518A1">
          <w:t>i</w:t>
        </w:r>
      </w:ins>
      <w:ins w:id="354" w:author="Stephan Müller" w:date="2019-07-16T07:48:00Z">
        <w:r w:rsidR="00D518A1">
          <w:t>e</w:t>
        </w:r>
      </w:ins>
      <w:ins w:id="355" w:author="Stephan Müller" w:date="2019-07-16T07:49:00Z">
        <w:r w:rsidR="00D518A1">
          <w:t xml:space="preserve"> Rolle des</w:t>
        </w:r>
      </w:ins>
      <w:r w:rsidR="008905F8">
        <w:t xml:space="preserve"> </w:t>
      </w:r>
      <w:r w:rsidR="004B37B5">
        <w:t>Dom</w:t>
      </w:r>
      <w:r w:rsidR="0012471C">
        <w:t>änen</w:t>
      </w:r>
      <w:r w:rsidR="004B37B5">
        <w:t>-Experten</w:t>
      </w:r>
      <w:r w:rsidR="001E6AD4">
        <w:t>,</w:t>
      </w:r>
      <w:r w:rsidR="004B37B5">
        <w:t xml:space="preserve"> </w:t>
      </w:r>
      <w:r w:rsidR="008905F8">
        <w:t xml:space="preserve">der </w:t>
      </w:r>
      <w:r w:rsidR="001B150A">
        <w:t xml:space="preserve">sich mit der </w:t>
      </w:r>
      <w:r w:rsidR="00E83428">
        <w:t>fachlichen</w:t>
      </w:r>
      <w:r w:rsidR="001E6AD4">
        <w:t xml:space="preserve">, von der Software </w:t>
      </w:r>
      <w:r w:rsidR="001D6964">
        <w:t>abzubildenden</w:t>
      </w:r>
      <w:r w:rsidR="00E83428">
        <w:t xml:space="preserve"> </w:t>
      </w:r>
      <w:r>
        <w:t>Fachlichkeit</w:t>
      </w:r>
      <w:r w:rsidR="001B150A">
        <w:t xml:space="preserve"> </w:t>
      </w:r>
      <w:r w:rsidR="008905F8">
        <w:t>auskennt</w:t>
      </w:r>
      <w:r w:rsidR="004B37B5">
        <w:t xml:space="preserve">, </w:t>
      </w:r>
      <w:del w:id="356" w:author="Stephan Müller" w:date="2019-07-16T07:49:00Z">
        <w:r w:rsidR="008905F8" w:rsidDel="00D518A1">
          <w:delText xml:space="preserve">den </w:delText>
        </w:r>
      </w:del>
      <w:ins w:id="357" w:author="Stephan Müller" w:date="2019-07-16T07:49:00Z">
        <w:r w:rsidR="00D518A1">
          <w:t xml:space="preserve">des </w:t>
        </w:r>
      </w:ins>
      <w:r w:rsidR="001A7954">
        <w:t>Software</w:t>
      </w:r>
      <w:r w:rsidR="00FA5C1B">
        <w:t>-</w:t>
      </w:r>
      <w:r w:rsidR="001A7954">
        <w:t>Entwickler</w:t>
      </w:r>
      <w:ins w:id="358" w:author="Stephan Müller" w:date="2019-07-16T07:49:00Z">
        <w:r w:rsidR="00D518A1">
          <w:t>s</w:t>
        </w:r>
      </w:ins>
      <w:r w:rsidR="001A7954">
        <w:t xml:space="preserve"> und </w:t>
      </w:r>
      <w:del w:id="359" w:author="Stephan Müller" w:date="2019-07-16T07:49:00Z">
        <w:r w:rsidR="008905F8" w:rsidDel="00D518A1">
          <w:delText xml:space="preserve">den </w:delText>
        </w:r>
      </w:del>
      <w:ins w:id="360" w:author="Stephan Müller" w:date="2019-07-16T07:49:00Z">
        <w:r w:rsidR="00D518A1">
          <w:t xml:space="preserve">des </w:t>
        </w:r>
      </w:ins>
      <w:r w:rsidR="004B37B5">
        <w:t>Tester</w:t>
      </w:r>
      <w:ins w:id="361" w:author="Stephan Müller" w:date="2019-07-16T07:49:00Z">
        <w:r w:rsidR="00D518A1">
          <w:t>s</w:t>
        </w:r>
      </w:ins>
      <w:r w:rsidR="004B37B5">
        <w:t xml:space="preserve"> der </w:t>
      </w:r>
      <w:r w:rsidR="00BF7360">
        <w:t>Anwendung</w:t>
      </w:r>
      <w:r w:rsidR="004B37B5">
        <w:t>.</w:t>
      </w:r>
      <w:r w:rsidR="004B37B5">
        <w:rPr>
          <w:rStyle w:val="Funotenzeichen"/>
        </w:rPr>
        <w:footnoteReference w:id="5"/>
      </w:r>
      <w:r w:rsidR="004F1DF0">
        <w:t xml:space="preserve"> </w:t>
      </w:r>
    </w:p>
    <w:p w14:paraId="1F6D8CA4" w14:textId="51944749" w:rsidR="006D3DD2" w:rsidRDefault="00BF7360" w:rsidP="00FF1F22">
      <w:pPr>
        <w:pStyle w:val="Flietext"/>
      </w:pPr>
      <w:r>
        <w:t xml:space="preserve">Idealerweise treffen sich Vertreter der drei Rollen in </w:t>
      </w:r>
      <w:r w:rsidR="004F1DF0">
        <w:t xml:space="preserve">regelmäßigen Abständen </w:t>
      </w:r>
      <w:r w:rsidR="00795E17">
        <w:t>zu</w:t>
      </w:r>
      <w:r w:rsidR="00836398">
        <w:t xml:space="preserve"> </w:t>
      </w:r>
      <w:r w:rsidR="00836398" w:rsidRPr="00BF7360">
        <w:t>„</w:t>
      </w:r>
      <w:proofErr w:type="spellStart"/>
      <w:r w:rsidR="00836398" w:rsidRPr="00BF7360">
        <w:t>Three</w:t>
      </w:r>
      <w:proofErr w:type="spellEnd"/>
      <w:r w:rsidR="00836398" w:rsidRPr="00BF7360">
        <w:t>-Amigos-Meeting</w:t>
      </w:r>
      <w:r w:rsidR="008905F8">
        <w:t>s</w:t>
      </w:r>
      <w:r w:rsidR="00836398" w:rsidRPr="00BF7360">
        <w:t xml:space="preserve">“ </w:t>
      </w:r>
      <w:r w:rsidR="004026E0">
        <w:t xml:space="preserve">(auch </w:t>
      </w:r>
      <w:r w:rsidR="004026E0" w:rsidRPr="00BF7360">
        <w:t>„Discovery</w:t>
      </w:r>
      <w:r w:rsidR="00FA5C1B">
        <w:t>-</w:t>
      </w:r>
      <w:r w:rsidR="00737109">
        <w:t>Workshop</w:t>
      </w:r>
      <w:r w:rsidR="004026E0" w:rsidRPr="00BF7360">
        <w:t>“</w:t>
      </w:r>
      <w:r w:rsidR="004026E0">
        <w:rPr>
          <w:rStyle w:val="Funotenzeichen"/>
        </w:rPr>
        <w:footnoteReference w:id="6"/>
      </w:r>
      <w:r w:rsidR="004026E0">
        <w:t xml:space="preserve"> </w:t>
      </w:r>
      <w:r w:rsidR="00836398" w:rsidRPr="00BF7360">
        <w:t>oder „</w:t>
      </w:r>
      <w:proofErr w:type="spellStart"/>
      <w:r w:rsidR="00836398" w:rsidRPr="00BF7360">
        <w:t>Specification</w:t>
      </w:r>
      <w:proofErr w:type="spellEnd"/>
      <w:r w:rsidR="00836398" w:rsidRPr="00BF7360">
        <w:t>-Workshop“</w:t>
      </w:r>
      <w:r w:rsidR="00836398" w:rsidRPr="0045250B">
        <w:t xml:space="preserve"> </w:t>
      </w:r>
      <w:r w:rsidR="00836398">
        <w:t>genannt</w:t>
      </w:r>
      <w:r w:rsidR="004026E0">
        <w:t>)</w:t>
      </w:r>
      <w:r w:rsidR="00836398">
        <w:t>.</w:t>
      </w:r>
      <w:r w:rsidR="00836398">
        <w:rPr>
          <w:rStyle w:val="Funotenzeichen"/>
        </w:rPr>
        <w:footnoteReference w:id="7"/>
      </w:r>
      <w:r w:rsidR="00836398">
        <w:t xml:space="preserve"> </w:t>
      </w:r>
      <w:r w:rsidR="00F422E5">
        <w:t>Sinn</w:t>
      </w:r>
      <w:r w:rsidR="008905F8">
        <w:t xml:space="preserve"> und Zweck</w:t>
      </w:r>
      <w:r w:rsidR="00F422E5">
        <w:t xml:space="preserve"> </w:t>
      </w:r>
      <w:r w:rsidR="008905F8">
        <w:t xml:space="preserve">dieser </w:t>
      </w:r>
      <w:r w:rsidR="00F422E5">
        <w:t>Termin</w:t>
      </w:r>
      <w:r w:rsidR="008905F8">
        <w:t>e</w:t>
      </w:r>
      <w:r w:rsidR="00F422E5">
        <w:t xml:space="preserve"> </w:t>
      </w:r>
      <w:r w:rsidR="00836398">
        <w:t xml:space="preserve">ist die </w:t>
      </w:r>
      <w:r w:rsidR="004026E0">
        <w:t xml:space="preserve">Diskussion </w:t>
      </w:r>
      <w:r w:rsidR="00836398">
        <w:t xml:space="preserve">der vom Auftraggeber gewünschten </w:t>
      </w:r>
      <w:r w:rsidR="004F1DF0">
        <w:t>User</w:t>
      </w:r>
      <w:r w:rsidR="00882F4D">
        <w:t xml:space="preserve"> </w:t>
      </w:r>
      <w:r w:rsidR="004F1DF0">
        <w:t>Stories</w:t>
      </w:r>
      <w:r w:rsidR="003F1363">
        <w:t xml:space="preserve">, die die einzelnen Funktionen der </w:t>
      </w:r>
      <w:r w:rsidR="002C6558">
        <w:t xml:space="preserve">Anwendung </w:t>
      </w:r>
      <w:r w:rsidR="003F1363">
        <w:t>darstellen</w:t>
      </w:r>
      <w:r w:rsidR="001B150A">
        <w:t xml:space="preserve">. </w:t>
      </w:r>
    </w:p>
    <w:p w14:paraId="3F684E3A" w14:textId="43978A65" w:rsidR="00975839" w:rsidRDefault="00302060" w:rsidP="00975839">
      <w:pPr>
        <w:pStyle w:val="Flietext"/>
      </w:pPr>
      <w:r>
        <w:t xml:space="preserve">Soll </w:t>
      </w:r>
      <w:del w:id="362" w:author="Stephan Müller" w:date="2019-07-16T08:19:00Z">
        <w:r w:rsidDel="00643261">
          <w:delText xml:space="preserve">beispielsweise </w:delText>
        </w:r>
      </w:del>
      <w:r>
        <w:t>ein</w:t>
      </w:r>
      <w:r w:rsidR="0047261D">
        <w:t xml:space="preserve"> Taschenrechner entwickelt werden, mit dem </w:t>
      </w:r>
      <w:r w:rsidR="008905F8">
        <w:t>u.a. die Rechenoperation ‘</w:t>
      </w:r>
      <w:r w:rsidR="0047261D" w:rsidRPr="008905F8">
        <w:t>Addition</w:t>
      </w:r>
      <w:r w:rsidR="008905F8">
        <w:t>‘</w:t>
      </w:r>
      <w:r w:rsidR="0047261D">
        <w:t xml:space="preserve"> durchgeführt werden </w:t>
      </w:r>
      <w:r w:rsidR="008905F8">
        <w:t>kann</w:t>
      </w:r>
      <w:r>
        <w:t xml:space="preserve">, </w:t>
      </w:r>
      <w:r w:rsidR="0047261D">
        <w:t xml:space="preserve">ist folgende Formulierung </w:t>
      </w:r>
      <w:r>
        <w:t>eine</w:t>
      </w:r>
      <w:r w:rsidR="0047261D">
        <w:t>r</w:t>
      </w:r>
      <w:r>
        <w:t xml:space="preserve"> User</w:t>
      </w:r>
      <w:r w:rsidR="0047261D">
        <w:t xml:space="preserve"> </w:t>
      </w:r>
      <w:r>
        <w:t xml:space="preserve">Story </w:t>
      </w:r>
      <w:r w:rsidR="0047261D">
        <w:t>denkbar</w:t>
      </w:r>
      <w:r>
        <w:t>:</w:t>
      </w:r>
      <w:r w:rsidR="00F422E5">
        <w:t xml:space="preserve"> </w:t>
      </w:r>
    </w:p>
    <w:p w14:paraId="1E175D8E" w14:textId="767E3CE8" w:rsidR="00975839" w:rsidRDefault="00302060" w:rsidP="00260870">
      <w:pPr>
        <w:pStyle w:val="Flietext"/>
        <w:jc w:val="center"/>
      </w:pPr>
      <w:r w:rsidRPr="001D6964">
        <w:rPr>
          <w:i/>
          <w:iCs/>
        </w:rPr>
        <w:t>„</w:t>
      </w:r>
      <w:r w:rsidR="0047261D" w:rsidRPr="001D6964">
        <w:rPr>
          <w:i/>
          <w:iCs/>
        </w:rPr>
        <w:t>Als Nutzer möchte ich zwei Zahlen miteinander addieren können, damit ich leicht die Summer dieser erhalten kann.“</w:t>
      </w:r>
      <w:r w:rsidR="0047261D">
        <w:t>.</w:t>
      </w:r>
    </w:p>
    <w:p w14:paraId="124E8AAA" w14:textId="0BD4378E" w:rsidR="004026E0" w:rsidRDefault="00302060" w:rsidP="003F1363">
      <w:pPr>
        <w:pStyle w:val="Flietext"/>
      </w:pPr>
      <w:r>
        <w:t>I</w:t>
      </w:r>
      <w:r w:rsidR="008905F8">
        <w:t xml:space="preserve">m </w:t>
      </w:r>
      <w:proofErr w:type="spellStart"/>
      <w:r w:rsidR="008905F8">
        <w:t>Three</w:t>
      </w:r>
      <w:proofErr w:type="spellEnd"/>
      <w:r w:rsidR="008905F8">
        <w:t>-Amigo-</w:t>
      </w:r>
      <w:r>
        <w:t xml:space="preserve">Meeting werden </w:t>
      </w:r>
      <w:r w:rsidR="00C767FE">
        <w:t>zu User</w:t>
      </w:r>
      <w:r w:rsidR="002D4AAC">
        <w:t xml:space="preserve"> </w:t>
      </w:r>
      <w:r w:rsidR="00C767FE">
        <w:t>Stories</w:t>
      </w:r>
      <w:r w:rsidR="00DC4F51">
        <w:t xml:space="preserve"> abstrakt formulierte </w:t>
      </w:r>
      <w:r w:rsidR="00D27377">
        <w:t>Kriterien aufgestellt</w:t>
      </w:r>
      <w:r>
        <w:t>, die erfüllt werden müssen, damit die Anwendung für den Auftraggeber „akzeptabel“ ist</w:t>
      </w:r>
      <w:r w:rsidR="00882F4D">
        <w:t xml:space="preserve">. Diese werden daher auch </w:t>
      </w:r>
      <w:r w:rsidR="00D27377">
        <w:t>„</w:t>
      </w:r>
      <w:r w:rsidR="004026E0">
        <w:t>Akzeptanzkriterien</w:t>
      </w:r>
      <w:r w:rsidR="00D27377">
        <w:t>“ genannt.</w:t>
      </w:r>
      <w:r>
        <w:t xml:space="preserve"> </w:t>
      </w:r>
    </w:p>
    <w:p w14:paraId="611ED27F" w14:textId="77777777" w:rsidR="00975839" w:rsidRDefault="00D27377" w:rsidP="00975839">
      <w:pPr>
        <w:pStyle w:val="Flietext"/>
        <w:jc w:val="left"/>
        <w:rPr>
          <w:i/>
          <w:iCs/>
        </w:rPr>
      </w:pPr>
      <w:r>
        <w:t>Wünscht sich der Auftraggeber in dem Beispiel, das nu</w:t>
      </w:r>
      <w:r w:rsidR="007C2D37">
        <w:t>r</w:t>
      </w:r>
      <w:r w:rsidR="0047261D">
        <w:t xml:space="preserve"> natürliche Zahlen miteinander addiert werden können</w:t>
      </w:r>
      <w:r>
        <w:t>, wäre dies ein</w:t>
      </w:r>
      <w:r w:rsidR="00C46BA2">
        <w:t xml:space="preserve"> konkretes</w:t>
      </w:r>
      <w:r>
        <w:t xml:space="preserve"> </w:t>
      </w:r>
      <w:r w:rsidR="008905F8">
        <w:t>Akzeptanzk</w:t>
      </w:r>
      <w:r>
        <w:t xml:space="preserve">riterium und </w:t>
      </w:r>
      <w:r w:rsidR="00C46BA2">
        <w:t>das folgendermaßen</w:t>
      </w:r>
      <w:r>
        <w:t xml:space="preserve"> formuliert werden</w:t>
      </w:r>
      <w:r w:rsidR="00C46BA2">
        <w:t xml:space="preserve"> kann</w:t>
      </w:r>
      <w:r w:rsidR="00025368">
        <w:t>:</w:t>
      </w:r>
      <w:r w:rsidR="00F422E5">
        <w:rPr>
          <w:i/>
          <w:iCs/>
        </w:rPr>
        <w:t xml:space="preserve"> </w:t>
      </w:r>
    </w:p>
    <w:p w14:paraId="653FFF3A" w14:textId="1A664982" w:rsidR="00D27377" w:rsidRPr="001D6964" w:rsidRDefault="00D27377" w:rsidP="00260870">
      <w:pPr>
        <w:pStyle w:val="Flietext"/>
        <w:jc w:val="center"/>
        <w:rPr>
          <w:i/>
          <w:iCs/>
        </w:rPr>
      </w:pPr>
      <w:r w:rsidRPr="001D6964">
        <w:rPr>
          <w:i/>
          <w:iCs/>
        </w:rPr>
        <w:t>„</w:t>
      </w:r>
      <w:r w:rsidR="00776E24" w:rsidRPr="001D6964">
        <w:rPr>
          <w:i/>
          <w:iCs/>
        </w:rPr>
        <w:t xml:space="preserve">Gibt ein Nutzer eine </w:t>
      </w:r>
      <w:r w:rsidR="007C2D37" w:rsidRPr="001D6964">
        <w:rPr>
          <w:i/>
          <w:iCs/>
        </w:rPr>
        <w:t>nicht natürliche</w:t>
      </w:r>
      <w:r w:rsidR="0043475D" w:rsidRPr="001D6964">
        <w:rPr>
          <w:i/>
          <w:iCs/>
        </w:rPr>
        <w:t xml:space="preserve"> </w:t>
      </w:r>
      <w:r w:rsidR="00776E24" w:rsidRPr="001D6964">
        <w:rPr>
          <w:i/>
          <w:iCs/>
        </w:rPr>
        <w:t>Zahl ein, wird eine Fehlermeldung zurückgegeben.“.</w:t>
      </w:r>
    </w:p>
    <w:p w14:paraId="5985A075" w14:textId="00A9544F" w:rsidR="00486B70" w:rsidRDefault="00D27377" w:rsidP="00486B70">
      <w:pPr>
        <w:pStyle w:val="Flietext"/>
      </w:pPr>
      <w:r>
        <w:t xml:space="preserve">Zu jedem </w:t>
      </w:r>
      <w:r w:rsidR="00401B7C">
        <w:t>Akzeptanzk</w:t>
      </w:r>
      <w:r>
        <w:t>riteri</w:t>
      </w:r>
      <w:r w:rsidR="00401B7C">
        <w:t>um</w:t>
      </w:r>
      <w:r>
        <w:t xml:space="preserve"> werden </w:t>
      </w:r>
      <w:r w:rsidR="00DC4F51">
        <w:t xml:space="preserve">konkrete Beispiele </w:t>
      </w:r>
      <w:r w:rsidR="0043475D">
        <w:t xml:space="preserve">zum genaueren Verständnis des Verhaltens und zur Dokumentation </w:t>
      </w:r>
      <w:r w:rsidR="008905F8">
        <w:t xml:space="preserve">dessen </w:t>
      </w:r>
      <w:r>
        <w:t>erstellt</w:t>
      </w:r>
      <w:r w:rsidR="00401B7C">
        <w:t>.</w:t>
      </w:r>
      <w:r w:rsidR="00025368">
        <w:t xml:space="preserve"> </w:t>
      </w:r>
      <w:r w:rsidR="0043475D">
        <w:t xml:space="preserve">Da die </w:t>
      </w:r>
      <w:r w:rsidR="00401B7C">
        <w:t xml:space="preserve">Beispiele </w:t>
      </w:r>
      <w:r w:rsidR="008905F8">
        <w:t xml:space="preserve">gleichzeitig </w:t>
      </w:r>
      <w:r>
        <w:t xml:space="preserve">als fachliche Tests </w:t>
      </w:r>
      <w:r w:rsidR="0043475D">
        <w:t xml:space="preserve">und Vorlage </w:t>
      </w:r>
      <w:r w:rsidR="008905F8">
        <w:t xml:space="preserve">für </w:t>
      </w:r>
      <w:r w:rsidR="0043475D">
        <w:t xml:space="preserve">Softwaretests dienen, werden sie </w:t>
      </w:r>
      <w:r w:rsidR="00025368">
        <w:t>„Akzeptanztest“ genannt.</w:t>
      </w:r>
    </w:p>
    <w:p w14:paraId="3A26ADD2" w14:textId="0EC7D930" w:rsidR="00D27377" w:rsidRDefault="00D078DC" w:rsidP="00260870">
      <w:pPr>
        <w:pStyle w:val="Flietext"/>
        <w:jc w:val="left"/>
      </w:pPr>
      <w:r>
        <w:lastRenderedPageBreak/>
        <w:t>Der</w:t>
      </w:r>
      <w:r w:rsidR="00C46BA2">
        <w:t xml:space="preserve"> </w:t>
      </w:r>
      <w:r w:rsidR="007D047D">
        <w:t>Akzeptanztests</w:t>
      </w:r>
      <w:r w:rsidR="00486B70">
        <w:t xml:space="preserve"> zu </w:t>
      </w:r>
      <w:r w:rsidR="00C46BA2">
        <w:t>dem beschriebenen</w:t>
      </w:r>
      <w:r w:rsidR="00486B70">
        <w:t xml:space="preserve"> </w:t>
      </w:r>
      <w:r w:rsidR="00C46BA2">
        <w:t xml:space="preserve">Akzeptanzkriterium </w:t>
      </w:r>
      <w:r>
        <w:t>kann wie folgt formuliert werden</w:t>
      </w:r>
      <w:r w:rsidR="00486B70">
        <w:t>:</w:t>
      </w:r>
    </w:p>
    <w:p w14:paraId="78E72415" w14:textId="41BE91F9" w:rsidR="00D27377" w:rsidRPr="00D078DC" w:rsidRDefault="00D27377" w:rsidP="00260870">
      <w:pPr>
        <w:pStyle w:val="Flietext"/>
        <w:jc w:val="center"/>
        <w:rPr>
          <w:i/>
          <w:iCs/>
        </w:rPr>
      </w:pPr>
      <w:r w:rsidRPr="00D078DC">
        <w:rPr>
          <w:i/>
          <w:iCs/>
        </w:rPr>
        <w:t>„</w:t>
      </w:r>
      <w:r w:rsidR="00DC4F51" w:rsidRPr="00D078DC">
        <w:rPr>
          <w:i/>
          <w:iCs/>
        </w:rPr>
        <w:t xml:space="preserve">Möchte ein Nutzer die Zahlen 3 und </w:t>
      </w:r>
      <w:r w:rsidR="007C2D37" w:rsidRPr="00D078DC">
        <w:rPr>
          <w:i/>
          <w:iCs/>
        </w:rPr>
        <w:t>6,5</w:t>
      </w:r>
      <w:r w:rsidR="00DC4F51" w:rsidRPr="00D078DC">
        <w:rPr>
          <w:i/>
          <w:iCs/>
        </w:rPr>
        <w:t xml:space="preserve"> miteinander addieren, wird ihm eine Fehlermeldung zurückgegeben, die besagt, dass er nur natürliche Zahlen miteinander addieren kann.“</w:t>
      </w:r>
    </w:p>
    <w:p w14:paraId="23A07EAE" w14:textId="23E3BD96" w:rsidR="0043475D" w:rsidRDefault="006F0E45" w:rsidP="00FF1F22">
      <w:pPr>
        <w:pStyle w:val="Flietext"/>
      </w:pPr>
      <w:r>
        <w:t xml:space="preserve">Bei </w:t>
      </w:r>
      <w:r w:rsidR="00C46BA2">
        <w:t xml:space="preserve">der </w:t>
      </w:r>
      <w:r>
        <w:t>Formulierung</w:t>
      </w:r>
      <w:r w:rsidR="00C46BA2">
        <w:t xml:space="preserve"> von User Stories, Akzeptanzkriteri</w:t>
      </w:r>
      <w:r>
        <w:t>en</w:t>
      </w:r>
      <w:r w:rsidR="00C46BA2">
        <w:t xml:space="preserve"> und Akzeptanztests sowie in jeder anderen Form von Kommunikation zwischen den Projektbeteiligten</w:t>
      </w:r>
      <w:r>
        <w:t xml:space="preserve"> soll eine </w:t>
      </w:r>
      <w:r w:rsidR="00FF1F22">
        <w:t>„</w:t>
      </w:r>
      <w:proofErr w:type="spellStart"/>
      <w:r w:rsidR="00FF1F22">
        <w:t>Ubiquitous</w:t>
      </w:r>
      <w:proofErr w:type="spellEnd"/>
      <w:r w:rsidR="00FF1F22">
        <w:t xml:space="preserve"> Language“ (auch „ubiquitäre“ oder „allgegenwärtige“ Sprache genannt) </w:t>
      </w:r>
      <w:r>
        <w:t>verwendet werden</w:t>
      </w:r>
      <w:r w:rsidR="00FF1F22">
        <w:t xml:space="preserve">. Dies bedeutet, </w:t>
      </w:r>
      <w:r w:rsidR="00C46BA2">
        <w:t xml:space="preserve">die einheitliche und eindeutige Verwendung von </w:t>
      </w:r>
      <w:r>
        <w:t>Fachbegriffe</w:t>
      </w:r>
      <w:r w:rsidR="00C46BA2">
        <w:t>n</w:t>
      </w:r>
      <w:r>
        <w:t xml:space="preserve">, die </w:t>
      </w:r>
      <w:r w:rsidR="00C46BA2">
        <w:t xml:space="preserve">spätestens zu </w:t>
      </w:r>
      <w:r>
        <w:t xml:space="preserve">Projektbeginn definiert wurden. Fachbegriffe können oftmals </w:t>
      </w:r>
      <w:r w:rsidR="00C46BA2">
        <w:t>un</w:t>
      </w:r>
      <w:r>
        <w:t xml:space="preserve">eindeutig oder unklar für die Projektbeteiligten sein. </w:t>
      </w:r>
      <w:r w:rsidR="00C46BA2">
        <w:t>Damit soll einem wesentlichen (Kommunikations-) Problem entgegengewirkt werden.</w:t>
      </w:r>
      <w:r w:rsidR="00965A0E">
        <w:t xml:space="preserve"> Zum Beispiel hat der </w:t>
      </w:r>
      <w:r w:rsidR="00FF1F22">
        <w:t xml:space="preserve">Begriff „Prozess“ für Informatiker eine andere Bedeutung, als für Juristen, was </w:t>
      </w:r>
      <w:r w:rsidR="00C46BA2">
        <w:t xml:space="preserve">bei der Kommunikation zwischen den beiden Gruppen </w:t>
      </w:r>
      <w:r w:rsidR="00FF1F22">
        <w:t>schnell zu Missverständnissen führen kann.</w:t>
      </w:r>
      <w:r w:rsidR="00965A0E">
        <w:t xml:space="preserve"> </w:t>
      </w:r>
      <w:r w:rsidR="0043475D">
        <w:t>Damit Missverständnisse und Unklarheiten dieser Art nicht auftreten</w:t>
      </w:r>
      <w:r w:rsidR="00F422E5">
        <w:t>,</w:t>
      </w:r>
      <w:r w:rsidR="0043475D">
        <w:t xml:space="preserve"> soll</w:t>
      </w:r>
      <w:r w:rsidR="00C46BA2">
        <w:t>en Fachbegriffe, ihre</w:t>
      </w:r>
      <w:r w:rsidR="0043475D">
        <w:t xml:space="preserve"> Definition </w:t>
      </w:r>
      <w:r w:rsidR="00C46BA2">
        <w:t xml:space="preserve">sowie korrekte Verwendung </w:t>
      </w:r>
      <w:r w:rsidR="0043475D">
        <w:t xml:space="preserve">bereits zu Beginn des Projektes allen Beteiligten </w:t>
      </w:r>
      <w:r w:rsidR="00965A0E">
        <w:t xml:space="preserve">verinnerlicht </w:t>
      </w:r>
      <w:r w:rsidR="0043475D">
        <w:t>werden.</w:t>
      </w:r>
    </w:p>
    <w:p w14:paraId="1B4F337F" w14:textId="4BA7B272" w:rsidR="00612F88" w:rsidRDefault="007A4887" w:rsidP="007A4887">
      <w:pPr>
        <w:pStyle w:val="Flietext"/>
      </w:pPr>
      <w:r>
        <w:t xml:space="preserve">Bei einem Vorgehen nach BDD </w:t>
      </w:r>
      <w:r w:rsidR="00167ABA">
        <w:t xml:space="preserve">werden die im Rahmen des </w:t>
      </w:r>
      <w:proofErr w:type="spellStart"/>
      <w:r w:rsidR="00167ABA">
        <w:t>Three</w:t>
      </w:r>
      <w:proofErr w:type="spellEnd"/>
      <w:r w:rsidR="00167ABA">
        <w:t xml:space="preserve">-Amigo-Meetings erstellten </w:t>
      </w:r>
      <w:r w:rsidR="00A075D1">
        <w:t>Akzeptanztest</w:t>
      </w:r>
      <w:r w:rsidR="001A32B6">
        <w:t xml:space="preserve"> </w:t>
      </w:r>
      <w:r>
        <w:t>nun als automatis</w:t>
      </w:r>
      <w:r w:rsidR="002C6558">
        <w:t>ch ausführbare</w:t>
      </w:r>
      <w:r>
        <w:t xml:space="preserve"> Softwaretest realisiert.</w:t>
      </w:r>
      <w:r>
        <w:rPr>
          <w:rStyle w:val="Funotenzeichen"/>
        </w:rPr>
        <w:footnoteReference w:id="8"/>
      </w:r>
    </w:p>
    <w:p w14:paraId="1BDDC9E0" w14:textId="48580741" w:rsidR="001A32B6" w:rsidRDefault="00965A0E" w:rsidP="007A4887">
      <w:pPr>
        <w:pStyle w:val="Flietext"/>
      </w:pPr>
      <w:r>
        <w:t>Derartige Tests</w:t>
      </w:r>
      <w:r w:rsidR="001A32B6">
        <w:t xml:space="preserve"> können beliebig oft und ohne Zutun eines Testers ausgeführt werden. </w:t>
      </w:r>
      <w:r>
        <w:t>Dies ermöglicht</w:t>
      </w:r>
      <w:r w:rsidR="001A32B6">
        <w:t xml:space="preserve"> Entwickler</w:t>
      </w:r>
      <w:r>
        <w:t>n</w:t>
      </w:r>
      <w:r w:rsidR="001A32B6">
        <w:t xml:space="preserve"> neuen Code hinzuzufügen oder ein </w:t>
      </w:r>
      <w:proofErr w:type="spellStart"/>
      <w:r w:rsidR="001A32B6">
        <w:t>Refactoring</w:t>
      </w:r>
      <w:proofErr w:type="spellEnd"/>
      <w:r w:rsidR="001A32B6">
        <w:t xml:space="preserve"> des bereits bestehenden Codes durchzuführen, ohne </w:t>
      </w:r>
      <w:r w:rsidR="002C6558">
        <w:t xml:space="preserve">Gefahr zu laufen </w:t>
      </w:r>
      <w:r>
        <w:t xml:space="preserve">unbewusst </w:t>
      </w:r>
      <w:r w:rsidR="00D078DC">
        <w:t>fachliche</w:t>
      </w:r>
      <w:r w:rsidR="001A32B6">
        <w:t xml:space="preserve"> Fehler einzubauen. </w:t>
      </w:r>
      <w:r>
        <w:t xml:space="preserve">Damit werden vor allem kostspielige </w:t>
      </w:r>
      <w:r w:rsidR="001A32B6">
        <w:t xml:space="preserve">und zeitintensive Korrekturen </w:t>
      </w:r>
      <w:r>
        <w:t xml:space="preserve">in der Testphase sowie im späteren Betrieb </w:t>
      </w:r>
      <w:r w:rsidR="001A32B6">
        <w:t>vermieden.</w:t>
      </w:r>
    </w:p>
    <w:p w14:paraId="7AB3208F" w14:textId="4AB467E4" w:rsidR="00203D64" w:rsidRDefault="00965A0E" w:rsidP="00965A0E">
      <w:pPr>
        <w:pStyle w:val="Flietext"/>
      </w:pPr>
      <w:r>
        <w:t xml:space="preserve">Die Umsetzung erfolgt bevorzugt nach dem </w:t>
      </w:r>
      <w:r w:rsidR="008F3EFF">
        <w:t>„</w:t>
      </w:r>
      <w:r w:rsidR="008F3EFF" w:rsidRPr="00260870">
        <w:rPr>
          <w:i/>
        </w:rPr>
        <w:t>outside-in</w:t>
      </w:r>
      <w:r w:rsidR="008F3EFF" w:rsidRPr="00260870">
        <w:t>“</w:t>
      </w:r>
      <w:ins w:id="363" w:author="Stephan Müller" w:date="2019-07-16T07:51:00Z">
        <w:r w:rsidR="00D518A1" w:rsidRPr="00D518A1">
          <w:rPr>
            <w:rStyle w:val="Funotenzeichen"/>
          </w:rPr>
          <w:t xml:space="preserve"> </w:t>
        </w:r>
      </w:ins>
      <w:moveToRangeStart w:id="364" w:author="Stephan Müller" w:date="2019-07-16T07:51:00Z" w:name="move14155885"/>
      <w:moveTo w:id="365" w:author="Stephan Müller" w:date="2019-07-16T07:51:00Z">
        <w:r w:rsidR="00D518A1">
          <w:rPr>
            <w:rStyle w:val="Funotenzeichen"/>
          </w:rPr>
          <w:footnoteReference w:id="9"/>
        </w:r>
      </w:moveTo>
      <w:moveToRangeEnd w:id="364"/>
      <w:r>
        <w:t xml:space="preserve"> Vorgehen. Dabei wird der Test vor dem eigentlichen Code entwickelt, so dass die</w:t>
      </w:r>
      <w:r w:rsidR="007A4887">
        <w:t xml:space="preserve"> Ausführung </w:t>
      </w:r>
      <w:r>
        <w:t xml:space="preserve">des Tests </w:t>
      </w:r>
      <w:r w:rsidR="007A4887">
        <w:t xml:space="preserve">zunächst </w:t>
      </w:r>
      <w:r>
        <w:t xml:space="preserve">einmal </w:t>
      </w:r>
      <w:r w:rsidR="007A4887">
        <w:t>fehl</w:t>
      </w:r>
      <w:r>
        <w:t>schlägt</w:t>
      </w:r>
      <w:r w:rsidR="007A4887">
        <w:t>.</w:t>
      </w:r>
      <w:r w:rsidR="007A4887">
        <w:rPr>
          <w:rStyle w:val="Funotenzeichen"/>
        </w:rPr>
        <w:footnoteReference w:id="10"/>
      </w:r>
      <w:r w:rsidR="007A4887">
        <w:t xml:space="preserve"> </w:t>
      </w:r>
      <w:r w:rsidR="00203D64">
        <w:t xml:space="preserve">In der Folge wird die Anwendung soweit entwickelt, bis der Test erfolgreich </w:t>
      </w:r>
      <w:del w:id="368" w:author="Stephan Müller" w:date="2019-07-16T07:51:00Z">
        <w:r w:rsidR="00203D64" w:rsidDel="00D518A1">
          <w:delText xml:space="preserve">ist </w:delText>
        </w:r>
      </w:del>
      <w:r w:rsidR="00203D64">
        <w:t>und damit sichergestellt ist, dass das gewünschte Verhalten ausgeführt wird.</w:t>
      </w:r>
      <w:del w:id="369" w:author="Stephan Müller" w:date="2019-07-16T07:51:00Z">
        <w:r w:rsidR="00203D64" w:rsidDel="00D518A1">
          <w:delText xml:space="preserve"> Dieses Vorgehen wird auch „outside-in“ genannt.</w:delText>
        </w:r>
      </w:del>
      <w:moveFromRangeStart w:id="370" w:author="Stephan Müller" w:date="2019-07-16T07:51:00Z" w:name="move14155885"/>
      <w:moveFrom w:id="371" w:author="Stephan Müller" w:date="2019-07-16T07:51:00Z">
        <w:r w:rsidR="00203D64" w:rsidDel="00D518A1">
          <w:rPr>
            <w:rStyle w:val="Funotenzeichen"/>
          </w:rPr>
          <w:footnoteReference w:id="11"/>
        </w:r>
      </w:moveFrom>
      <w:moveFromRangeEnd w:id="370"/>
    </w:p>
    <w:p w14:paraId="6D0E0BFB" w14:textId="588D7D37" w:rsidR="004F0AE0" w:rsidRDefault="00D16B28" w:rsidP="00AD022B">
      <w:pPr>
        <w:pStyle w:val="Ebene3"/>
      </w:pPr>
      <w:bookmarkStart w:id="374" w:name="_Toc14296585"/>
      <w:proofErr w:type="spellStart"/>
      <w:r>
        <w:lastRenderedPageBreak/>
        <w:t>Example</w:t>
      </w:r>
      <w:proofErr w:type="spellEnd"/>
      <w:r>
        <w:t xml:space="preserve"> Mapping</w:t>
      </w:r>
      <w:bookmarkEnd w:id="374"/>
    </w:p>
    <w:p w14:paraId="391BF117" w14:textId="41E484CF" w:rsidR="0069326A" w:rsidRDefault="00401B7C" w:rsidP="0069326A">
      <w:pPr>
        <w:pStyle w:val="Flietext"/>
      </w:pPr>
      <w:proofErr w:type="spellStart"/>
      <w:r>
        <w:t>E</w:t>
      </w:r>
      <w:r w:rsidR="0069326A">
        <w:t>xample</w:t>
      </w:r>
      <w:proofErr w:type="spellEnd"/>
      <w:r w:rsidR="0069326A">
        <w:t xml:space="preserve"> Mapping ist eine Methode zur effektiven Gestaltung der </w:t>
      </w:r>
      <w:proofErr w:type="spellStart"/>
      <w:r w:rsidR="0069326A">
        <w:t>Three</w:t>
      </w:r>
      <w:proofErr w:type="spellEnd"/>
      <w:r w:rsidR="0069326A">
        <w:t xml:space="preserve">-Amigo-Meetings, mit der </w:t>
      </w:r>
      <w:r w:rsidR="00BD2F8D">
        <w:t>Akzeptanztests</w:t>
      </w:r>
      <w:r w:rsidR="0069326A">
        <w:t xml:space="preserve"> zu den Akzeptanzkriterien der User</w:t>
      </w:r>
      <w:r w:rsidR="0047261D">
        <w:t xml:space="preserve"> </w:t>
      </w:r>
      <w:r w:rsidR="0069326A">
        <w:t xml:space="preserve">Stories erstellt werden können. </w:t>
      </w:r>
      <w:proofErr w:type="spellStart"/>
      <w:r w:rsidR="00EC50FD">
        <w:t>Example</w:t>
      </w:r>
      <w:proofErr w:type="spellEnd"/>
      <w:r w:rsidR="00EC50FD">
        <w:t xml:space="preserve"> </w:t>
      </w:r>
      <w:proofErr w:type="spellStart"/>
      <w:r w:rsidR="00EC50FD">
        <w:t>Maaping</w:t>
      </w:r>
      <w:proofErr w:type="spellEnd"/>
      <w:r w:rsidR="00EC50FD">
        <w:t xml:space="preserve"> </w:t>
      </w:r>
      <w:r w:rsidR="0069326A">
        <w:t>verfolgt dabei ein visuelles und intuitives Vorgehen, das lediglich Post-Ist mit vier verschiedenen Farben erfordert.</w:t>
      </w:r>
    </w:p>
    <w:p w14:paraId="3938470E" w14:textId="12053014" w:rsidR="00AD208E" w:rsidRDefault="00AD208E" w:rsidP="00AD208E">
      <w:pPr>
        <w:pStyle w:val="Flietext"/>
      </w:pPr>
      <w:r>
        <w:t xml:space="preserve"> </w:t>
      </w:r>
      <w:r w:rsidR="00652DD8">
        <w:t>User</w:t>
      </w:r>
      <w:r w:rsidR="006C33A6">
        <w:t xml:space="preserve"> </w:t>
      </w:r>
      <w:r w:rsidR="00652DD8">
        <w:t>Story, Akzeptanzkriterium, Akzeptanztest</w:t>
      </w:r>
      <w:r w:rsidR="00036ACD">
        <w:t xml:space="preserve"> sowie mögliche </w:t>
      </w:r>
      <w:r w:rsidR="00652DD8">
        <w:t xml:space="preserve">Fragen </w:t>
      </w:r>
      <w:r w:rsidR="00036ACD">
        <w:t xml:space="preserve">werden </w:t>
      </w:r>
      <w:r w:rsidR="00652DD8">
        <w:t>jeweils eine</w:t>
      </w:r>
      <w:r w:rsidR="00036ACD">
        <w:t>r</w:t>
      </w:r>
      <w:r w:rsidR="00652DD8">
        <w:t xml:space="preserve"> eigene</w:t>
      </w:r>
      <w:r w:rsidR="00036ACD">
        <w:t>n</w:t>
      </w:r>
      <w:r w:rsidR="00652DD8">
        <w:t xml:space="preserve"> Farbe</w:t>
      </w:r>
      <w:r w:rsidR="00036ACD">
        <w:t xml:space="preserve"> zugeordnet</w:t>
      </w:r>
      <w:r w:rsidR="00652DD8">
        <w:t xml:space="preserve">. </w:t>
      </w:r>
      <w:r w:rsidR="00036ACD">
        <w:t>J</w:t>
      </w:r>
      <w:r w:rsidR="00652DD8">
        <w:t>eder User</w:t>
      </w:r>
      <w:r w:rsidR="006C33A6">
        <w:t xml:space="preserve"> </w:t>
      </w:r>
      <w:r w:rsidR="00652DD8">
        <w:t xml:space="preserve">Story werden </w:t>
      </w:r>
      <w:r w:rsidR="00036ACD">
        <w:t xml:space="preserve">ein bis n </w:t>
      </w:r>
      <w:r w:rsidR="00652DD8">
        <w:t xml:space="preserve">Akzeptanzkriterien </w:t>
      </w:r>
      <w:r w:rsidR="00036ACD">
        <w:t xml:space="preserve">zugeordnet </w:t>
      </w:r>
      <w:r w:rsidR="00652DD8">
        <w:t xml:space="preserve">und </w:t>
      </w:r>
      <w:r w:rsidR="00770809">
        <w:t>zu jedem Akzeptanzkriterium</w:t>
      </w:r>
      <w:r w:rsidR="00652DD8">
        <w:t xml:space="preserve"> jeweils ein </w:t>
      </w:r>
      <w:r w:rsidR="00036ACD">
        <w:t xml:space="preserve">bis n </w:t>
      </w:r>
      <w:r w:rsidR="00652DD8">
        <w:t>Akzeptanztests</w:t>
      </w:r>
      <w:r w:rsidR="00AB3506">
        <w:rPr>
          <w:rStyle w:val="Funotenzeichen"/>
        </w:rPr>
        <w:footnoteReference w:id="12"/>
      </w:r>
      <w:r w:rsidR="004026E0">
        <w:t>.</w:t>
      </w:r>
      <w:r w:rsidR="00652DD8">
        <w:t xml:space="preserve"> </w:t>
      </w:r>
      <w:r w:rsidR="00D95830">
        <w:t>Ergibt sich bei den Formulierungen eine Frage</w:t>
      </w:r>
      <w:r w:rsidR="004026E0">
        <w:t>,</w:t>
      </w:r>
      <w:r w:rsidR="00D95830">
        <w:t xml:space="preserve"> die nicht direkt geklärt werden kann, wird für diese ebenfalls ein Post-It der </w:t>
      </w:r>
      <w:r w:rsidR="0071053F">
        <w:t xml:space="preserve">entsprechenden </w:t>
      </w:r>
      <w:r w:rsidR="002C6558">
        <w:t xml:space="preserve">Farbe </w:t>
      </w:r>
      <w:r w:rsidR="00D95830">
        <w:t>an die Stelle gehangen</w:t>
      </w:r>
      <w:r w:rsidR="004026E0">
        <w:t>,</w:t>
      </w:r>
      <w:r w:rsidR="0071053F">
        <w:t xml:space="preserve"> an der sie aufgetreten ist</w:t>
      </w:r>
      <w:r w:rsidR="00D95830">
        <w:t>.</w:t>
      </w:r>
    </w:p>
    <w:p w14:paraId="1CB3DA23" w14:textId="12EDE9AC" w:rsidR="00DD0890" w:rsidRDefault="00BD2F8D" w:rsidP="00AD208E">
      <w:pPr>
        <w:pStyle w:val="Flietext"/>
      </w:pPr>
      <w:r w:rsidDel="00BD2F8D">
        <w:t xml:space="preserve"> </w:t>
      </w:r>
      <w:r w:rsidRPr="009407ED">
        <w:t>Beim Erstellen der Akzeptanztests</w:t>
      </w:r>
      <w:r w:rsidR="00DD3F09" w:rsidRPr="009407ED">
        <w:t xml:space="preserve"> sollte darauf geachtet werden, dass eine „kombinatorisch</w:t>
      </w:r>
      <w:r w:rsidR="00045841">
        <w:t>e</w:t>
      </w:r>
      <w:r w:rsidR="00DD3F09" w:rsidRPr="009407ED">
        <w:t xml:space="preserve"> Explosion“ vermieden wird</w:t>
      </w:r>
      <w:r w:rsidR="0043475D" w:rsidRPr="009407ED">
        <w:t xml:space="preserve">. Damit ist </w:t>
      </w:r>
      <w:r w:rsidR="00DD3F09" w:rsidRPr="009407ED">
        <w:t xml:space="preserve">gemeint, dass zu jedem </w:t>
      </w:r>
      <w:r w:rsidRPr="009407ED">
        <w:t xml:space="preserve">inhaltlich unterschiedlichen </w:t>
      </w:r>
      <w:r w:rsidR="00DD3F09" w:rsidRPr="009407ED">
        <w:t xml:space="preserve">Fall </w:t>
      </w:r>
      <w:r w:rsidR="007C2D37" w:rsidRPr="009407ED">
        <w:t>nur ein Akzeptanztest geschrieben wird.</w:t>
      </w:r>
      <w:r w:rsidR="00DD3F09" w:rsidRPr="009407ED">
        <w:t xml:space="preserve"> </w:t>
      </w:r>
      <w:del w:id="375" w:author="Stephan Müller" w:date="2019-07-16T07:51:00Z">
        <w:r w:rsidR="00DD3F09" w:rsidRPr="009407ED" w:rsidDel="00D518A1">
          <w:delText xml:space="preserve">Im </w:delText>
        </w:r>
      </w:del>
      <w:ins w:id="376" w:author="Stephan Müller" w:date="2019-07-16T07:51:00Z">
        <w:r w:rsidR="00D518A1">
          <w:t xml:space="preserve">Für </w:t>
        </w:r>
      </w:ins>
      <w:ins w:id="377" w:author="Stephan Müller" w:date="2019-07-16T07:52:00Z">
        <w:r w:rsidR="00D518A1">
          <w:t>das Beispiel</w:t>
        </w:r>
      </w:ins>
      <w:del w:id="378" w:author="Stephan Müller" w:date="2019-07-16T07:52:00Z">
        <w:r w:rsidR="00DD3F09" w:rsidRPr="009407ED" w:rsidDel="00D518A1">
          <w:delText>Fall</w:delText>
        </w:r>
      </w:del>
      <w:r w:rsidR="00DD3F09" w:rsidRPr="009407ED">
        <w:t xml:space="preserve"> des Taschenrechners </w:t>
      </w:r>
      <w:r w:rsidRPr="009407ED">
        <w:t>sollten somit</w:t>
      </w:r>
      <w:r w:rsidR="00DD3F09" w:rsidRPr="009407ED">
        <w:t xml:space="preserve"> nicht mehrere Tests existieren, </w:t>
      </w:r>
      <w:r w:rsidRPr="009407ED">
        <w:t xml:space="preserve">die überprüfen, </w:t>
      </w:r>
      <w:r w:rsidR="00DD3F09" w:rsidRPr="009407ED">
        <w:t xml:space="preserve">ob das richtige Ergebnis bei zwei natürlichen positiven Zahlen berechnet wird. Jedoch sollte das Verhalten </w:t>
      </w:r>
      <w:r w:rsidRPr="009407ED">
        <w:t>aller</w:t>
      </w:r>
      <w:r w:rsidR="00DD3F09" w:rsidRPr="009407ED">
        <w:t xml:space="preserve"> Grenzfälle („Edge Cases“ bzw. „Key </w:t>
      </w:r>
      <w:proofErr w:type="spellStart"/>
      <w:r w:rsidR="00DD3F09" w:rsidRPr="009407ED">
        <w:t>Example</w:t>
      </w:r>
      <w:r w:rsidRPr="009407ED">
        <w:t>s</w:t>
      </w:r>
      <w:proofErr w:type="spellEnd"/>
      <w:r w:rsidR="00DD3F09" w:rsidRPr="009407ED">
        <w:t xml:space="preserve">“) berücksichtigt </w:t>
      </w:r>
      <w:r w:rsidRPr="009407ED">
        <w:t>und überprüft werden</w:t>
      </w:r>
      <w:r w:rsidR="009407ED">
        <w:t xml:space="preserve">, wie z.B. die </w:t>
      </w:r>
      <w:r w:rsidRPr="009407ED">
        <w:t>Eingabe der Zahl 0</w:t>
      </w:r>
      <w:r w:rsidR="00DD3F09" w:rsidRPr="009407ED">
        <w:t>.</w:t>
      </w:r>
    </w:p>
    <w:p w14:paraId="532C7292" w14:textId="575D8ABB" w:rsidR="00705F93" w:rsidRDefault="00BD2F8D" w:rsidP="00D47E32">
      <w:pPr>
        <w:pStyle w:val="Flietext"/>
      </w:pPr>
      <w:r>
        <w:t xml:space="preserve">Das Ergebnis des </w:t>
      </w:r>
      <w:proofErr w:type="spellStart"/>
      <w:r>
        <w:t>Example</w:t>
      </w:r>
      <w:proofErr w:type="spellEnd"/>
      <w:r>
        <w:t xml:space="preserve"> Mapping ist eine visuelle Übersicht, a</w:t>
      </w:r>
      <w:r w:rsidR="00705F93">
        <w:t xml:space="preserve">nhand </w:t>
      </w:r>
      <w:r>
        <w:t xml:space="preserve">der </w:t>
      </w:r>
      <w:r w:rsidR="009D5017">
        <w:t>mögliche Missstände schnell auf</w:t>
      </w:r>
      <w:r>
        <w:t>fallen können</w:t>
      </w:r>
      <w:r w:rsidR="009D5017">
        <w:t>. Hängen z.B. übermäßig viele Post</w:t>
      </w:r>
      <w:r w:rsidR="00FA5C1B">
        <w:t>-</w:t>
      </w:r>
      <w:proofErr w:type="spellStart"/>
      <w:r w:rsidR="009D5017">
        <w:t>Its</w:t>
      </w:r>
      <w:proofErr w:type="spellEnd"/>
      <w:r w:rsidR="009D5017">
        <w:t xml:space="preserve"> der Farbe der Akzeptanzkriterien an einer User Story, so könnte dies ein Indiz dafür sein, dass die User Story zu groß ist und </w:t>
      </w:r>
      <w:r w:rsidR="00607343">
        <w:t>in mehrere</w:t>
      </w:r>
      <w:r w:rsidR="009D5017">
        <w:t xml:space="preserve"> unterteilt werden sollte. Hängen viele Post</w:t>
      </w:r>
      <w:r w:rsidR="00FA5C1B">
        <w:t>-</w:t>
      </w:r>
      <w:proofErr w:type="spellStart"/>
      <w:r w:rsidR="009D5017">
        <w:t>Its</w:t>
      </w:r>
      <w:proofErr w:type="spellEnd"/>
      <w:r w:rsidR="009D5017">
        <w:t xml:space="preserve"> in der Farbe der Fragen, so kann es sein, dass </w:t>
      </w:r>
      <w:r w:rsidR="0012471C">
        <w:t>die Domänen-Experten</w:t>
      </w:r>
      <w:r w:rsidR="009D5017">
        <w:t xml:space="preserve"> sich bewusst werden </w:t>
      </w:r>
      <w:r w:rsidR="0012471C">
        <w:t>müssen</w:t>
      </w:r>
      <w:r w:rsidR="009D5017">
        <w:t>, welches genaue Verhalten er zu der entsprechenden User Story erwartet.</w:t>
      </w:r>
    </w:p>
    <w:p w14:paraId="62FE7504" w14:textId="5E2A0B11" w:rsidR="00013AD9" w:rsidRDefault="00034B3E" w:rsidP="00D47E32">
      <w:pPr>
        <w:pStyle w:val="Flietext"/>
      </w:pPr>
      <w:del w:id="379" w:author="Stephan Müller" w:date="2019-07-16T07:53:00Z">
        <w:r w:rsidDel="00D518A1">
          <w:delText>Darüber hinaus</w:delText>
        </w:r>
      </w:del>
      <w:proofErr w:type="spellStart"/>
      <w:ins w:id="380" w:author="Stephan Müller" w:date="2019-07-16T07:53:00Z">
        <w:r w:rsidR="00D518A1">
          <w:t>Example</w:t>
        </w:r>
        <w:proofErr w:type="spellEnd"/>
        <w:r w:rsidR="00D518A1">
          <w:t xml:space="preserve"> Mapping</w:t>
        </w:r>
      </w:ins>
      <w:r>
        <w:t xml:space="preserve"> </w:t>
      </w:r>
      <w:r w:rsidR="002B3BF6">
        <w:t xml:space="preserve">fördert </w:t>
      </w:r>
      <w:del w:id="381" w:author="Stephan Müller" w:date="2019-07-16T07:53:00Z">
        <w:r w:rsidR="002B3BF6" w:rsidDel="00D518A1">
          <w:delText xml:space="preserve">die </w:delText>
        </w:r>
        <w:r w:rsidR="00013AD9" w:rsidDel="00D518A1">
          <w:delText xml:space="preserve">Methode </w:delText>
        </w:r>
      </w:del>
      <w:r w:rsidR="00013AD9">
        <w:t xml:space="preserve">die Kreativität beim Erstellen der Beispiele, wodurch </w:t>
      </w:r>
      <w:r w:rsidR="002B3BF6">
        <w:t>das Verhalten sehr umfangreich und detailliert</w:t>
      </w:r>
      <w:r w:rsidR="00013AD9">
        <w:t xml:space="preserve"> beschrieben wird und so möglichst alle Unklarheiten beseitigt werden</w:t>
      </w:r>
      <w:r w:rsidR="009D5017">
        <w:t>.</w:t>
      </w:r>
    </w:p>
    <w:p w14:paraId="446CE03C" w14:textId="54F242D9" w:rsidR="00AD208E" w:rsidRDefault="00167ABA" w:rsidP="00AD022B">
      <w:pPr>
        <w:pStyle w:val="Flietext"/>
      </w:pPr>
      <w:del w:id="382" w:author="Stephan Müller" w:date="2019-07-16T07:54:00Z">
        <w:r w:rsidDel="00D518A1">
          <w:lastRenderedPageBreak/>
          <w:delText xml:space="preserve">Damit </w:delText>
        </w:r>
      </w:del>
      <w:ins w:id="383" w:author="Stephan Müller" w:date="2019-07-16T07:54:00Z">
        <w:r w:rsidR="00D518A1">
          <w:t xml:space="preserve">Um </w:t>
        </w:r>
      </w:ins>
      <w:del w:id="384" w:author="Stephan Müller" w:date="2019-07-16T07:54:00Z">
        <w:r w:rsidDel="00D518A1">
          <w:delText>die Veranstaltungen nicht</w:delText>
        </w:r>
      </w:del>
      <w:ins w:id="385" w:author="Stephan Müller" w:date="2019-07-16T07:54:00Z">
        <w:r w:rsidR="00D518A1">
          <w:t>langen</w:t>
        </w:r>
      </w:ins>
      <w:r>
        <w:t xml:space="preserve"> ermüdend</w:t>
      </w:r>
      <w:ins w:id="386" w:author="Stephan Müller" w:date="2019-07-16T07:55:00Z">
        <w:r w:rsidR="00D518A1">
          <w:t>en Meetings entgegenzu</w:t>
        </w:r>
      </w:ins>
      <w:del w:id="387" w:author="Stephan Müller" w:date="2019-07-16T07:55:00Z">
        <w:r w:rsidDel="00D518A1">
          <w:delText xml:space="preserve"> </w:delText>
        </w:r>
      </w:del>
      <w:r>
        <w:t>wirken</w:t>
      </w:r>
      <w:r w:rsidR="00034B3E">
        <w:t>,</w:t>
      </w:r>
      <w:r>
        <w:t xml:space="preserve"> </w:t>
      </w:r>
      <w:del w:id="388" w:author="Stephan Müller" w:date="2019-07-16T07:55:00Z">
        <w:r w:rsidR="00E52EB5" w:rsidDel="00D518A1">
          <w:delText xml:space="preserve">sollten </w:delText>
        </w:r>
      </w:del>
      <w:ins w:id="389" w:author="Stephan Müller" w:date="2019-07-16T07:55:00Z">
        <w:r w:rsidR="00D518A1">
          <w:t xml:space="preserve">sollte das </w:t>
        </w:r>
        <w:proofErr w:type="spellStart"/>
        <w:r w:rsidR="00D518A1">
          <w:t>Example</w:t>
        </w:r>
        <w:proofErr w:type="spellEnd"/>
        <w:r w:rsidR="00D518A1">
          <w:t xml:space="preserve"> Mapping</w:t>
        </w:r>
      </w:ins>
      <w:del w:id="390" w:author="Stephan Müller" w:date="2019-07-16T07:55:00Z">
        <w:r w:rsidR="00E52EB5" w:rsidDel="00D518A1">
          <w:delText>sie</w:delText>
        </w:r>
      </w:del>
      <w:r w:rsidR="00E52EB5">
        <w:t xml:space="preserve"> schnell und regelmäßig erfolgen</w:t>
      </w:r>
      <w:del w:id="391" w:author="Stephan Müller" w:date="2019-07-16T07:55:00Z">
        <w:r w:rsidR="00E52EB5" w:rsidDel="00D518A1">
          <w:delText xml:space="preserve">. </w:delText>
        </w:r>
      </w:del>
      <w:ins w:id="392" w:author="Stephan Müller" w:date="2019-07-16T07:55:00Z">
        <w:r w:rsidR="00D518A1">
          <w:t xml:space="preserve"> und sich wenn möglich </w:t>
        </w:r>
      </w:ins>
      <w:del w:id="393" w:author="Stephan Müller" w:date="2019-07-16T07:55:00Z">
        <w:r w:rsidR="00E52EB5" w:rsidDel="00D518A1">
          <w:delText xml:space="preserve">Um dies zu </w:delText>
        </w:r>
        <w:r w:rsidR="00034B3E" w:rsidDel="00D518A1">
          <w:delText xml:space="preserve">gewährleisten, </w:delText>
        </w:r>
        <w:r w:rsidR="00E52EB5" w:rsidDel="00D518A1">
          <w:delText xml:space="preserve">kann </w:delText>
        </w:r>
      </w:del>
      <w:ins w:id="394" w:author="Stephan Müller" w:date="2019-07-16T07:55:00Z">
        <w:r w:rsidR="00D518A1">
          <w:t xml:space="preserve">auf </w:t>
        </w:r>
      </w:ins>
      <w:r w:rsidR="00E52EB5">
        <w:t xml:space="preserve">die Diskussion einer einzelnen User Story </w:t>
      </w:r>
      <w:del w:id="395" w:author="Stephan Müller" w:date="2019-07-16T07:55:00Z">
        <w:r w:rsidR="00E52EB5" w:rsidDel="00D518A1">
          <w:delText xml:space="preserve">Gegenstand </w:delText>
        </w:r>
      </w:del>
      <w:ins w:id="396" w:author="Stephan Müller" w:date="2019-07-16T07:55:00Z">
        <w:r w:rsidR="00D518A1">
          <w:t>für einen Termin konzentrieren.</w:t>
        </w:r>
      </w:ins>
      <w:del w:id="397" w:author="Stephan Müller" w:date="2019-07-16T07:55:00Z">
        <w:r w:rsidR="00034B3E" w:rsidDel="00D518A1">
          <w:delText xml:space="preserve">eines </w:delText>
        </w:r>
        <w:r w:rsidR="00E52EB5" w:rsidDel="00D518A1">
          <w:delText>Meeting</w:delText>
        </w:r>
        <w:r w:rsidR="00034B3E" w:rsidDel="00D518A1">
          <w:delText>s</w:delText>
        </w:r>
        <w:r w:rsidR="00E52EB5" w:rsidDel="00D518A1">
          <w:delText xml:space="preserve"> sein.</w:delText>
        </w:r>
      </w:del>
      <w:r w:rsidR="00E52EB5">
        <w:t xml:space="preserve"> </w:t>
      </w:r>
    </w:p>
    <w:p w14:paraId="38124992" w14:textId="3DFBFF00" w:rsidR="008C46A0" w:rsidRDefault="008C46A0" w:rsidP="008C46A0">
      <w:pPr>
        <w:pStyle w:val="Ebene3"/>
      </w:pPr>
      <w:bookmarkStart w:id="398" w:name="_Toc14296586"/>
      <w:r>
        <w:t>Abgrenzung BDD zu TDD</w:t>
      </w:r>
      <w:bookmarkEnd w:id="398"/>
    </w:p>
    <w:p w14:paraId="26573D0F" w14:textId="32F57B29" w:rsidR="008C46A0" w:rsidRDefault="008C46A0" w:rsidP="008C46A0">
      <w:pPr>
        <w:pStyle w:val="Flietext"/>
      </w:pPr>
      <w:r>
        <w:t>BDD hat starke Ähnlichkeiten zu der bekannteren Technik Test-Driven-Development (</w:t>
      </w:r>
      <w:r w:rsidR="00C60796">
        <w:t>„</w:t>
      </w:r>
      <w:r>
        <w:t>TDD</w:t>
      </w:r>
      <w:r w:rsidR="00C60796">
        <w:t>“</w:t>
      </w:r>
      <w:r>
        <w:t xml:space="preserve">), weswegen häufig </w:t>
      </w:r>
      <w:r w:rsidRPr="001D6964">
        <w:t>die Frage gestellt wird</w:t>
      </w:r>
      <w:r>
        <w:t>, worin der Unterschied besteht.</w:t>
      </w:r>
      <w:r>
        <w:rPr>
          <w:rStyle w:val="Funotenzeichen"/>
        </w:rPr>
        <w:footnoteReference w:id="13"/>
      </w:r>
      <w:r>
        <w:t xml:space="preserve"> Die Unklarheit entsteht aufgrund derselben Grundidee beider Techniken. Sowohl bei BDD als auch bei TDD gilt es, vor der Implementierung das Verhalten der umzusetzenden Anwendung zu definieren, und dieses mittels Softwaretests zu überprüfen.</w:t>
      </w:r>
      <w:r>
        <w:rPr>
          <w:rStyle w:val="Funotenzeichen"/>
        </w:rPr>
        <w:footnoteReference w:id="14"/>
      </w:r>
      <w:r>
        <w:t xml:space="preserve"> </w:t>
      </w:r>
    </w:p>
    <w:p w14:paraId="009F846E" w14:textId="1342628C" w:rsidR="002C0885" w:rsidDel="00FA0796" w:rsidRDefault="008C46A0" w:rsidP="008C46A0">
      <w:pPr>
        <w:pStyle w:val="Flietext"/>
        <w:rPr>
          <w:del w:id="399" w:author="Stephan Müller" w:date="2019-07-16T08:05:00Z"/>
        </w:rPr>
      </w:pPr>
      <w:r>
        <w:t xml:space="preserve">Während bei TDD Tests in einer Programmiersprache implementiert werden, die für </w:t>
      </w:r>
      <w:r w:rsidR="004318DF">
        <w:t xml:space="preserve">einen </w:t>
      </w:r>
      <w:r>
        <w:t xml:space="preserve">Domänen-Experten ohne technischen Hintergrund nur schwer oder gar nicht verständlich sind, versucht BDD die Zusammenarbeit zwischen </w:t>
      </w:r>
      <w:r w:rsidR="004318DF">
        <w:t>Domänen-Experte</w:t>
      </w:r>
      <w:r w:rsidR="004318DF" w:rsidDel="004318DF">
        <w:t xml:space="preserve"> </w:t>
      </w:r>
      <w:r>
        <w:t>und Software-Entwickler möglichst effektiv zu gestalten</w:t>
      </w:r>
      <w:ins w:id="400" w:author="Stephan Müller" w:date="2019-07-16T07:57:00Z">
        <w:r w:rsidR="00D518A1">
          <w:t xml:space="preserve"> und </w:t>
        </w:r>
      </w:ins>
      <w:del w:id="401" w:author="Stephan Müller" w:date="2019-07-16T07:57:00Z">
        <w:r w:rsidDel="00D518A1">
          <w:delText xml:space="preserve">. </w:delText>
        </w:r>
        <w:r w:rsidR="004318DF" w:rsidDel="00D518A1">
          <w:delText>Zu diesem Zweck</w:delText>
        </w:r>
        <w:r w:rsidDel="00D518A1">
          <w:delText xml:space="preserve"> werden die </w:delText>
        </w:r>
      </w:del>
      <w:r>
        <w:t>Testfälle in einer natürlichen Sprache</w:t>
      </w:r>
      <w:ins w:id="402" w:author="Stephan Müller" w:date="2019-07-16T07:57:00Z">
        <w:r w:rsidR="00D518A1">
          <w:t xml:space="preserve"> zu</w:t>
        </w:r>
      </w:ins>
      <w:r>
        <w:t xml:space="preserve"> beschr</w:t>
      </w:r>
      <w:del w:id="403" w:author="Stephan Müller" w:date="2019-07-16T07:57:00Z">
        <w:r w:rsidDel="00D518A1">
          <w:delText>i</w:delText>
        </w:r>
      </w:del>
      <w:r>
        <w:t>e</w:t>
      </w:r>
      <w:ins w:id="404" w:author="Stephan Müller" w:date="2019-07-16T07:57:00Z">
        <w:r w:rsidR="00D518A1">
          <w:t>i</w:t>
        </w:r>
      </w:ins>
      <w:r>
        <w:t>ben</w:t>
      </w:r>
      <w:ins w:id="405" w:author="Stephan Müller" w:date="2019-07-16T07:57:00Z">
        <w:r w:rsidR="00D518A1">
          <w:t>.</w:t>
        </w:r>
      </w:ins>
      <w:del w:id="406" w:author="Stephan Müller" w:date="2019-07-16T07:57:00Z">
        <w:r w:rsidDel="00D518A1">
          <w:delText xml:space="preserve"> und sind somit auch für nicht-Techniker einfach verständlich.</w:delText>
        </w:r>
      </w:del>
      <w:r>
        <w:t xml:space="preserve"> </w:t>
      </w:r>
      <w:ins w:id="407" w:author="Stephan Müller" w:date="2019-07-16T08:05:00Z">
        <w:r w:rsidR="00FA0796">
          <w:t xml:space="preserve">Der Fokus auf </w:t>
        </w:r>
      </w:ins>
    </w:p>
    <w:p w14:paraId="6C6BB6D9" w14:textId="50816C11" w:rsidR="008F3EFF" w:rsidDel="00FA0796" w:rsidRDefault="008F3EFF" w:rsidP="008C46A0">
      <w:pPr>
        <w:pStyle w:val="Flietext"/>
        <w:rPr>
          <w:del w:id="408" w:author="Stephan Müller" w:date="2019-07-16T08:06:00Z"/>
        </w:rPr>
      </w:pPr>
      <w:del w:id="409" w:author="Stephan Müller" w:date="2019-07-16T08:05:00Z">
        <w:r w:rsidDel="00FA0796">
          <w:delText>Da d</w:delText>
        </w:r>
      </w:del>
      <w:proofErr w:type="spellStart"/>
      <w:r>
        <w:t>as</w:t>
      </w:r>
      <w:proofErr w:type="spellEnd"/>
      <w:r>
        <w:t xml:space="preserve"> gemeinsame Verständnis aller Projektbeteiligter </w:t>
      </w:r>
      <w:del w:id="410" w:author="Stephan Müller" w:date="2019-07-16T08:05:00Z">
        <w:r w:rsidDel="00FA0796">
          <w:delText xml:space="preserve">der zentrale Aspekt von BDD ist </w:delText>
        </w:r>
      </w:del>
      <w:r>
        <w:t xml:space="preserve">äußert sich dies auch in der Art der Tests. Diese </w:t>
      </w:r>
      <w:del w:id="411" w:author="Stephan Müller" w:date="2019-07-16T07:18:00Z">
        <w:r w:rsidDel="009C271F">
          <w:delText xml:space="preserve">Überprüfen </w:delText>
        </w:r>
      </w:del>
      <w:ins w:id="412" w:author="Stephan Müller" w:date="2019-07-16T07:18:00Z">
        <w:r w:rsidR="009C271F">
          <w:t xml:space="preserve">überprüfen </w:t>
        </w:r>
      </w:ins>
      <w:r>
        <w:t>die gesamte Anwendung bzw. ein vollständiges Modul und werden Integration- bzw. Ende-zu</w:t>
      </w:r>
      <w:ins w:id="413" w:author="Stephan Müller" w:date="2019-07-16T07:18:00Z">
        <w:r w:rsidR="009C271F">
          <w:t>-</w:t>
        </w:r>
      </w:ins>
      <w:r>
        <w:t>Ende-</w:t>
      </w:r>
      <w:del w:id="414" w:author="Stephan Müller" w:date="2019-07-16T07:18:00Z">
        <w:r w:rsidDel="009C271F">
          <w:delText xml:space="preserve"> </w:delText>
        </w:r>
      </w:del>
      <w:r>
        <w:t>Tests genannt.</w:t>
      </w:r>
      <w:ins w:id="415" w:author="Stephan Müller" w:date="2019-07-16T08:06:00Z">
        <w:r w:rsidR="00FA0796">
          <w:t xml:space="preserve"> </w:t>
        </w:r>
      </w:ins>
    </w:p>
    <w:p w14:paraId="4FE52F5F" w14:textId="406C745B" w:rsidR="008C46A0" w:rsidRPr="008C46A0" w:rsidRDefault="008C46A0" w:rsidP="008C46A0">
      <w:pPr>
        <w:pStyle w:val="Flietext"/>
      </w:pPr>
      <w:r>
        <w:t xml:space="preserve">TDD hingegen </w:t>
      </w:r>
      <w:r w:rsidR="004318DF">
        <w:t>ist besonders häufig bei der Realisierung von</w:t>
      </w:r>
      <w:r>
        <w:t xml:space="preserve"> Unit-Tests </w:t>
      </w:r>
      <w:r w:rsidR="004318DF">
        <w:t>vorzufinden</w:t>
      </w:r>
      <w:r>
        <w:t xml:space="preserve">. </w:t>
      </w:r>
    </w:p>
    <w:p w14:paraId="2F8EE59E" w14:textId="77777777" w:rsidR="00F91B4B" w:rsidRDefault="00F91B4B" w:rsidP="009407ED">
      <w:pPr>
        <w:pStyle w:val="Flietext"/>
        <w:rPr>
          <w:b/>
          <w:sz w:val="32"/>
        </w:rPr>
      </w:pPr>
      <w:r>
        <w:br w:type="page"/>
      </w:r>
    </w:p>
    <w:p w14:paraId="42A3226E" w14:textId="7BB92864" w:rsidR="00F56949" w:rsidRDefault="00AE05B0" w:rsidP="00BE5528">
      <w:pPr>
        <w:pStyle w:val="Ebene1"/>
      </w:pPr>
      <w:bookmarkStart w:id="416" w:name="_Toc14296587"/>
      <w:proofErr w:type="spellStart"/>
      <w:r>
        <w:lastRenderedPageBreak/>
        <w:t>Cucumber</w:t>
      </w:r>
      <w:bookmarkEnd w:id="416"/>
      <w:proofErr w:type="spellEnd"/>
    </w:p>
    <w:p w14:paraId="0A5B7D60" w14:textId="20FDE734" w:rsidR="00AF29AA" w:rsidRDefault="00AF29AA" w:rsidP="00AF29AA">
      <w:pPr>
        <w:pStyle w:val="Ebene2"/>
      </w:pPr>
      <w:bookmarkStart w:id="417" w:name="_Toc14296588"/>
      <w:r>
        <w:t>Grundlagen</w:t>
      </w:r>
      <w:bookmarkEnd w:id="417"/>
    </w:p>
    <w:p w14:paraId="3D7E2AA7" w14:textId="71251686" w:rsidR="00AF29AA" w:rsidRDefault="00AF29AA" w:rsidP="00AF29AA">
      <w:pPr>
        <w:pStyle w:val="Ebene3"/>
      </w:pPr>
      <w:bookmarkStart w:id="418" w:name="_Toc14296589"/>
      <w:r>
        <w:t>Zweck</w:t>
      </w:r>
      <w:bookmarkEnd w:id="418"/>
    </w:p>
    <w:p w14:paraId="344653C3" w14:textId="1ACBBA59" w:rsidR="00E46CE7" w:rsidRDefault="00E46CE7" w:rsidP="0028707B">
      <w:pPr>
        <w:pStyle w:val="Flietext"/>
      </w:pPr>
      <w:proofErr w:type="spellStart"/>
      <w:r>
        <w:t>Cucumber</w:t>
      </w:r>
      <w:proofErr w:type="spellEnd"/>
      <w:r>
        <w:t xml:space="preserve"> ist ein BDD</w:t>
      </w:r>
      <w:r w:rsidR="00FA5C1B">
        <w:t>-</w:t>
      </w:r>
      <w:r>
        <w:t>Framework zur textuellen Spezifikation von Akzeptanzkriterien und automatisierten Überprüfung dieser Beschreibung auf ihre korrekte Implementierung hin.</w:t>
      </w:r>
    </w:p>
    <w:p w14:paraId="316719A9" w14:textId="14B8ACE5" w:rsidR="00E46CE7" w:rsidRDefault="00E46CE7" w:rsidP="00E46CE7">
      <w:pPr>
        <w:pStyle w:val="Flietext"/>
      </w:pPr>
      <w:r>
        <w:t>U</w:t>
      </w:r>
      <w:r w:rsidRPr="006C4566">
        <w:t xml:space="preserve">rsprünglich </w:t>
      </w:r>
      <w:r>
        <w:t xml:space="preserve">wurde </w:t>
      </w:r>
      <w:proofErr w:type="spellStart"/>
      <w:r>
        <w:t>Cucumber</w:t>
      </w:r>
      <w:proofErr w:type="spellEnd"/>
      <w:r>
        <w:t xml:space="preserve"> in der Programmiersprache Ruby als Ergänzung zum BDD-Framework </w:t>
      </w:r>
      <w:proofErr w:type="spellStart"/>
      <w:r>
        <w:t>RSpec</w:t>
      </w:r>
      <w:proofErr w:type="spellEnd"/>
      <w:r w:rsidR="00C43685">
        <w:t xml:space="preserve"> geschrieben und</w:t>
      </w:r>
      <w:r>
        <w:t xml:space="preserve"> </w:t>
      </w:r>
      <w:r w:rsidRPr="006C4566">
        <w:t xml:space="preserve">für </w:t>
      </w:r>
      <w:r>
        <w:t xml:space="preserve">das Testen von </w:t>
      </w:r>
      <w:r w:rsidRPr="006C4566">
        <w:t xml:space="preserve">Ruby-Anwendungen </w:t>
      </w:r>
      <w:r>
        <w:t>genutzt.</w:t>
      </w:r>
      <w:r w:rsidRPr="006C4566">
        <w:t xml:space="preserve"> </w:t>
      </w:r>
      <w:r>
        <w:t xml:space="preserve">Mittlerweile unterstützt </w:t>
      </w:r>
      <w:proofErr w:type="spellStart"/>
      <w:r>
        <w:t>Cucumber</w:t>
      </w:r>
      <w:proofErr w:type="spellEnd"/>
      <w:r>
        <w:t xml:space="preserve"> neben Java und weiteren JVM Sprachen auch</w:t>
      </w:r>
      <w:r w:rsidRPr="006C4566">
        <w:t xml:space="preserve"> C++ und JavaScript.</w:t>
      </w:r>
      <w:r>
        <w:t xml:space="preserve"> </w:t>
      </w:r>
      <w:r w:rsidRPr="006C4566">
        <w:t xml:space="preserve">Darüber hinaus gibt </w:t>
      </w:r>
      <w:r>
        <w:t xml:space="preserve">es mit Cuke4php, Cuke4Lua und </w:t>
      </w:r>
      <w:proofErr w:type="spellStart"/>
      <w:r w:rsidRPr="006C4566">
        <w:t>SpecFlow</w:t>
      </w:r>
      <w:proofErr w:type="spellEnd"/>
      <w:r w:rsidRPr="006C4566">
        <w:t xml:space="preserve"> </w:t>
      </w:r>
      <w:r>
        <w:t xml:space="preserve">eine Reihe Open-Source </w:t>
      </w:r>
      <w:r w:rsidRPr="006C4566">
        <w:t xml:space="preserve">Projekte, die </w:t>
      </w:r>
      <w:r>
        <w:t>das Framework</w:t>
      </w:r>
      <w:r w:rsidRPr="006C4566">
        <w:t xml:space="preserve"> für weitere Programmiersprachen</w:t>
      </w:r>
      <w:r>
        <w:t xml:space="preserve"> wie z.B. PHP, </w:t>
      </w:r>
      <w:proofErr w:type="spellStart"/>
      <w:r>
        <w:t>Lua</w:t>
      </w:r>
      <w:proofErr w:type="spellEnd"/>
      <w:r>
        <w:t xml:space="preserve"> und C#</w:t>
      </w:r>
      <w:r w:rsidRPr="006C4566">
        <w:t xml:space="preserve"> </w:t>
      </w:r>
      <w:r>
        <w:t>bereit</w:t>
      </w:r>
      <w:r w:rsidRPr="006C4566">
        <w:t>stellen</w:t>
      </w:r>
      <w:r>
        <w:t>.</w:t>
      </w:r>
    </w:p>
    <w:p w14:paraId="07D5AA6A" w14:textId="1BB89C1B" w:rsidR="004C3A09" w:rsidRDefault="00E46CE7" w:rsidP="0028707B">
      <w:pPr>
        <w:pStyle w:val="Flietext"/>
      </w:pPr>
      <w:r w:rsidRPr="00847B04">
        <w:rPr>
          <w:lang w:val="en-US"/>
        </w:rPr>
        <w:t xml:space="preserve">Auf der </w:t>
      </w:r>
      <w:proofErr w:type="spellStart"/>
      <w:r w:rsidRPr="00F06755">
        <w:rPr>
          <w:lang w:val="en-US"/>
        </w:rPr>
        <w:t>offiziellen</w:t>
      </w:r>
      <w:proofErr w:type="spellEnd"/>
      <w:r w:rsidRPr="00847B04">
        <w:rPr>
          <w:lang w:val="en-US"/>
        </w:rPr>
        <w:t xml:space="preserve"> </w:t>
      </w:r>
      <w:proofErr w:type="spellStart"/>
      <w:r w:rsidRPr="00F73C7D">
        <w:rPr>
          <w:lang w:val="en-US"/>
        </w:rPr>
        <w:t>Webseite</w:t>
      </w:r>
      <w:proofErr w:type="spellEnd"/>
      <w:r w:rsidRPr="00F73C7D">
        <w:rPr>
          <w:lang w:val="en-US"/>
        </w:rPr>
        <w:t xml:space="preserve"> </w:t>
      </w:r>
      <w:proofErr w:type="spellStart"/>
      <w:r w:rsidRPr="00F06755">
        <w:rPr>
          <w:lang w:val="en-US"/>
        </w:rPr>
        <w:t>wirbt</w:t>
      </w:r>
      <w:proofErr w:type="spellEnd"/>
      <w:r>
        <w:rPr>
          <w:lang w:val="en-US"/>
        </w:rPr>
        <w:t xml:space="preserve"> das Framework </w:t>
      </w:r>
      <w:proofErr w:type="spellStart"/>
      <w:r w:rsidRPr="00F06755">
        <w:rPr>
          <w:lang w:val="en-US"/>
        </w:rPr>
        <w:t>mit</w:t>
      </w:r>
      <w:proofErr w:type="spellEnd"/>
      <w:r w:rsidRPr="00F06755">
        <w:rPr>
          <w:lang w:val="en-US"/>
        </w:rPr>
        <w:t xml:space="preserve"> dem</w:t>
      </w:r>
      <w:r>
        <w:rPr>
          <w:lang w:val="en-US"/>
        </w:rPr>
        <w:t xml:space="preserve"> Slogan</w:t>
      </w:r>
      <w:r w:rsidRPr="00847B04">
        <w:rPr>
          <w:lang w:val="en-US"/>
        </w:rPr>
        <w:t xml:space="preserve"> „</w:t>
      </w:r>
      <w:r w:rsidRPr="008F3EFF">
        <w:rPr>
          <w:i/>
          <w:iCs/>
          <w:lang w:val="en-US"/>
        </w:rPr>
        <w:t>Our open source tool tests business-readable specifications against your code on any modern development stack</w:t>
      </w:r>
      <w:r w:rsidRPr="00847B04">
        <w:rPr>
          <w:lang w:val="en-US"/>
        </w:rPr>
        <w:t>“.</w:t>
      </w:r>
      <w:r w:rsidRPr="00F73C7D">
        <w:rPr>
          <w:rStyle w:val="Funotenzeichen"/>
        </w:rPr>
        <w:footnoteReference w:id="15"/>
      </w:r>
      <w:r>
        <w:rPr>
          <w:lang w:val="en-US"/>
        </w:rPr>
        <w:t xml:space="preserve"> </w:t>
      </w:r>
      <w:r w:rsidRPr="00E46CE7">
        <w:t>Damit wir</w:t>
      </w:r>
      <w:r>
        <w:t>d a</w:t>
      </w:r>
      <w:r w:rsidRPr="00E46CE7">
        <w:t>uf die Möglich</w:t>
      </w:r>
      <w:r w:rsidR="00F671C9">
        <w:t>keit</w:t>
      </w:r>
      <w:r>
        <w:t xml:space="preserve"> verwiesen, Akzeptanztests in einer natürlichen Sprache unter Verwendung der Syntaxsprache Gherkin (vgl. Kapitel 3.1.3) zu </w:t>
      </w:r>
      <w:r w:rsidR="00005C08">
        <w:t xml:space="preserve">formulieren </w:t>
      </w:r>
      <w:r>
        <w:t xml:space="preserve">und diese mit Softwaretests zu verbinden. </w:t>
      </w:r>
    </w:p>
    <w:p w14:paraId="3E38214B" w14:textId="463517EC" w:rsidR="00E46CE7" w:rsidRDefault="004C3A09" w:rsidP="0028707B">
      <w:pPr>
        <w:pStyle w:val="Flietext"/>
      </w:pPr>
      <w:r>
        <w:t xml:space="preserve">Durch die Verbindungen entstehen </w:t>
      </w:r>
      <w:r w:rsidR="00E46CE7">
        <w:t>ausführbare fachliche Definition</w:t>
      </w:r>
      <w:r>
        <w:t xml:space="preserve">en der Anwendung </w:t>
      </w:r>
      <w:r w:rsidR="00FA5C1B">
        <w:t>-</w:t>
      </w:r>
      <w:r>
        <w:t xml:space="preserve"> eine </w:t>
      </w:r>
      <w:r w:rsidR="00E46CE7">
        <w:t>„lebende Dokumentation“.</w:t>
      </w:r>
      <w:r>
        <w:t xml:space="preserve"> Mit</w:t>
      </w:r>
      <w:r w:rsidR="00C43685">
        <w:t xml:space="preserve">tels </w:t>
      </w:r>
      <w:r>
        <w:t xml:space="preserve">Testautomatisierung </w:t>
      </w:r>
      <w:r w:rsidR="00005C08">
        <w:t>können Softwaretests leicht durchgeführt und so sicher</w:t>
      </w:r>
      <w:r w:rsidR="005D520F">
        <w:t>ge</w:t>
      </w:r>
      <w:r w:rsidR="00005C08">
        <w:t>stell</w:t>
      </w:r>
      <w:r w:rsidR="005D520F">
        <w:t>t werd</w:t>
      </w:r>
      <w:r w:rsidR="00005C08">
        <w:t xml:space="preserve">en, </w:t>
      </w:r>
      <w:r>
        <w:t xml:space="preserve">dass die Dokumentation aktuell und korrekt ist. </w:t>
      </w:r>
      <w:r w:rsidR="0012471C">
        <w:t xml:space="preserve">Sie stellt </w:t>
      </w:r>
      <w:r w:rsidR="00045841">
        <w:t>so</w:t>
      </w:r>
      <w:r w:rsidR="005D520F">
        <w:t>mit</w:t>
      </w:r>
      <w:r w:rsidR="00045841">
        <w:t xml:space="preserve"> </w:t>
      </w:r>
      <w:r w:rsidR="0012471C">
        <w:t>eine „</w:t>
      </w:r>
      <w:r w:rsidR="0012471C" w:rsidRPr="00260870">
        <w:rPr>
          <w:i/>
        </w:rPr>
        <w:t xml:space="preserve">source </w:t>
      </w:r>
      <w:proofErr w:type="spellStart"/>
      <w:r w:rsidR="0012471C" w:rsidRPr="00260870">
        <w:rPr>
          <w:i/>
        </w:rPr>
        <w:t>of</w:t>
      </w:r>
      <w:proofErr w:type="spellEnd"/>
      <w:r w:rsidR="0012471C" w:rsidRPr="00260870">
        <w:rPr>
          <w:i/>
        </w:rPr>
        <w:t xml:space="preserve"> </w:t>
      </w:r>
      <w:proofErr w:type="spellStart"/>
      <w:r w:rsidR="0012471C" w:rsidRPr="00260870">
        <w:rPr>
          <w:i/>
        </w:rPr>
        <w:t>truth</w:t>
      </w:r>
      <w:proofErr w:type="spellEnd"/>
      <w:r w:rsidR="0012471C">
        <w:t xml:space="preserve">“ dar, die </w:t>
      </w:r>
      <w:r w:rsidR="005D520F">
        <w:t xml:space="preserve">für sich alleine </w:t>
      </w:r>
      <w:r w:rsidR="0012471C">
        <w:t xml:space="preserve">ausreichen soll, um die </w:t>
      </w:r>
      <w:r w:rsidR="005D520F">
        <w:t xml:space="preserve">‚beschriebene‘ </w:t>
      </w:r>
      <w:r w:rsidR="0012471C">
        <w:t>Anwendung zu verstehen.</w:t>
      </w:r>
    </w:p>
    <w:p w14:paraId="23E206AA" w14:textId="1A8CB608" w:rsidR="00C43685" w:rsidRDefault="00C00398" w:rsidP="0028707B">
      <w:pPr>
        <w:pStyle w:val="Flietext"/>
      </w:pPr>
      <w:r>
        <w:t xml:space="preserve">Wird ein Akzeptanzkriterium geändert oder ein neues wird hinzugefügt, entstehen zu diesem auch neue Akzeptanztests. Eine Abweichung </w:t>
      </w:r>
      <w:r w:rsidR="00EF1C5B">
        <w:t>des beschriebenen Verhaltens</w:t>
      </w:r>
      <w:r>
        <w:t xml:space="preserve"> </w:t>
      </w:r>
      <w:r w:rsidR="00A81D79">
        <w:t xml:space="preserve">zu dem von der Anwendung ausgeführten </w:t>
      </w:r>
      <w:r w:rsidR="00005C08">
        <w:t xml:space="preserve">fällt </w:t>
      </w:r>
      <w:r>
        <w:t>beim Fehlschlagen der automatisierten Tests sofort auf.</w:t>
      </w:r>
    </w:p>
    <w:p w14:paraId="591DE0C1" w14:textId="77777777" w:rsidR="00C43685" w:rsidRDefault="00C43685">
      <w:pPr>
        <w:rPr>
          <w:rFonts w:cs="Arial"/>
          <w:sz w:val="24"/>
        </w:rPr>
      </w:pPr>
      <w:r>
        <w:br w:type="page"/>
      </w:r>
    </w:p>
    <w:p w14:paraId="6F9EF031" w14:textId="19B27367" w:rsidR="00AF29AA" w:rsidRDefault="00AF29AA" w:rsidP="00AF29AA">
      <w:pPr>
        <w:pStyle w:val="Ebene3"/>
      </w:pPr>
      <w:bookmarkStart w:id="419" w:name="_Toc14296590"/>
      <w:r>
        <w:lastRenderedPageBreak/>
        <w:t>Architektur</w:t>
      </w:r>
      <w:bookmarkEnd w:id="419"/>
    </w:p>
    <w:p w14:paraId="68EABA48" w14:textId="5D4A1BD0" w:rsidR="00D03B7D" w:rsidRDefault="00555C05" w:rsidP="00D03B7D">
      <w:pPr>
        <w:pStyle w:val="Flietext"/>
      </w:pPr>
      <w:proofErr w:type="spellStart"/>
      <w:r>
        <w:t>Cucumber</w:t>
      </w:r>
      <w:proofErr w:type="spellEnd"/>
      <w:r>
        <w:t xml:space="preserve"> Test</w:t>
      </w:r>
      <w:r w:rsidR="00F671C9">
        <w:t>s</w:t>
      </w:r>
      <w:r>
        <w:t xml:space="preserve"> besteh</w:t>
      </w:r>
      <w:r w:rsidR="00F671C9">
        <w:t>en</w:t>
      </w:r>
      <w:r>
        <w:t xml:space="preserve"> aus verschiedenen Elementen, die </w:t>
      </w:r>
      <w:r w:rsidR="00F671C9">
        <w:t>entweder</w:t>
      </w:r>
      <w:r w:rsidR="00D03B7D">
        <w:t xml:space="preserve"> der Erklärung der Fachlichkeit oder der Ausführung der Tests dienen</w:t>
      </w:r>
      <w:r>
        <w:t xml:space="preserve">. </w:t>
      </w:r>
    </w:p>
    <w:p w14:paraId="7F19EC00" w14:textId="5EFDBC56" w:rsidR="00180F98" w:rsidRDefault="00180F98" w:rsidP="002033D4">
      <w:pPr>
        <w:pStyle w:val="Flietext"/>
        <w:jc w:val="center"/>
      </w:pPr>
      <w:r>
        <w:rPr>
          <w:noProof/>
        </w:rPr>
        <w:drawing>
          <wp:inline distT="0" distB="0" distL="0" distR="0" wp14:anchorId="71790285" wp14:editId="4A629D5B">
            <wp:extent cx="2796363" cy="3816664"/>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schirmfoto 2019-02-14 um 12.46.16.png"/>
                    <pic:cNvPicPr/>
                  </pic:nvPicPr>
                  <pic:blipFill rotWithShape="1">
                    <a:blip r:embed="rId15">
                      <a:extLst>
                        <a:ext uri="{28A0092B-C50C-407E-A947-70E740481C1C}">
                          <a14:useLocalDpi xmlns:a14="http://schemas.microsoft.com/office/drawing/2010/main" val="0"/>
                        </a:ext>
                      </a:extLst>
                    </a:blip>
                    <a:srcRect l="4800"/>
                    <a:stretch/>
                  </pic:blipFill>
                  <pic:spPr bwMode="auto">
                    <a:xfrm>
                      <a:off x="0" y="0"/>
                      <a:ext cx="2806159" cy="3830034"/>
                    </a:xfrm>
                    <a:prstGeom prst="rect">
                      <a:avLst/>
                    </a:prstGeom>
                    <a:ln>
                      <a:noFill/>
                    </a:ln>
                    <a:extLst>
                      <a:ext uri="{53640926-AAD7-44D8-BBD7-CCE9431645EC}">
                        <a14:shadowObscured xmlns:a14="http://schemas.microsoft.com/office/drawing/2010/main"/>
                      </a:ext>
                    </a:extLst>
                  </pic:spPr>
                </pic:pic>
              </a:graphicData>
            </a:graphic>
          </wp:inline>
        </w:drawing>
      </w:r>
    </w:p>
    <w:p w14:paraId="1168A6DB" w14:textId="1135CECC" w:rsidR="00180F98" w:rsidRDefault="00180F98" w:rsidP="00180F98">
      <w:pPr>
        <w:pStyle w:val="Beschriftung"/>
      </w:pPr>
      <w:bookmarkStart w:id="420" w:name="_Toc12891963"/>
      <w:r>
        <w:t xml:space="preserve">Abbildung </w:t>
      </w:r>
      <w:r w:rsidR="00BE7E66">
        <w:fldChar w:fldCharType="begin"/>
      </w:r>
      <w:r w:rsidR="00BE7E66">
        <w:instrText xml:space="preserve"> SEQ Abbildung \* ARABIC </w:instrText>
      </w:r>
      <w:r w:rsidR="00BE7E66">
        <w:fldChar w:fldCharType="separate"/>
      </w:r>
      <w:r w:rsidR="00BF37CD">
        <w:rPr>
          <w:noProof/>
        </w:rPr>
        <w:t>2</w:t>
      </w:r>
      <w:r w:rsidR="00BE7E66">
        <w:rPr>
          <w:noProof/>
        </w:rPr>
        <w:fldChar w:fldCharType="end"/>
      </w:r>
      <w:r>
        <w:t xml:space="preserve">: Struktur eines </w:t>
      </w:r>
      <w:proofErr w:type="spellStart"/>
      <w:r>
        <w:t>Cucumber</w:t>
      </w:r>
      <w:proofErr w:type="spellEnd"/>
      <w:r>
        <w:t xml:space="preserve"> Projektes</w:t>
      </w:r>
      <w:bookmarkEnd w:id="420"/>
    </w:p>
    <w:p w14:paraId="76D5D188" w14:textId="77777777" w:rsidR="00180F98" w:rsidRPr="00E11286" w:rsidRDefault="00180F98" w:rsidP="00180F98">
      <w:pPr>
        <w:pStyle w:val="Quelle"/>
      </w:pPr>
      <w:r w:rsidRPr="000B463D">
        <w:t xml:space="preserve">Quelle: </w:t>
      </w:r>
      <w:r w:rsidRPr="00E11286">
        <w:t xml:space="preserve">Vgl. </w:t>
      </w:r>
      <w:r w:rsidRPr="000B463D">
        <w:t xml:space="preserve">Rose, </w:t>
      </w:r>
      <w:proofErr w:type="spellStart"/>
      <w:r w:rsidRPr="000B463D">
        <w:t>Wynne</w:t>
      </w:r>
      <w:proofErr w:type="spellEnd"/>
      <w:r w:rsidRPr="000B463D">
        <w:t xml:space="preserve">, </w:t>
      </w:r>
      <w:proofErr w:type="spellStart"/>
      <w:r w:rsidRPr="000B463D">
        <w:t>Hell</w:t>
      </w:r>
      <w:r w:rsidRPr="006E65CE">
        <w:t>esoy</w:t>
      </w:r>
      <w:proofErr w:type="spellEnd"/>
      <w:r w:rsidRPr="006E65CE">
        <w:t xml:space="preserve"> (</w:t>
      </w:r>
      <w:r w:rsidRPr="00E11286">
        <w:t>2015), S. 7</w:t>
      </w:r>
    </w:p>
    <w:p w14:paraId="472F25A1" w14:textId="77777777" w:rsidR="00180F98" w:rsidRDefault="00180F98" w:rsidP="00D03B7D">
      <w:pPr>
        <w:pStyle w:val="Flietext"/>
      </w:pPr>
    </w:p>
    <w:p w14:paraId="439DE7BB" w14:textId="3AA01A33" w:rsidR="00180F98" w:rsidRDefault="00180F98" w:rsidP="00D03B7D">
      <w:pPr>
        <w:pStyle w:val="Flietext"/>
      </w:pPr>
      <w:r>
        <w:t xml:space="preserve">Abbildung </w:t>
      </w:r>
      <w:r w:rsidR="00607343">
        <w:t xml:space="preserve">2 </w:t>
      </w:r>
      <w:r>
        <w:t xml:space="preserve">zeigt die Elemente eines </w:t>
      </w:r>
      <w:proofErr w:type="spellStart"/>
      <w:r>
        <w:t>Cucumber</w:t>
      </w:r>
      <w:proofErr w:type="spellEnd"/>
      <w:r>
        <w:t xml:space="preserve"> Tests auf und ordnet diese dem business</w:t>
      </w:r>
      <w:r w:rsidR="00FA5C1B">
        <w:t>-</w:t>
      </w:r>
      <w:r>
        <w:t>bzw. technischen Bereichen zu.</w:t>
      </w:r>
    </w:p>
    <w:p w14:paraId="396E0D40" w14:textId="7B67D820" w:rsidR="00FE0F20" w:rsidRDefault="00A81D79" w:rsidP="00D03B7D">
      <w:pPr>
        <w:pStyle w:val="Flietext"/>
      </w:pPr>
      <w:r>
        <w:t>Anwendungen stellen i.d.R. verschiedene Funktionen bereit</w:t>
      </w:r>
      <w:r w:rsidR="00F671C9">
        <w:t xml:space="preserve">, die im Rahmen von Softwareprojekten als </w:t>
      </w:r>
      <w:r w:rsidR="00555C05">
        <w:t>User Stor</w:t>
      </w:r>
      <w:r w:rsidR="00EA500B">
        <w:t>ies</w:t>
      </w:r>
      <w:r w:rsidR="00555C05">
        <w:t xml:space="preserve"> </w:t>
      </w:r>
      <w:r w:rsidR="00F671C9">
        <w:t>formuliert werden. Zu jeder User Stor</w:t>
      </w:r>
      <w:r w:rsidR="008F3EFF">
        <w:t>y</w:t>
      </w:r>
      <w:r w:rsidR="00F671C9">
        <w:t xml:space="preserve"> </w:t>
      </w:r>
      <w:r w:rsidR="00555C05">
        <w:t>wird eine Feature-Datei mit der Endung „.feature“ erstellt</w:t>
      </w:r>
      <w:del w:id="421" w:author="Stephan Müller" w:date="2019-07-16T08:02:00Z">
        <w:r w:rsidR="008F3EFF" w:rsidDel="00FA0796">
          <w:delText xml:space="preserve">. </w:delText>
        </w:r>
      </w:del>
      <w:ins w:id="422" w:author="Stephan Müller" w:date="2019-07-16T08:02:00Z">
        <w:r w:rsidR="00FA0796">
          <w:t xml:space="preserve">, </w:t>
        </w:r>
      </w:ins>
      <w:del w:id="423" w:author="Stephan Müller" w:date="2019-07-16T08:02:00Z">
        <w:r w:rsidR="008F3EFF" w:rsidDel="00FA0796">
          <w:delText>In dieser werden</w:delText>
        </w:r>
        <w:r w:rsidR="00555C05" w:rsidDel="00FA0796">
          <w:delText xml:space="preserve"> </w:delText>
        </w:r>
      </w:del>
      <w:ins w:id="424" w:author="Stephan Müller" w:date="2019-07-16T08:02:00Z">
        <w:r w:rsidR="00FA0796">
          <w:t xml:space="preserve">in </w:t>
        </w:r>
      </w:ins>
      <w:del w:id="425" w:author="Stephan Müller" w:date="2019-07-16T08:02:00Z">
        <w:r w:rsidR="00555C05" w:rsidDel="00FA0796">
          <w:delText xml:space="preserve">die </w:delText>
        </w:r>
      </w:del>
      <w:ins w:id="426" w:author="Stephan Müller" w:date="2019-07-16T08:02:00Z">
        <w:r w:rsidR="00FA0796">
          <w:t xml:space="preserve">der die </w:t>
        </w:r>
      </w:ins>
      <w:r w:rsidR="00C43685">
        <w:t>zu</w:t>
      </w:r>
      <w:del w:id="427" w:author="Stephan Müller" w:date="2019-07-16T08:02:00Z">
        <w:r w:rsidR="00C43685" w:rsidDel="00FA0796">
          <w:delText xml:space="preserve"> de</w:delText>
        </w:r>
      </w:del>
      <w:r w:rsidR="00C43685">
        <w:t xml:space="preserve">r User Story gehörenden Akzeptanzkriterien als </w:t>
      </w:r>
      <w:r w:rsidR="00555C05">
        <w:t>Akzeptanztests</w:t>
      </w:r>
      <w:r w:rsidR="00C43685">
        <w:t>,</w:t>
      </w:r>
      <w:r w:rsidR="00555C05">
        <w:t xml:space="preserve"> in Gherkin „</w:t>
      </w:r>
      <w:r w:rsidR="00C43685" w:rsidRPr="00A81D79">
        <w:rPr>
          <w:i/>
          <w:iCs/>
        </w:rPr>
        <w:t>Szenari</w:t>
      </w:r>
      <w:r w:rsidR="00C43685">
        <w:rPr>
          <w:i/>
          <w:iCs/>
        </w:rPr>
        <w:t>en</w:t>
      </w:r>
      <w:r w:rsidR="00555C05">
        <w:t>“</w:t>
      </w:r>
      <w:r w:rsidR="00C43685">
        <w:t>,</w:t>
      </w:r>
      <w:r w:rsidR="00555C05">
        <w:t xml:space="preserve"> genannt</w:t>
      </w:r>
      <w:r w:rsidR="00C43685">
        <w:t>,</w:t>
      </w:r>
      <w:r w:rsidR="00555C05">
        <w:t xml:space="preserve"> formuliert</w:t>
      </w:r>
      <w:ins w:id="428" w:author="Stephan Müller" w:date="2019-07-16T08:03:00Z">
        <w:r w:rsidR="00FA0796">
          <w:t xml:space="preserve"> werden</w:t>
        </w:r>
      </w:ins>
      <w:r w:rsidR="00555C05">
        <w:t>.</w:t>
      </w:r>
      <w:del w:id="429" w:author="Stephan Müller" w:date="2019-07-16T08:03:00Z">
        <w:r w:rsidR="00555C05" w:rsidDel="00FA0796">
          <w:delText xml:space="preserve"> </w:delText>
        </w:r>
      </w:del>
    </w:p>
    <w:p w14:paraId="4A953B78" w14:textId="77777777" w:rsidR="00FA0796" w:rsidRDefault="00FE0F20" w:rsidP="00D03B7D">
      <w:pPr>
        <w:pStyle w:val="Flietext"/>
        <w:rPr>
          <w:ins w:id="430" w:author="Stephan Müller" w:date="2019-07-16T08:03:00Z"/>
        </w:rPr>
      </w:pPr>
      <w:r>
        <w:t xml:space="preserve">Ein Szenario besteht aus </w:t>
      </w:r>
      <w:r w:rsidR="00555C05">
        <w:t xml:space="preserve">drei Phasen </w:t>
      </w:r>
      <w:r w:rsidR="00D03B7D">
        <w:t>mit jeweils</w:t>
      </w:r>
      <w:r w:rsidR="00555C05">
        <w:t xml:space="preserve"> beliebig viele</w:t>
      </w:r>
      <w:r w:rsidR="00D03B7D">
        <w:t>n</w:t>
      </w:r>
      <w:r w:rsidR="00555C05">
        <w:t xml:space="preserve"> „</w:t>
      </w:r>
      <w:proofErr w:type="spellStart"/>
      <w:r w:rsidR="00555C05">
        <w:t>Steps</w:t>
      </w:r>
      <w:proofErr w:type="spellEnd"/>
      <w:r w:rsidR="00555C05">
        <w:t xml:space="preserve">“. </w:t>
      </w:r>
    </w:p>
    <w:p w14:paraId="2772501B" w14:textId="77777777" w:rsidR="00FA0796" w:rsidRDefault="00555C05">
      <w:pPr>
        <w:pStyle w:val="Flietext"/>
        <w:numPr>
          <w:ilvl w:val="0"/>
          <w:numId w:val="32"/>
        </w:numPr>
        <w:rPr>
          <w:ins w:id="431" w:author="Stephan Müller" w:date="2019-07-16T08:03:00Z"/>
        </w:rPr>
        <w:pPrChange w:id="432" w:author="Stephan Müller" w:date="2019-07-16T08:03:00Z">
          <w:pPr>
            <w:pStyle w:val="Flietext"/>
            <w:numPr>
              <w:numId w:val="31"/>
            </w:numPr>
            <w:ind w:left="1429" w:hanging="360"/>
          </w:pPr>
        </w:pPrChange>
      </w:pPr>
      <w:r>
        <w:t xml:space="preserve">Die Definition der Ausgangssituation, </w:t>
      </w:r>
    </w:p>
    <w:p w14:paraId="7AEA8E98" w14:textId="77777777" w:rsidR="00FA0796" w:rsidRDefault="00555C05">
      <w:pPr>
        <w:pStyle w:val="Flietext"/>
        <w:numPr>
          <w:ilvl w:val="0"/>
          <w:numId w:val="32"/>
        </w:numPr>
        <w:rPr>
          <w:ins w:id="433" w:author="Stephan Müller" w:date="2019-07-16T08:03:00Z"/>
        </w:rPr>
        <w:pPrChange w:id="434" w:author="Stephan Müller" w:date="2019-07-16T08:03:00Z">
          <w:pPr>
            <w:pStyle w:val="Flietext"/>
            <w:numPr>
              <w:numId w:val="31"/>
            </w:numPr>
            <w:ind w:left="1429" w:hanging="360"/>
          </w:pPr>
        </w:pPrChange>
      </w:pPr>
      <w:r>
        <w:t xml:space="preserve">die Bestimmung des Ereignisses </w:t>
      </w:r>
    </w:p>
    <w:p w14:paraId="7381ECDA" w14:textId="6777D31B" w:rsidR="00EA500B" w:rsidRDefault="00555C05">
      <w:pPr>
        <w:pStyle w:val="Flietext"/>
        <w:numPr>
          <w:ilvl w:val="0"/>
          <w:numId w:val="32"/>
        </w:numPr>
        <w:pPrChange w:id="435" w:author="Stephan Müller" w:date="2019-07-16T08:03:00Z">
          <w:pPr>
            <w:pStyle w:val="Flietext"/>
          </w:pPr>
        </w:pPrChange>
      </w:pPr>
      <w:r>
        <w:lastRenderedPageBreak/>
        <w:t xml:space="preserve">und der Zustand, der nach dem Ereignis eingetreten sein soll. </w:t>
      </w:r>
    </w:p>
    <w:p w14:paraId="53B5E268" w14:textId="0F300749" w:rsidR="00555C05" w:rsidRPr="003E504D" w:rsidRDefault="00555C05" w:rsidP="00D03B7D">
      <w:pPr>
        <w:pStyle w:val="Flietext"/>
      </w:pPr>
      <w:r>
        <w:t xml:space="preserve">Feature-Dateien, Szenarien und </w:t>
      </w:r>
      <w:proofErr w:type="spellStart"/>
      <w:r>
        <w:t>Steps</w:t>
      </w:r>
      <w:proofErr w:type="spellEnd"/>
      <w:r>
        <w:t xml:space="preserve"> dienen als fachliche Erklärungen der gewünschten Anwendung und werden daher den business</w:t>
      </w:r>
      <w:r w:rsidR="00FA5C1B">
        <w:t>-</w:t>
      </w:r>
      <w:r>
        <w:t xml:space="preserve">relevanten Elementen zugeordnet. </w:t>
      </w:r>
    </w:p>
    <w:p w14:paraId="03BBA499" w14:textId="21A5996B" w:rsidR="00555C05" w:rsidRDefault="00F46555" w:rsidP="00D03B7D">
      <w:pPr>
        <w:pStyle w:val="Flietext"/>
      </w:pPr>
      <w:r>
        <w:t xml:space="preserve">Zu jedem </w:t>
      </w:r>
      <w:proofErr w:type="spellStart"/>
      <w:r>
        <w:t>Step</w:t>
      </w:r>
      <w:proofErr w:type="spellEnd"/>
      <w:r>
        <w:t xml:space="preserve"> muss eine </w:t>
      </w:r>
      <w:r w:rsidR="008F3EFF">
        <w:t xml:space="preserve">zuordenbare </w:t>
      </w:r>
      <w:proofErr w:type="spellStart"/>
      <w:r>
        <w:t>Step</w:t>
      </w:r>
      <w:proofErr w:type="spellEnd"/>
      <w:r>
        <w:t>-Definition implementiert sein</w:t>
      </w:r>
      <w:r w:rsidR="00AA190E">
        <w:t>.</w:t>
      </w:r>
      <w:del w:id="436" w:author="Stephan Müller" w:date="2019-07-16T08:04:00Z">
        <w:r w:rsidR="00AA190E" w:rsidDel="00FA0796">
          <w:delText xml:space="preserve"> Sie ist nicht zu verwechseln mit dem Step an sich.</w:delText>
        </w:r>
      </w:del>
      <w:r w:rsidR="00AA190E">
        <w:t xml:space="preserve"> </w:t>
      </w:r>
      <w:r w:rsidR="001F280C">
        <w:t xml:space="preserve">Der </w:t>
      </w:r>
      <w:proofErr w:type="spellStart"/>
      <w:r w:rsidR="001F280C">
        <w:t>Step</w:t>
      </w:r>
      <w:proofErr w:type="spellEnd"/>
      <w:r w:rsidR="001F280C">
        <w:t xml:space="preserve"> ist die textuelle Beschreibung eines Zustandes oder eines eintretenden Events. Die </w:t>
      </w:r>
      <w:proofErr w:type="spellStart"/>
      <w:r w:rsidR="001F280C">
        <w:t>Step</w:t>
      </w:r>
      <w:proofErr w:type="spellEnd"/>
      <w:r w:rsidR="001F280C">
        <w:t xml:space="preserve">-Definition ist </w:t>
      </w:r>
      <w:r w:rsidR="005D520F">
        <w:t xml:space="preserve">dessen </w:t>
      </w:r>
      <w:r w:rsidR="001F280C">
        <w:t xml:space="preserve">Implementierung, die den Zustand erstellt bzw. überprüft, oder das Event auslöst. </w:t>
      </w:r>
      <w:r w:rsidR="00555C05" w:rsidRPr="00AA190E">
        <w:t xml:space="preserve">I.d.R. entsteht </w:t>
      </w:r>
      <w:r w:rsidR="00F671C9" w:rsidRPr="00AA190E">
        <w:t xml:space="preserve">bei der Implementierung der </w:t>
      </w:r>
      <w:r w:rsidR="00EA500B" w:rsidRPr="00AA190E">
        <w:t>Softwaret</w:t>
      </w:r>
      <w:r w:rsidR="00F671C9" w:rsidRPr="00AA190E">
        <w:t xml:space="preserve">ests </w:t>
      </w:r>
      <w:r w:rsidR="00C94B44" w:rsidRPr="00AA190E">
        <w:t>Code,</w:t>
      </w:r>
      <w:r w:rsidR="00555C05" w:rsidRPr="00AA190E">
        <w:t xml:space="preserve"> der nicht direkt mit der Ausführung des </w:t>
      </w:r>
      <w:proofErr w:type="spellStart"/>
      <w:r w:rsidR="00555C05" w:rsidRPr="00AA190E">
        <w:t>Steps</w:t>
      </w:r>
      <w:proofErr w:type="spellEnd"/>
      <w:r w:rsidR="00555C05" w:rsidRPr="00AA190E">
        <w:t xml:space="preserve"> zu tun hat</w:t>
      </w:r>
      <w:r w:rsidR="00D03B7D" w:rsidRPr="00AA190E">
        <w:t>, sondern z.B. Konvertierungen vornimmt, oder</w:t>
      </w:r>
      <w:r w:rsidR="00DD6D31" w:rsidRPr="00AA190E">
        <w:t xml:space="preserve"> Zustände unter den </w:t>
      </w:r>
      <w:proofErr w:type="spellStart"/>
      <w:r w:rsidR="00DD6D31" w:rsidRPr="00AA190E">
        <w:t>Step</w:t>
      </w:r>
      <w:proofErr w:type="spellEnd"/>
      <w:r w:rsidR="00FA5C1B" w:rsidRPr="00AA190E">
        <w:t>-</w:t>
      </w:r>
      <w:r w:rsidR="00DD6D31" w:rsidRPr="00AA190E">
        <w:t>Definitionen teilt</w:t>
      </w:r>
      <w:r w:rsidR="00555C05" w:rsidRPr="00AA190E">
        <w:t>. Dieser Code wird Support</w:t>
      </w:r>
      <w:r w:rsidR="00FA5C1B" w:rsidRPr="00AA190E">
        <w:t>-</w:t>
      </w:r>
      <w:r w:rsidR="00555C05" w:rsidRPr="00AA190E">
        <w:t>Code genannt.</w:t>
      </w:r>
      <w:r w:rsidR="00555C05">
        <w:t xml:space="preserve"> Damit </w:t>
      </w:r>
      <w:r w:rsidR="005D520F">
        <w:t xml:space="preserve">ein </w:t>
      </w:r>
      <w:proofErr w:type="spellStart"/>
      <w:r w:rsidR="005D520F">
        <w:t>Cucumber</w:t>
      </w:r>
      <w:proofErr w:type="spellEnd"/>
      <w:r w:rsidR="005D520F">
        <w:t>-</w:t>
      </w:r>
      <w:r w:rsidR="00555C05">
        <w:t xml:space="preserve">Test </w:t>
      </w:r>
      <w:r w:rsidR="005D520F">
        <w:t xml:space="preserve">automatisiert </w:t>
      </w:r>
      <w:r w:rsidR="00555C05">
        <w:t xml:space="preserve">ausgeführt werden </w:t>
      </w:r>
      <w:r w:rsidR="00E5171B">
        <w:t>kann</w:t>
      </w:r>
      <w:r w:rsidR="00555C05">
        <w:t xml:space="preserve">, </w:t>
      </w:r>
      <w:r w:rsidR="00180F98">
        <w:t>wird</w:t>
      </w:r>
      <w:r w:rsidR="00F671C9">
        <w:t xml:space="preserve"> </w:t>
      </w:r>
      <w:r>
        <w:t xml:space="preserve">oftmals </w:t>
      </w:r>
      <w:r w:rsidR="00180F98">
        <w:t xml:space="preserve">ein </w:t>
      </w:r>
      <w:r w:rsidR="005D520F">
        <w:t xml:space="preserve">Test-Framework </w:t>
      </w:r>
      <w:r w:rsidR="00555C05">
        <w:t xml:space="preserve">wie z.B. </w:t>
      </w:r>
      <w:proofErr w:type="spellStart"/>
      <w:r w:rsidR="00555C05">
        <w:t>JUnit</w:t>
      </w:r>
      <w:proofErr w:type="spellEnd"/>
      <w:r w:rsidR="00555C05">
        <w:t xml:space="preserve"> oder </w:t>
      </w:r>
      <w:proofErr w:type="spellStart"/>
      <w:r w:rsidR="00555C05">
        <w:t>TestNG</w:t>
      </w:r>
      <w:proofErr w:type="spellEnd"/>
      <w:r w:rsidR="00555C05">
        <w:t xml:space="preserve"> </w:t>
      </w:r>
      <w:r w:rsidR="00045841">
        <w:t xml:space="preserve">(in Abb. 2 als „Automation Library“ definiert) </w:t>
      </w:r>
      <w:r w:rsidR="00555C05">
        <w:t>verwendet.</w:t>
      </w:r>
    </w:p>
    <w:p w14:paraId="27A4363B" w14:textId="1342C5C1" w:rsidR="00656729" w:rsidRPr="000B463D" w:rsidRDefault="00555C05" w:rsidP="00E11286">
      <w:pPr>
        <w:pStyle w:val="Flietext"/>
      </w:pPr>
      <w:proofErr w:type="spellStart"/>
      <w:r>
        <w:t>Step</w:t>
      </w:r>
      <w:proofErr w:type="spellEnd"/>
      <w:r w:rsidR="00FA5C1B">
        <w:t>-</w:t>
      </w:r>
      <w:r>
        <w:t>Definition, Support</w:t>
      </w:r>
      <w:r w:rsidR="00FA5C1B">
        <w:t>-</w:t>
      </w:r>
      <w:r>
        <w:t xml:space="preserve">Code und Automation Library führen die </w:t>
      </w:r>
      <w:proofErr w:type="spellStart"/>
      <w:r>
        <w:t>Cucumber</w:t>
      </w:r>
      <w:proofErr w:type="spellEnd"/>
      <w:r w:rsidR="00FA5C1B">
        <w:t>-</w:t>
      </w:r>
      <w:r>
        <w:t>Tests aus</w:t>
      </w:r>
      <w:r w:rsidR="00EA500B">
        <w:t xml:space="preserve"> und </w:t>
      </w:r>
      <w:r>
        <w:t>werden daher den technisch</w:t>
      </w:r>
      <w:r w:rsidR="00EA500B">
        <w:t>en</w:t>
      </w:r>
      <w:r>
        <w:t xml:space="preserve"> Elementen zugeordnet. </w:t>
      </w:r>
    </w:p>
    <w:p w14:paraId="06EAA025" w14:textId="77777777" w:rsidR="00450F74" w:rsidRDefault="00450F74" w:rsidP="00450F74">
      <w:pPr>
        <w:pStyle w:val="Ebene3"/>
      </w:pPr>
      <w:bookmarkStart w:id="437" w:name="_Toc14296591"/>
      <w:r>
        <w:t>Gherkin</w:t>
      </w:r>
      <w:bookmarkEnd w:id="437"/>
    </w:p>
    <w:p w14:paraId="0F0EBE1A" w14:textId="2B7038D7" w:rsidR="006C14A1" w:rsidRDefault="006C14A1" w:rsidP="00450F74">
      <w:pPr>
        <w:pStyle w:val="Flietext"/>
      </w:pPr>
      <w:r>
        <w:t xml:space="preserve">Die Syntaxsprache </w:t>
      </w:r>
      <w:r w:rsidR="00450F74">
        <w:t xml:space="preserve">Gherkin ist </w:t>
      </w:r>
      <w:r>
        <w:t xml:space="preserve">ein zentraler Bestandteil von </w:t>
      </w:r>
      <w:r w:rsidR="00450F74">
        <w:t>BDD</w:t>
      </w:r>
      <w:r>
        <w:t xml:space="preserve">, deren </w:t>
      </w:r>
      <w:r w:rsidR="005D343B">
        <w:t>Syntaxregeln</w:t>
      </w:r>
      <w:r>
        <w:t xml:space="preserve"> die Beschreibung von </w:t>
      </w:r>
      <w:r w:rsidR="00450F74">
        <w:t xml:space="preserve">Akzeptanztests in einer </w:t>
      </w:r>
      <w:r w:rsidR="00802EC2">
        <w:t>natürlichen</w:t>
      </w:r>
      <w:r w:rsidR="00450F74">
        <w:t xml:space="preserve"> Sprache</w:t>
      </w:r>
      <w:r w:rsidR="001F280C">
        <w:t xml:space="preserve"> ermöglichen</w:t>
      </w:r>
      <w:r w:rsidR="00450F74">
        <w:t xml:space="preserve">. </w:t>
      </w:r>
      <w:r>
        <w:t>Zu diesem Zweck bietet Gherkin</w:t>
      </w:r>
      <w:r w:rsidR="00450F74">
        <w:t xml:space="preserve"> eine</w:t>
      </w:r>
      <w:r w:rsidR="007235D7">
        <w:t xml:space="preserve"> einfache Grammatik, </w:t>
      </w:r>
      <w:r w:rsidR="00E5171B">
        <w:t>um die Tests zu strukturieren</w:t>
      </w:r>
      <w:r w:rsidR="007235D7">
        <w:t xml:space="preserve">. Die Bestandteile der Grammatik werden in Gherkin </w:t>
      </w:r>
      <w:r w:rsidR="00045841">
        <w:t>„</w:t>
      </w:r>
      <w:r w:rsidR="00045841" w:rsidRPr="00045841">
        <w:rPr>
          <w:i/>
        </w:rPr>
        <w:t>Key Words</w:t>
      </w:r>
      <w:r w:rsidR="00045841">
        <w:t>“</w:t>
      </w:r>
      <w:r w:rsidR="007235D7">
        <w:t xml:space="preserve"> genannt</w:t>
      </w:r>
      <w:r w:rsidR="00E5171B">
        <w:t>, deren Verwendung in einer bestimmten Reihenfolge erfolgen muss</w:t>
      </w:r>
      <w:r w:rsidR="00D84B9D">
        <w:t>.</w:t>
      </w:r>
      <w:r w:rsidR="00F4729B">
        <w:rPr>
          <w:rStyle w:val="Funotenzeichen"/>
        </w:rPr>
        <w:footnoteReference w:id="16"/>
      </w:r>
      <w:r w:rsidR="00450F74">
        <w:t xml:space="preserve"> </w:t>
      </w:r>
    </w:p>
    <w:p w14:paraId="4C487877" w14:textId="7ED887D1" w:rsidR="00BC06F8" w:rsidRDefault="00450F74" w:rsidP="00450F74">
      <w:pPr>
        <w:pStyle w:val="Flietext"/>
      </w:pPr>
      <w:r>
        <w:t>Damit Tests in verschiedenen natürlichen Sprachen geschrieben werden können und trotzdem gut lesbar bleiben, stehen die Key</w:t>
      </w:r>
      <w:r w:rsidR="00D84B9D">
        <w:t xml:space="preserve"> </w:t>
      </w:r>
      <w:r>
        <w:t xml:space="preserve">Words </w:t>
      </w:r>
      <w:r w:rsidR="00D84B9D">
        <w:t>nicht nur in Englisch</w:t>
      </w:r>
      <w:r w:rsidR="006C14A1">
        <w:t>,</w:t>
      </w:r>
      <w:r w:rsidR="00D84B9D">
        <w:t xml:space="preserve"> sondern auch in über 70 weiter</w:t>
      </w:r>
      <w:r w:rsidR="00546F1D">
        <w:t>en</w:t>
      </w:r>
      <w:r w:rsidR="00D84B9D">
        <w:t xml:space="preserve"> Sprachen wie Deutsch oder Spanisch zur Verfügung</w:t>
      </w:r>
      <w:r>
        <w:t>.</w:t>
      </w:r>
      <w:r w:rsidR="00D84B9D">
        <w:t xml:space="preserve"> Werden die Szenarien anstelle von Englisch in einer anderen Sprache formuliert, muss dies in jeder Feature-Datei </w:t>
      </w:r>
      <w:r w:rsidR="00322488">
        <w:t>mit</w:t>
      </w:r>
      <w:r w:rsidR="00D84B9D">
        <w:t xml:space="preserve"> de</w:t>
      </w:r>
      <w:r w:rsidR="00322488">
        <w:t>m</w:t>
      </w:r>
      <w:r w:rsidR="00D84B9D">
        <w:t xml:space="preserve"> Header „#</w:t>
      </w:r>
      <w:proofErr w:type="spellStart"/>
      <w:r w:rsidR="00D84B9D">
        <w:t>language</w:t>
      </w:r>
      <w:proofErr w:type="spellEnd"/>
      <w:r w:rsidR="00D84B9D">
        <w:t>:“</w:t>
      </w:r>
      <w:r w:rsidR="00322488">
        <w:t xml:space="preserve"> unter Angabe </w:t>
      </w:r>
      <w:r w:rsidR="006C14A1">
        <w:t xml:space="preserve">des </w:t>
      </w:r>
      <w:r w:rsidR="00322488">
        <w:t>entsprechenden</w:t>
      </w:r>
      <w:r w:rsidR="006C14A1">
        <w:t xml:space="preserve"> 2-stelligen</w:t>
      </w:r>
      <w:r w:rsidR="00322488">
        <w:t xml:space="preserve"> </w:t>
      </w:r>
      <w:r w:rsidR="006C14A1">
        <w:t>ISO-Codes</w:t>
      </w:r>
      <w:r w:rsidR="00322488">
        <w:t xml:space="preserve"> </w:t>
      </w:r>
      <w:r w:rsidR="007235D7">
        <w:t xml:space="preserve">definiert </w:t>
      </w:r>
      <w:r w:rsidR="00322488">
        <w:t>werden.</w:t>
      </w:r>
    </w:p>
    <w:p w14:paraId="132F321B" w14:textId="77777777" w:rsidR="00DD6D31" w:rsidRDefault="00DD6D31" w:rsidP="00450F74">
      <w:pPr>
        <w:pStyle w:val="Flietext"/>
      </w:pPr>
    </w:p>
    <w:p w14:paraId="73848E7D" w14:textId="11688759" w:rsidR="00BC06F8" w:rsidRDefault="00907920" w:rsidP="00907920">
      <w:pPr>
        <w:pStyle w:val="Flietext"/>
        <w:jc w:val="center"/>
      </w:pPr>
      <w:r>
        <w:rPr>
          <w:noProof/>
        </w:rPr>
        <w:lastRenderedPageBreak/>
        <w:drawing>
          <wp:inline distT="0" distB="0" distL="0" distR="0" wp14:anchorId="09F3ADD4" wp14:editId="72B91BC0">
            <wp:extent cx="3810000" cy="2338688"/>
            <wp:effectExtent l="0" t="0" r="0" b="0"/>
            <wp:docPr id="31" name="Grafik 3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lculator_FeatureAdd.png"/>
                    <pic:cNvPicPr/>
                  </pic:nvPicPr>
                  <pic:blipFill rotWithShape="1">
                    <a:blip r:embed="rId16" cstate="print">
                      <a:extLst>
                        <a:ext uri="{28A0092B-C50C-407E-A947-70E740481C1C}">
                          <a14:useLocalDpi xmlns:a14="http://schemas.microsoft.com/office/drawing/2010/main" val="0"/>
                        </a:ext>
                      </a:extLst>
                    </a:blip>
                    <a:srcRect t="13246" b="4445"/>
                    <a:stretch/>
                  </pic:blipFill>
                  <pic:spPr bwMode="auto">
                    <a:xfrm>
                      <a:off x="0" y="0"/>
                      <a:ext cx="3819658" cy="2344617"/>
                    </a:xfrm>
                    <a:prstGeom prst="rect">
                      <a:avLst/>
                    </a:prstGeom>
                    <a:ln>
                      <a:noFill/>
                    </a:ln>
                    <a:extLst>
                      <a:ext uri="{53640926-AAD7-44D8-BBD7-CCE9431645EC}">
                        <a14:shadowObscured xmlns:a14="http://schemas.microsoft.com/office/drawing/2010/main"/>
                      </a:ext>
                    </a:extLst>
                  </pic:spPr>
                </pic:pic>
              </a:graphicData>
            </a:graphic>
          </wp:inline>
        </w:drawing>
      </w:r>
    </w:p>
    <w:p w14:paraId="721D218B" w14:textId="7C7BC4F0" w:rsidR="00907920" w:rsidRDefault="00907920" w:rsidP="00907920">
      <w:pPr>
        <w:pStyle w:val="Beschriftung"/>
      </w:pPr>
      <w:bookmarkStart w:id="438" w:name="_Toc12891964"/>
      <w:r>
        <w:t xml:space="preserve">Abbildung </w:t>
      </w:r>
      <w:r w:rsidR="00BE7E66">
        <w:fldChar w:fldCharType="begin"/>
      </w:r>
      <w:r w:rsidR="00BE7E66">
        <w:instrText xml:space="preserve"> SEQ Abbildung \* ARABIC </w:instrText>
      </w:r>
      <w:r w:rsidR="00BE7E66">
        <w:fldChar w:fldCharType="separate"/>
      </w:r>
      <w:r w:rsidR="00BF37CD">
        <w:rPr>
          <w:noProof/>
        </w:rPr>
        <w:t>3</w:t>
      </w:r>
      <w:r w:rsidR="00BE7E66">
        <w:rPr>
          <w:noProof/>
        </w:rPr>
        <w:fldChar w:fldCharType="end"/>
      </w:r>
      <w:r>
        <w:t>: Struktur einer Gherkin Feature</w:t>
      </w:r>
      <w:r w:rsidR="00FA5C1B">
        <w:t>-</w:t>
      </w:r>
      <w:r>
        <w:t>Datei</w:t>
      </w:r>
      <w:bookmarkEnd w:id="438"/>
    </w:p>
    <w:p w14:paraId="26029D71" w14:textId="77777777" w:rsidR="00320F7F" w:rsidRPr="00320F7F" w:rsidRDefault="00320F7F" w:rsidP="00D0509A">
      <w:pPr>
        <w:pStyle w:val="Quelle"/>
      </w:pPr>
    </w:p>
    <w:p w14:paraId="5E0178EC" w14:textId="3C6C11C5" w:rsidR="00B9060C" w:rsidRDefault="006C14A1" w:rsidP="00907920">
      <w:pPr>
        <w:pStyle w:val="Flietext"/>
      </w:pPr>
      <w:r>
        <w:t>Der Aufbau einer Feature-Datei</w:t>
      </w:r>
      <w:ins w:id="439" w:author="Stephan Müller" w:date="2019-07-16T08:07:00Z">
        <w:r w:rsidR="00AB02F3">
          <w:t xml:space="preserve"> mit einem Szenario</w:t>
        </w:r>
      </w:ins>
      <w:r>
        <w:t xml:space="preserve"> </w:t>
      </w:r>
      <w:ins w:id="440" w:author="Stephan Müller" w:date="2019-07-16T08:07:00Z">
        <w:r w:rsidR="00AB02F3">
          <w:t xml:space="preserve">in der Gherkin-Syntax </w:t>
        </w:r>
      </w:ins>
      <w:r>
        <w:t xml:space="preserve">kann in </w:t>
      </w:r>
      <w:r w:rsidR="00907920">
        <w:t>Abbildung 3</w:t>
      </w:r>
      <w:del w:id="441" w:author="Stephan Müller" w:date="2019-07-16T08:06:00Z">
        <w:r w:rsidDel="00AB02F3">
          <w:delText xml:space="preserve"> nachvollzogen werden. Diese</w:delText>
        </w:r>
        <w:r w:rsidR="00907920" w:rsidDel="00AB02F3">
          <w:delText xml:space="preserve"> zeigt</w:delText>
        </w:r>
      </w:del>
      <w:r w:rsidR="00907920">
        <w:t xml:space="preserve"> </w:t>
      </w:r>
      <w:r w:rsidR="00A5766A">
        <w:t>anhand des Taschenrechner</w:t>
      </w:r>
      <w:del w:id="442" w:author="Stephan Müller" w:date="2019-07-16T08:20:00Z">
        <w:r w:rsidR="00A5766A" w:rsidDel="00643261">
          <w:delText>beispiels</w:delText>
        </w:r>
      </w:del>
      <w:ins w:id="443" w:author="Stephan Müller" w:date="2019-07-16T08:20:00Z">
        <w:r w:rsidR="00643261">
          <w:t>s</w:t>
        </w:r>
      </w:ins>
      <w:r w:rsidR="00A5766A">
        <w:t xml:space="preserve"> aus Kapitel 2.2</w:t>
      </w:r>
      <w:del w:id="444" w:author="Stephan Müller" w:date="2019-07-16T08:07:00Z">
        <w:r w:rsidR="00A5766A" w:rsidDel="00AB02F3">
          <w:delText xml:space="preserve"> </w:delText>
        </w:r>
      </w:del>
      <w:ins w:id="445" w:author="Stephan Müller" w:date="2019-07-16T08:07:00Z">
        <w:r w:rsidR="00AB02F3">
          <w:t xml:space="preserve"> nachvollzogen werden</w:t>
        </w:r>
      </w:ins>
      <w:del w:id="446" w:author="Stephan Müller" w:date="2019-07-16T08:07:00Z">
        <w:r w:rsidDel="00AB02F3">
          <w:delText>die Gherkin-Syntax für ein Feature mit einem Szenario</w:delText>
        </w:r>
      </w:del>
      <w:r w:rsidR="0091148A">
        <w:t>.</w:t>
      </w:r>
      <w:r w:rsidR="001417B2">
        <w:t xml:space="preserve"> </w:t>
      </w:r>
      <w:r w:rsidR="0091148A">
        <w:t>Die lila markierten Wörter sind die G</w:t>
      </w:r>
      <w:r w:rsidR="00607343">
        <w:t>h</w:t>
      </w:r>
      <w:r w:rsidR="0091148A">
        <w:t xml:space="preserve">erkin Key Words. </w:t>
      </w:r>
      <w:r w:rsidR="00E5171B">
        <w:t>Es fällt dabei ins Auge, dass die Key Words stets am Anfang einer neuen Zeile stehen müssen.</w:t>
      </w:r>
    </w:p>
    <w:p w14:paraId="2E9F6AAD" w14:textId="06D8BCE2" w:rsidR="00907920" w:rsidRDefault="00DD6D31" w:rsidP="00E5171B">
      <w:pPr>
        <w:pStyle w:val="Flietext"/>
        <w:ind w:left="709"/>
      </w:pPr>
      <w:r>
        <w:t>In Zeile 1 wird zunächst</w:t>
      </w:r>
      <w:r w:rsidR="00322488">
        <w:t xml:space="preserve"> </w:t>
      </w:r>
      <w:r w:rsidR="007235D7">
        <w:t xml:space="preserve">die Sprache </w:t>
      </w:r>
      <w:r w:rsidR="00322488">
        <w:t xml:space="preserve">mit dem </w:t>
      </w:r>
      <w:r w:rsidR="00946B1D">
        <w:t xml:space="preserve">optionalen </w:t>
      </w:r>
      <w:r w:rsidR="00322488">
        <w:t>„#</w:t>
      </w:r>
      <w:proofErr w:type="spellStart"/>
      <w:r w:rsidR="00322488">
        <w:t>language</w:t>
      </w:r>
      <w:proofErr w:type="spellEnd"/>
      <w:r w:rsidR="00322488">
        <w:t>:“</w:t>
      </w:r>
      <w:r w:rsidR="00FA5C1B">
        <w:t>-</w:t>
      </w:r>
      <w:r w:rsidR="00322488">
        <w:t>Header und dem Kürzel „en“ bestimmt</w:t>
      </w:r>
      <w:r w:rsidR="007235D7">
        <w:t>. In der</w:t>
      </w:r>
      <w:r w:rsidR="00322488">
        <w:t xml:space="preserve"> vorliegende Feature</w:t>
      </w:r>
      <w:r w:rsidR="00FA5C1B">
        <w:t>-</w:t>
      </w:r>
      <w:r w:rsidR="00322488">
        <w:t xml:space="preserve">Datei </w:t>
      </w:r>
      <w:r w:rsidR="007235D7">
        <w:t xml:space="preserve">wird </w:t>
      </w:r>
      <w:r w:rsidR="00E5171B">
        <w:t xml:space="preserve">somit </w:t>
      </w:r>
      <w:r w:rsidR="00322488">
        <w:t>die englische Version der Gherkin Key Words verwendet.</w:t>
      </w:r>
    </w:p>
    <w:p w14:paraId="4281F51F" w14:textId="0B77CB38" w:rsidR="00D93C27" w:rsidRDefault="006D5101" w:rsidP="00E5171B">
      <w:pPr>
        <w:pStyle w:val="Flietext"/>
        <w:ind w:left="709"/>
      </w:pPr>
      <w:r>
        <w:t>Die nächste Zeile</w:t>
      </w:r>
      <w:r w:rsidR="00B9060C">
        <w:t xml:space="preserve"> (hier</w:t>
      </w:r>
      <w:r w:rsidR="0091148A">
        <w:t xml:space="preserve"> Zeile</w:t>
      </w:r>
      <w:r w:rsidR="00B9060C">
        <w:t xml:space="preserve"> 3)</w:t>
      </w:r>
      <w:r>
        <w:t xml:space="preserve"> muss mit dem Key Word „</w:t>
      </w:r>
      <w:r w:rsidRPr="0091148A">
        <w:rPr>
          <w:i/>
          <w:iCs/>
        </w:rPr>
        <w:t>Feature</w:t>
      </w:r>
      <w:r>
        <w:t xml:space="preserve">:“ </w:t>
      </w:r>
      <w:r w:rsidR="00B9060C">
        <w:t>gefolgt von d</w:t>
      </w:r>
      <w:r w:rsidR="00A02DA7">
        <w:t>em</w:t>
      </w:r>
      <w:r>
        <w:t xml:space="preserve"> </w:t>
      </w:r>
      <w:r w:rsidR="00A02DA7">
        <w:t>Titel</w:t>
      </w:r>
      <w:r>
        <w:t xml:space="preserve"> der zu </w:t>
      </w:r>
      <w:r w:rsidR="00D93C27">
        <w:t>definierenden Funktion beginnen.</w:t>
      </w:r>
      <w:r w:rsidR="00B9060C">
        <w:t xml:space="preserve"> Dieser Zeile</w:t>
      </w:r>
      <w:r w:rsidR="00D93C27">
        <w:t xml:space="preserve"> können </w:t>
      </w:r>
      <w:r w:rsidR="00B9060C">
        <w:t>weitere</w:t>
      </w:r>
      <w:r w:rsidR="00D93C27">
        <w:t xml:space="preserve"> Zeilen ohne</w:t>
      </w:r>
      <w:r w:rsidR="0091148A">
        <w:t xml:space="preserve"> beginnendem</w:t>
      </w:r>
      <w:r w:rsidR="00D93C27">
        <w:t xml:space="preserve"> Key Word folgen</w:t>
      </w:r>
      <w:r w:rsidR="0091148A">
        <w:t xml:space="preserve"> (Zeile 4 - 6)</w:t>
      </w:r>
      <w:r w:rsidR="00D93C27">
        <w:t>, die das Feature näher beschreiben.</w:t>
      </w:r>
    </w:p>
    <w:p w14:paraId="759813BF" w14:textId="3F370ACF" w:rsidR="00553C24" w:rsidRDefault="00946B1D" w:rsidP="00E5171B">
      <w:pPr>
        <w:pStyle w:val="Flietext"/>
        <w:ind w:left="709"/>
      </w:pPr>
      <w:r>
        <w:t>Das</w:t>
      </w:r>
      <w:r w:rsidR="00B9060C">
        <w:t xml:space="preserve"> Key Word</w:t>
      </w:r>
      <w:r>
        <w:t xml:space="preserve"> „</w:t>
      </w:r>
      <w:r w:rsidRPr="0091148A">
        <w:rPr>
          <w:i/>
          <w:iCs/>
        </w:rPr>
        <w:t>Scenario</w:t>
      </w:r>
      <w:r>
        <w:t>:“</w:t>
      </w:r>
      <w:r w:rsidR="00B9060C">
        <w:t xml:space="preserve"> (</w:t>
      </w:r>
      <w:r>
        <w:t>Zeile 8</w:t>
      </w:r>
      <w:r w:rsidR="00B9060C">
        <w:t>)</w:t>
      </w:r>
      <w:r w:rsidR="009075F4">
        <w:t>,</w:t>
      </w:r>
      <w:r>
        <w:t xml:space="preserve"> </w:t>
      </w:r>
      <w:r w:rsidR="00B9060C">
        <w:t>gefolgt von</w:t>
      </w:r>
      <w:r>
        <w:t xml:space="preserve"> dem Titel des Szenarios</w:t>
      </w:r>
      <w:r w:rsidR="00B9060C">
        <w:t>, markiert</w:t>
      </w:r>
      <w:r>
        <w:t xml:space="preserve"> den Beginn eines neuen Akzeptanztests. </w:t>
      </w:r>
      <w:r w:rsidR="00B9060C">
        <w:t xml:space="preserve">Analog zum Feature kann ein Szenario </w:t>
      </w:r>
      <w:r w:rsidR="009075F4">
        <w:t xml:space="preserve">in den nachfolgenden Zeilen näher beschrieben werden. </w:t>
      </w:r>
    </w:p>
    <w:p w14:paraId="2BDE82D3" w14:textId="001D8839" w:rsidR="00793E2D" w:rsidRDefault="009075F4" w:rsidP="00E5171B">
      <w:pPr>
        <w:pStyle w:val="Flietext"/>
        <w:ind w:left="709"/>
      </w:pPr>
      <w:r>
        <w:t xml:space="preserve">In den </w:t>
      </w:r>
      <w:r w:rsidR="00946B1D">
        <w:t xml:space="preserve">Zeilen 11 </w:t>
      </w:r>
      <w:r>
        <w:t xml:space="preserve">bis </w:t>
      </w:r>
      <w:r w:rsidR="00946B1D">
        <w:t xml:space="preserve">14 </w:t>
      </w:r>
      <w:r>
        <w:t xml:space="preserve">finden sich </w:t>
      </w:r>
      <w:r w:rsidR="00651BA2">
        <w:t>die</w:t>
      </w:r>
      <w:r>
        <w:t xml:space="preserve"> einzelnen </w:t>
      </w:r>
      <w:proofErr w:type="spellStart"/>
      <w:r w:rsidR="00DD6D31">
        <w:t>Steps</w:t>
      </w:r>
      <w:proofErr w:type="spellEnd"/>
      <w:r w:rsidR="00DD6D31">
        <w:t xml:space="preserve"> </w:t>
      </w:r>
      <w:r>
        <w:t>die die</w:t>
      </w:r>
      <w:r w:rsidR="00651BA2">
        <w:t xml:space="preserve"> drei Phasen eines </w:t>
      </w:r>
      <w:r w:rsidR="002E1FD6">
        <w:t xml:space="preserve">Szenarios </w:t>
      </w:r>
      <w:r>
        <w:t>abbilden</w:t>
      </w:r>
      <w:r w:rsidR="00F86533">
        <w:t xml:space="preserve">. </w:t>
      </w:r>
    </w:p>
    <w:p w14:paraId="566FD0B1" w14:textId="70F341FA" w:rsidR="009075F4" w:rsidRDefault="009075F4" w:rsidP="00E5171B">
      <w:pPr>
        <w:pStyle w:val="Flietext"/>
        <w:ind w:left="709"/>
      </w:pPr>
      <w:r>
        <w:t>Im ersten</w:t>
      </w:r>
      <w:r w:rsidR="001A7D2C">
        <w:t xml:space="preserve"> </w:t>
      </w:r>
      <w:proofErr w:type="spellStart"/>
      <w:r w:rsidR="001A7D2C">
        <w:t>Step</w:t>
      </w:r>
      <w:proofErr w:type="spellEnd"/>
      <w:r>
        <w:t xml:space="preserve"> (Zeile 11) wird, </w:t>
      </w:r>
      <w:r w:rsidR="001A7D2C">
        <w:t xml:space="preserve">mit </w:t>
      </w:r>
      <w:r w:rsidR="00946B1D">
        <w:t>dem</w:t>
      </w:r>
      <w:r w:rsidR="001A7D2C">
        <w:t xml:space="preserve"> </w:t>
      </w:r>
      <w:r>
        <w:t xml:space="preserve">Key Word </w:t>
      </w:r>
      <w:r w:rsidR="001A7D2C">
        <w:t>„</w:t>
      </w:r>
      <w:r w:rsidR="001A7D2C" w:rsidRPr="00CE03D3">
        <w:rPr>
          <w:i/>
          <w:iCs/>
        </w:rPr>
        <w:t>Given</w:t>
      </w:r>
      <w:r w:rsidR="001A7D2C">
        <w:t>“</w:t>
      </w:r>
      <w:r>
        <w:t xml:space="preserve"> </w:t>
      </w:r>
      <w:r w:rsidR="00CE03D3">
        <w:t xml:space="preserve">ein </w:t>
      </w:r>
      <w:proofErr w:type="spellStart"/>
      <w:r w:rsidR="00CE03D3">
        <w:t>Step</w:t>
      </w:r>
      <w:proofErr w:type="spellEnd"/>
      <w:r w:rsidR="00CE03D3">
        <w:t xml:space="preserve"> der ersten Phase eingeleitet, in dem</w:t>
      </w:r>
      <w:r>
        <w:t xml:space="preserve"> der Ausgangszustand beschrieben </w:t>
      </w:r>
      <w:r w:rsidR="00CE03D3">
        <w:t xml:space="preserve">wird. In der </w:t>
      </w:r>
      <w:r>
        <w:t xml:space="preserve">nachfolgenden Zeile (hier 12) </w:t>
      </w:r>
      <w:r w:rsidR="00CE03D3">
        <w:t xml:space="preserve">fügt </w:t>
      </w:r>
      <w:r>
        <w:t>das Key Word „</w:t>
      </w:r>
      <w:r w:rsidRPr="00607343">
        <w:rPr>
          <w:i/>
        </w:rPr>
        <w:t>And</w:t>
      </w:r>
      <w:r>
        <w:t xml:space="preserve">“ </w:t>
      </w:r>
      <w:r w:rsidR="00CE03D3">
        <w:t xml:space="preserve">einen zusätzlichen </w:t>
      </w:r>
      <w:proofErr w:type="spellStart"/>
      <w:r w:rsidR="00CE03D3">
        <w:t>Step</w:t>
      </w:r>
      <w:proofErr w:type="spellEnd"/>
      <w:r w:rsidR="00CE03D3">
        <w:t xml:space="preserve"> der Phase hinzu</w:t>
      </w:r>
      <w:r w:rsidR="002E1FD6">
        <w:t>,</w:t>
      </w:r>
      <w:r w:rsidR="00CE03D3">
        <w:t xml:space="preserve"> um </w:t>
      </w:r>
      <w:r w:rsidR="00F51DD3">
        <w:t>den vorhergehenden Given-</w:t>
      </w:r>
      <w:proofErr w:type="spellStart"/>
      <w:r w:rsidR="00F51DD3">
        <w:t>Step</w:t>
      </w:r>
      <w:proofErr w:type="spellEnd"/>
      <w:r w:rsidR="00F51DD3">
        <w:t xml:space="preserve"> weiter zu konkretisieren.</w:t>
      </w:r>
      <w:r w:rsidR="001A7D2C">
        <w:t xml:space="preserve"> </w:t>
      </w:r>
    </w:p>
    <w:p w14:paraId="2648985C" w14:textId="4EEF74CF" w:rsidR="00D93C27" w:rsidRDefault="009075F4" w:rsidP="00E5171B">
      <w:pPr>
        <w:pStyle w:val="Flietext"/>
        <w:ind w:left="709"/>
      </w:pPr>
      <w:r>
        <w:lastRenderedPageBreak/>
        <w:t xml:space="preserve">Der </w:t>
      </w:r>
      <w:r w:rsidR="00A64137">
        <w:t xml:space="preserve">dritte </w:t>
      </w:r>
      <w:proofErr w:type="spellStart"/>
      <w:r>
        <w:t>Step</w:t>
      </w:r>
      <w:proofErr w:type="spellEnd"/>
      <w:r>
        <w:t xml:space="preserve">, </w:t>
      </w:r>
      <w:r w:rsidR="00A64137">
        <w:t xml:space="preserve">beginnend </w:t>
      </w:r>
      <w:r w:rsidR="00946B1D">
        <w:t xml:space="preserve">mit dem </w:t>
      </w:r>
      <w:r>
        <w:t xml:space="preserve">Key Word </w:t>
      </w:r>
      <w:r w:rsidR="00946B1D">
        <w:t>„</w:t>
      </w:r>
      <w:proofErr w:type="spellStart"/>
      <w:r w:rsidR="00946B1D" w:rsidRPr="00CE03D3">
        <w:rPr>
          <w:i/>
          <w:iCs/>
        </w:rPr>
        <w:t>When</w:t>
      </w:r>
      <w:proofErr w:type="spellEnd"/>
      <w:r w:rsidR="00946B1D">
        <w:t>“</w:t>
      </w:r>
      <w:r>
        <w:t xml:space="preserve">, </w:t>
      </w:r>
      <w:r w:rsidR="00A64137">
        <w:t xml:space="preserve">gehört der zweiten Phase an und </w:t>
      </w:r>
      <w:r>
        <w:t xml:space="preserve">beschreibt </w:t>
      </w:r>
      <w:r w:rsidR="00946B1D">
        <w:t xml:space="preserve">das </w:t>
      </w:r>
      <w:r w:rsidR="00651BA2">
        <w:t xml:space="preserve">eintretende </w:t>
      </w:r>
      <w:r w:rsidR="001A7D2C">
        <w:t>Ereignis.</w:t>
      </w:r>
      <w:r w:rsidR="00505DBC">
        <w:t xml:space="preserve"> </w:t>
      </w:r>
      <w:r>
        <w:t xml:space="preserve">Mit </w:t>
      </w:r>
      <w:r w:rsidR="00793E2D">
        <w:t xml:space="preserve">dem </w:t>
      </w:r>
      <w:r>
        <w:t xml:space="preserve">Key Word </w:t>
      </w:r>
      <w:r w:rsidR="00F86533">
        <w:t>„</w:t>
      </w:r>
      <w:proofErr w:type="spellStart"/>
      <w:r w:rsidR="00F86533" w:rsidRPr="00CE03D3">
        <w:rPr>
          <w:i/>
          <w:iCs/>
        </w:rPr>
        <w:t>Then</w:t>
      </w:r>
      <w:proofErr w:type="spellEnd"/>
      <w:r w:rsidR="00F86533">
        <w:t xml:space="preserve">“ </w:t>
      </w:r>
      <w:r>
        <w:t xml:space="preserve">zu Beginn von Zeile 14 wird </w:t>
      </w:r>
      <w:r w:rsidR="002E1FD6">
        <w:t xml:space="preserve">ein </w:t>
      </w:r>
      <w:proofErr w:type="spellStart"/>
      <w:r w:rsidR="002E1FD6">
        <w:t>Step</w:t>
      </w:r>
      <w:proofErr w:type="spellEnd"/>
      <w:r w:rsidR="002E1FD6">
        <w:t xml:space="preserve"> der </w:t>
      </w:r>
      <w:r>
        <w:t>dritte</w:t>
      </w:r>
      <w:r w:rsidR="002E1FD6">
        <w:t>n</w:t>
      </w:r>
      <w:r>
        <w:t xml:space="preserve"> Phase</w:t>
      </w:r>
      <w:r w:rsidR="002E1FD6">
        <w:t xml:space="preserve"> eingeleitet</w:t>
      </w:r>
      <w:r w:rsidR="0089231A">
        <w:t xml:space="preserve">, der </w:t>
      </w:r>
      <w:r w:rsidR="002E1FD6">
        <w:t xml:space="preserve">den </w:t>
      </w:r>
      <w:r w:rsidR="0089231A">
        <w:t>erwartete</w:t>
      </w:r>
      <w:r w:rsidR="002E1FD6">
        <w:t>n</w:t>
      </w:r>
      <w:r w:rsidR="0089231A">
        <w:t xml:space="preserve"> Endzustand</w:t>
      </w:r>
      <w:r>
        <w:t xml:space="preserve"> </w:t>
      </w:r>
      <w:r w:rsidR="002E1FD6">
        <w:t>beschreibt</w:t>
      </w:r>
      <w:r w:rsidR="00F86533">
        <w:t>.</w:t>
      </w:r>
    </w:p>
    <w:p w14:paraId="15DDC9B2" w14:textId="02AF737B" w:rsidR="001A7D2C" w:rsidRDefault="009075F4" w:rsidP="00450F74">
      <w:pPr>
        <w:pStyle w:val="Flietext"/>
      </w:pPr>
      <w:r>
        <w:t xml:space="preserve">Wie bereits erwähnt, wird in </w:t>
      </w:r>
      <w:r w:rsidR="00F86533">
        <w:t>dem Beispiel</w:t>
      </w:r>
      <w:r w:rsidR="001A7D2C">
        <w:t xml:space="preserve"> </w:t>
      </w:r>
      <w:r w:rsidR="002E1FD6">
        <w:t xml:space="preserve">das </w:t>
      </w:r>
      <w:r w:rsidR="00651BA2">
        <w:t xml:space="preserve">Key Word </w:t>
      </w:r>
      <w:r w:rsidR="001A7D2C">
        <w:t>„</w:t>
      </w:r>
      <w:r w:rsidR="001A7D2C" w:rsidRPr="00CE03D3">
        <w:rPr>
          <w:i/>
          <w:iCs/>
        </w:rPr>
        <w:t>And</w:t>
      </w:r>
      <w:r w:rsidR="001A7D2C">
        <w:t xml:space="preserve">“ </w:t>
      </w:r>
      <w:r w:rsidR="00F86533">
        <w:t>verwendet</w:t>
      </w:r>
      <w:r>
        <w:t>, um eine Phase zu erweitern</w:t>
      </w:r>
      <w:r w:rsidR="001A7D2C">
        <w:t xml:space="preserve">. Dieses und das </w:t>
      </w:r>
      <w:r w:rsidR="00651BA2">
        <w:t xml:space="preserve">Key Word </w:t>
      </w:r>
      <w:r w:rsidR="001A7D2C">
        <w:t>„</w:t>
      </w:r>
      <w:r w:rsidR="001A7D2C" w:rsidRPr="00CE03D3">
        <w:rPr>
          <w:i/>
          <w:iCs/>
        </w:rPr>
        <w:t>But</w:t>
      </w:r>
      <w:r w:rsidR="001A7D2C">
        <w:t xml:space="preserve">“ </w:t>
      </w:r>
      <w:r>
        <w:t>wurden in Gherkin eingeführt</w:t>
      </w:r>
      <w:ins w:id="447" w:author="Stephan Müller" w:date="2019-07-16T08:08:00Z">
        <w:r w:rsidR="00AB02F3">
          <w:t>,</w:t>
        </w:r>
      </w:ins>
      <w:r>
        <w:t xml:space="preserve"> </w:t>
      </w:r>
      <w:r w:rsidR="001A7D2C">
        <w:t xml:space="preserve">um </w:t>
      </w:r>
      <w:del w:id="448" w:author="Stephan Müller" w:date="2019-07-16T08:08:00Z">
        <w:r w:rsidDel="00AB02F3">
          <w:delText xml:space="preserve">insbesondere </w:delText>
        </w:r>
      </w:del>
      <w:r w:rsidR="001A7D2C">
        <w:t xml:space="preserve">die Lesbarkeit der Szenarien </w:t>
      </w:r>
      <w:del w:id="449" w:author="Stephan Müller" w:date="2019-07-16T08:08:00Z">
        <w:r w:rsidR="001A7D2C" w:rsidDel="00AB02F3">
          <w:delText>zu erhalten</w:delText>
        </w:r>
      </w:del>
      <w:ins w:id="450" w:author="Stephan Müller" w:date="2019-07-16T08:08:00Z">
        <w:r w:rsidR="00AB02F3">
          <w:t>aufrechtzuerhalten</w:t>
        </w:r>
      </w:ins>
      <w:r w:rsidR="00793E2D">
        <w:t xml:space="preserve">. </w:t>
      </w:r>
      <w:r>
        <w:t xml:space="preserve">Beide Key Words </w:t>
      </w:r>
      <w:r w:rsidR="001A7D2C">
        <w:t xml:space="preserve">leiten einen </w:t>
      </w:r>
      <w:proofErr w:type="spellStart"/>
      <w:r w:rsidR="001A7D2C">
        <w:t>Step</w:t>
      </w:r>
      <w:proofErr w:type="spellEnd"/>
      <w:r w:rsidR="001A7D2C">
        <w:t xml:space="preserve"> ein, der der gleichen Phase entspricht</w:t>
      </w:r>
      <w:ins w:id="451" w:author="Stephan Müller" w:date="2019-07-16T08:08:00Z">
        <w:r w:rsidR="006A3D6B">
          <w:t>,</w:t>
        </w:r>
      </w:ins>
      <w:r w:rsidR="001A7D2C">
        <w:t xml:space="preserve"> wie der vorherigen </w:t>
      </w:r>
      <w:proofErr w:type="spellStart"/>
      <w:r w:rsidR="001A7D2C">
        <w:t>Step</w:t>
      </w:r>
      <w:proofErr w:type="spellEnd"/>
      <w:r w:rsidR="001A7D2C">
        <w:t>.</w:t>
      </w:r>
    </w:p>
    <w:p w14:paraId="718D4BCD" w14:textId="0CFB743B" w:rsidR="00D93C27" w:rsidRDefault="001A7D2C" w:rsidP="00450F74">
      <w:pPr>
        <w:pStyle w:val="Flietext"/>
      </w:pPr>
      <w:r>
        <w:t xml:space="preserve">Mit den </w:t>
      </w:r>
      <w:r w:rsidR="007F220E">
        <w:t xml:space="preserve">in diesem Kapitel </w:t>
      </w:r>
      <w:r>
        <w:t xml:space="preserve">vorgestellten Key Words ist es möglich einfache Features und Szenarien zu beschreiben. Gherkin kennt </w:t>
      </w:r>
      <w:r w:rsidR="0089231A">
        <w:t xml:space="preserve">darüber hinaus </w:t>
      </w:r>
      <w:r>
        <w:t xml:space="preserve">eine Reihe weiterer Key Words, die </w:t>
      </w:r>
      <w:r w:rsidR="0089231A">
        <w:t>in de</w:t>
      </w:r>
      <w:r w:rsidR="007F220E">
        <w:t>m</w:t>
      </w:r>
      <w:r w:rsidR="0089231A">
        <w:t xml:space="preserve"> Kapiteln </w:t>
      </w:r>
      <w:r w:rsidR="007F220E">
        <w:t>3</w:t>
      </w:r>
      <w:r w:rsidR="0089231A">
        <w:t xml:space="preserve"> </w:t>
      </w:r>
      <w:r>
        <w:t>erläutert werden.</w:t>
      </w:r>
      <w:r w:rsidR="0089231A">
        <w:t xml:space="preserve"> Eine Übersicht über die gesamte Grammatik findet sich im Anhang/in der Quelle </w:t>
      </w:r>
      <w:commentRangeStart w:id="452"/>
      <w:r w:rsidR="00607343" w:rsidRPr="006A3D6B">
        <w:rPr>
          <w:highlight w:val="yellow"/>
          <w:rPrChange w:id="453" w:author="Stephan Müller" w:date="2019-07-16T08:12:00Z">
            <w:rPr/>
          </w:rPrChange>
        </w:rPr>
        <w:t>xxx</w:t>
      </w:r>
      <w:commentRangeEnd w:id="452"/>
      <w:r w:rsidR="006A3D6B" w:rsidRPr="006A3D6B">
        <w:rPr>
          <w:rStyle w:val="Kommentarzeichen"/>
          <w:rFonts w:cstheme="minorBidi"/>
          <w:highlight w:val="yellow"/>
          <w:rPrChange w:id="454" w:author="Stephan Müller" w:date="2019-07-16T08:12:00Z">
            <w:rPr>
              <w:rStyle w:val="Kommentarzeichen"/>
              <w:rFonts w:cstheme="minorBidi"/>
            </w:rPr>
          </w:rPrChange>
        </w:rPr>
        <w:commentReference w:id="452"/>
      </w:r>
      <w:r w:rsidR="0089231A">
        <w:t>.</w:t>
      </w:r>
    </w:p>
    <w:p w14:paraId="3C558BCA" w14:textId="0DE1DBB9" w:rsidR="00207A80" w:rsidRDefault="00207A80" w:rsidP="00207A80">
      <w:pPr>
        <w:pStyle w:val="Ebene2"/>
      </w:pPr>
      <w:bookmarkStart w:id="455" w:name="_Toc14296592"/>
      <w:r>
        <w:t xml:space="preserve">Exemplarische Darstellung wichtiger </w:t>
      </w:r>
      <w:proofErr w:type="spellStart"/>
      <w:r>
        <w:t>Cucumber</w:t>
      </w:r>
      <w:proofErr w:type="spellEnd"/>
      <w:r w:rsidR="00FA5C1B">
        <w:t>-</w:t>
      </w:r>
      <w:r>
        <w:t>Elemente</w:t>
      </w:r>
      <w:bookmarkEnd w:id="455"/>
    </w:p>
    <w:p w14:paraId="38E0AB69" w14:textId="2D523272" w:rsidR="00207A80" w:rsidRDefault="0089231A" w:rsidP="00207A80">
      <w:pPr>
        <w:pStyle w:val="Flietext"/>
      </w:pPr>
      <w:r>
        <w:t>Damit redunda</w:t>
      </w:r>
      <w:r w:rsidR="002E1FD6">
        <w:t>n</w:t>
      </w:r>
      <w:r>
        <w:t xml:space="preserve">te </w:t>
      </w:r>
      <w:proofErr w:type="spellStart"/>
      <w:r>
        <w:t>Steps</w:t>
      </w:r>
      <w:proofErr w:type="spellEnd"/>
      <w:r>
        <w:t xml:space="preserve"> und unnötige Wiederholungen vermieden werden, bietet </w:t>
      </w:r>
      <w:proofErr w:type="spellStart"/>
      <w:r w:rsidR="00207A80">
        <w:t>Cucumber</w:t>
      </w:r>
      <w:proofErr w:type="spellEnd"/>
      <w:r w:rsidR="00207A80">
        <w:t xml:space="preserve"> eine Reihe an Möglichkeiten, um </w:t>
      </w:r>
      <w:r w:rsidR="00651BA2">
        <w:t xml:space="preserve">das </w:t>
      </w:r>
      <w:r>
        <w:t xml:space="preserve">Beschreiben </w:t>
      </w:r>
      <w:r w:rsidR="00651BA2">
        <w:t>von Szenarien und Testen der Anwendung</w:t>
      </w:r>
      <w:r w:rsidR="00207A80">
        <w:t xml:space="preserve"> möglichst effizient zu gestalten. </w:t>
      </w:r>
      <w:r>
        <w:t>Hier sind insbesondere die</w:t>
      </w:r>
      <w:r w:rsidR="00207A80">
        <w:t xml:space="preserve"> Key</w:t>
      </w:r>
      <w:r w:rsidR="00651BA2">
        <w:t xml:space="preserve"> </w:t>
      </w:r>
      <w:r w:rsidR="00207A80">
        <w:t>Words „</w:t>
      </w:r>
      <w:r w:rsidR="00207A80" w:rsidRPr="007F220E">
        <w:rPr>
          <w:i/>
          <w:iCs/>
        </w:rPr>
        <w:t>Background</w:t>
      </w:r>
      <w:r w:rsidR="00207A80">
        <w:t>“ und „</w:t>
      </w:r>
      <w:r w:rsidR="00207A80" w:rsidRPr="007F220E">
        <w:rPr>
          <w:i/>
          <w:iCs/>
        </w:rPr>
        <w:t>Scenario Outline</w:t>
      </w:r>
      <w:r w:rsidR="00207A80">
        <w:t>“</w:t>
      </w:r>
      <w:r>
        <w:t xml:space="preserve"> sowie die Parametrisierung von </w:t>
      </w:r>
      <w:proofErr w:type="spellStart"/>
      <w:r>
        <w:t>Step</w:t>
      </w:r>
      <w:proofErr w:type="spellEnd"/>
      <w:r>
        <w:t>-Definitionen</w:t>
      </w:r>
      <w:r w:rsidR="00207A80">
        <w:t xml:space="preserve"> </w:t>
      </w:r>
      <w:r>
        <w:t>zu nennen</w:t>
      </w:r>
      <w:r w:rsidR="00207A80">
        <w:t xml:space="preserve">. </w:t>
      </w:r>
      <w:r>
        <w:t>Diese</w:t>
      </w:r>
      <w:r w:rsidR="00207A80">
        <w:t xml:space="preserve"> werden </w:t>
      </w:r>
      <w:r>
        <w:t>nachfolgend</w:t>
      </w:r>
      <w:r w:rsidR="00207A80">
        <w:t xml:space="preserve"> vorgestellt.</w:t>
      </w:r>
    </w:p>
    <w:p w14:paraId="6BDEC392" w14:textId="33B2E783" w:rsidR="007A35F1" w:rsidRDefault="007A35F1" w:rsidP="007A35F1">
      <w:pPr>
        <w:pStyle w:val="Ebene3"/>
      </w:pPr>
      <w:bookmarkStart w:id="456" w:name="_Toc14296593"/>
      <w:r>
        <w:t>Szenario</w:t>
      </w:r>
      <w:bookmarkEnd w:id="456"/>
    </w:p>
    <w:p w14:paraId="6F1FB2F4" w14:textId="4B4489CD" w:rsidR="0089231A" w:rsidRDefault="007A35F1" w:rsidP="007A35F1">
      <w:pPr>
        <w:pStyle w:val="Flietext"/>
      </w:pPr>
      <w:r>
        <w:t xml:space="preserve">Ein Szenario </w:t>
      </w:r>
      <w:r w:rsidR="0089231A">
        <w:t>b</w:t>
      </w:r>
      <w:r>
        <w:t>eschreib</w:t>
      </w:r>
      <w:r w:rsidR="0089231A">
        <w:t>t</w:t>
      </w:r>
      <w:r>
        <w:t xml:space="preserve"> das konkrete Verhalten der Anwendung auf ein bestimmtes Ereignis unter einem zuvor definierten Kontext.</w:t>
      </w:r>
      <w:r>
        <w:rPr>
          <w:rStyle w:val="Funotenzeichen"/>
        </w:rPr>
        <w:footnoteReference w:id="17"/>
      </w:r>
      <w:r>
        <w:t xml:space="preserve"> </w:t>
      </w:r>
    </w:p>
    <w:p w14:paraId="67C78286" w14:textId="3C4EEA27" w:rsidR="00645CAC" w:rsidRDefault="00817CF7" w:rsidP="007A35F1">
      <w:pPr>
        <w:pStyle w:val="Flietext"/>
      </w:pPr>
      <w:r>
        <w:t xml:space="preserve">Die </w:t>
      </w:r>
      <w:r w:rsidR="0089231A">
        <w:t xml:space="preserve">Ausführung </w:t>
      </w:r>
      <w:r w:rsidR="007A35F1">
        <w:t xml:space="preserve">eines Szenarios </w:t>
      </w:r>
      <w:r>
        <w:t xml:space="preserve">impliziert die Ausführung </w:t>
      </w:r>
      <w:r w:rsidR="0089231A">
        <w:t>alle</w:t>
      </w:r>
      <w:r>
        <w:t>r</w:t>
      </w:r>
      <w:r w:rsidR="007A35F1">
        <w:t xml:space="preserve"> </w:t>
      </w:r>
      <w:proofErr w:type="spellStart"/>
      <w:r w:rsidR="00651BA2">
        <w:t>Step</w:t>
      </w:r>
      <w:proofErr w:type="spellEnd"/>
      <w:r w:rsidR="00651BA2">
        <w:t>-Definitionen</w:t>
      </w:r>
      <w:r w:rsidR="007A35F1">
        <w:t xml:space="preserve"> </w:t>
      </w:r>
      <w:r w:rsidR="00645CAC">
        <w:t>und</w:t>
      </w:r>
      <w:r>
        <w:t xml:space="preserve"> die Bewertung</w:t>
      </w:r>
      <w:r w:rsidR="007A35F1">
        <w:t xml:space="preserve"> </w:t>
      </w:r>
      <w:r w:rsidR="00E5171B">
        <w:t>derer Ergebnisse mit einem</w:t>
      </w:r>
      <w:r w:rsidR="001B1AAB" w:rsidRPr="002E1FD6">
        <w:t xml:space="preserve"> Status </w:t>
      </w:r>
      <w:r w:rsidR="001C6553" w:rsidRPr="002E1FD6">
        <w:t xml:space="preserve">(vgl. Tabelle </w:t>
      </w:r>
      <w:r w:rsidR="00607343">
        <w:t>1</w:t>
      </w:r>
      <w:r w:rsidR="001C6553" w:rsidRPr="002E1FD6">
        <w:t>)</w:t>
      </w:r>
      <w:r w:rsidR="001B1AAB">
        <w:t xml:space="preserve">. </w:t>
      </w:r>
      <w:r w:rsidR="00645CAC">
        <w:t xml:space="preserve">Werden alle </w:t>
      </w:r>
      <w:proofErr w:type="spellStart"/>
      <w:r w:rsidR="00645CAC">
        <w:t>Step</w:t>
      </w:r>
      <w:proofErr w:type="spellEnd"/>
      <w:r w:rsidR="00645CAC">
        <w:t>-Defin</w:t>
      </w:r>
      <w:r w:rsidR="002E1FD6">
        <w:t>i</w:t>
      </w:r>
      <w:r w:rsidR="00645CAC">
        <w:t>tionen erfolgreich ausgeführt</w:t>
      </w:r>
      <w:r>
        <w:t>,</w:t>
      </w:r>
      <w:r w:rsidR="00645CAC">
        <w:t xml:space="preserve"> </w:t>
      </w:r>
      <w:r w:rsidR="002E1FD6">
        <w:t>wird</w:t>
      </w:r>
      <w:r w:rsidR="007F220E">
        <w:t xml:space="preserve"> </w:t>
      </w:r>
      <w:r w:rsidR="00645CAC">
        <w:t xml:space="preserve">auch das Szenario </w:t>
      </w:r>
      <w:r w:rsidR="007F220E">
        <w:t xml:space="preserve">als </w:t>
      </w:r>
      <w:r w:rsidR="00645CAC">
        <w:t>erfolgreich</w:t>
      </w:r>
      <w:ins w:id="457" w:author="Stephan Müller" w:date="2019-07-16T07:20:00Z">
        <w:r w:rsidR="009C271F">
          <w:t xml:space="preserve"> (Status PASSED, Priorisierung 0)</w:t>
        </w:r>
      </w:ins>
      <w:r w:rsidR="002E1FD6">
        <w:t xml:space="preserve"> bewertet</w:t>
      </w:r>
      <w:r w:rsidR="00645CAC">
        <w:t xml:space="preserve">. Schlägt jedoch eine einzelne </w:t>
      </w:r>
      <w:proofErr w:type="spellStart"/>
      <w:r w:rsidR="00645CAC">
        <w:t>Step</w:t>
      </w:r>
      <w:proofErr w:type="spellEnd"/>
      <w:r w:rsidR="00645CAC">
        <w:t>-Definition fehl, wird die Ausführung abgebrochen und das Szenario gilt automatisch als fehlgeschlagen</w:t>
      </w:r>
      <w:ins w:id="458" w:author="Stephan Müller" w:date="2019-07-16T07:20:00Z">
        <w:r w:rsidR="009C271F">
          <w:t xml:space="preserve"> (Status</w:t>
        </w:r>
      </w:ins>
      <w:ins w:id="459" w:author="Stephan Müller" w:date="2019-07-16T07:21:00Z">
        <w:r w:rsidR="009C271F">
          <w:t xml:space="preserve"> FAILED, Priorisierung 5)</w:t>
        </w:r>
      </w:ins>
      <w:r w:rsidR="007F220E">
        <w:t>.</w:t>
      </w:r>
    </w:p>
    <w:p w14:paraId="5C01A7C1" w14:textId="68727A60" w:rsidR="007A35F1" w:rsidRDefault="001B1AAB" w:rsidP="007A35F1">
      <w:pPr>
        <w:pStyle w:val="Flietext"/>
      </w:pPr>
      <w:r>
        <w:lastRenderedPageBreak/>
        <w:t xml:space="preserve">Um den Ausgang eines Szenarios zu bewerten wird </w:t>
      </w:r>
      <w:r w:rsidR="00385A00">
        <w:t xml:space="preserve">die </w:t>
      </w:r>
      <w:proofErr w:type="gramStart"/>
      <w:r w:rsidR="00385A00">
        <w:t>ordinal(</w:t>
      </w:r>
      <w:proofErr w:type="gramEnd"/>
      <w:r w:rsidR="00385A00">
        <w:t>)</w:t>
      </w:r>
      <w:r w:rsidR="00A5766A">
        <w:t>-</w:t>
      </w:r>
      <w:r w:rsidR="00385A00">
        <w:t xml:space="preserve"> Funktion des </w:t>
      </w:r>
      <w:proofErr w:type="spellStart"/>
      <w:r w:rsidR="00385A00">
        <w:t>Enums</w:t>
      </w:r>
      <w:proofErr w:type="spellEnd"/>
      <w:r w:rsidR="00E5171B">
        <w:t xml:space="preserve">, in dem die möglichen Status enthalten sind, </w:t>
      </w:r>
      <w:r w:rsidR="00817CF7">
        <w:t xml:space="preserve">für jeden Statuswert </w:t>
      </w:r>
      <w:r w:rsidR="00FA6F9F">
        <w:t>aufgerufen</w:t>
      </w:r>
      <w:r w:rsidR="00A5766A">
        <w:t>.</w:t>
      </w:r>
      <w:r w:rsidR="00FA6F9F">
        <w:t xml:space="preserve"> </w:t>
      </w:r>
      <w:r w:rsidR="00A5766A">
        <w:t xml:space="preserve">Die Funktion überprüft die Rangordnung und somit die </w:t>
      </w:r>
      <w:r w:rsidR="00FA6F9F">
        <w:t xml:space="preserve">Priorisierung </w:t>
      </w:r>
      <w:r w:rsidR="00A5766A">
        <w:t>der enthaltenen Status</w:t>
      </w:r>
      <w:r w:rsidR="00FA6F9F">
        <w:t>.</w:t>
      </w:r>
      <w:r>
        <w:t xml:space="preserve"> Das Szenario wird mit dem </w:t>
      </w:r>
      <w:del w:id="460" w:author="Stephan Müller" w:date="2019-07-16T07:22:00Z">
        <w:r w:rsidDel="009C271F">
          <w:delText xml:space="preserve">gleichen </w:delText>
        </w:r>
      </w:del>
      <w:ins w:id="461" w:author="Stephan Müller" w:date="2019-07-16T07:22:00Z">
        <w:r w:rsidR="009C271F">
          <w:t xml:space="preserve">höchsten </w:t>
        </w:r>
      </w:ins>
      <w:r>
        <w:t>Status</w:t>
      </w:r>
      <w:ins w:id="462" w:author="Stephan Müller" w:date="2019-07-16T07:22:00Z">
        <w:r w:rsidR="009C271F">
          <w:t xml:space="preserve"> (d.h. dem schlechteste Ergebnis)</w:t>
        </w:r>
      </w:ins>
      <w:r>
        <w:t xml:space="preserve"> </w:t>
      </w:r>
      <w:del w:id="463" w:author="Stephan Müller" w:date="2019-07-16T07:22:00Z">
        <w:r w:rsidDel="009C271F">
          <w:delText xml:space="preserve">bewertet wie </w:delText>
        </w:r>
        <w:r w:rsidR="00FA6F9F" w:rsidDel="009C271F">
          <w:delText>die</w:delText>
        </w:r>
      </w:del>
      <w:ins w:id="464" w:author="Stephan Müller" w:date="2019-07-16T07:22:00Z">
        <w:r w:rsidR="009C271F">
          <w:t>aller</w:t>
        </w:r>
      </w:ins>
      <w:r w:rsidR="00FA6F9F">
        <w:t xml:space="preserve"> </w:t>
      </w:r>
      <w:proofErr w:type="spellStart"/>
      <w:r w:rsidR="00FA6F9F">
        <w:t>Step</w:t>
      </w:r>
      <w:proofErr w:type="spellEnd"/>
      <w:r w:rsidR="00FA6F9F">
        <w:t>-Implementierung</w:t>
      </w:r>
      <w:ins w:id="465" w:author="Stephan Müller" w:date="2019-07-16T07:22:00Z">
        <w:r w:rsidR="009C271F">
          <w:t xml:space="preserve"> bewertet.</w:t>
        </w:r>
      </w:ins>
      <w:del w:id="466" w:author="Stephan Müller" w:date="2019-07-16T07:22:00Z">
        <w:r w:rsidR="00817CF7" w:rsidDel="009C271F">
          <w:delText>,</w:delText>
        </w:r>
        <w:r w:rsidDel="009C271F">
          <w:delText xml:space="preserve"> </w:delText>
        </w:r>
        <w:r w:rsidR="00FA6F9F" w:rsidDel="009C271F">
          <w:delText xml:space="preserve">deren Status die höchste Priorisierung aller </w:delText>
        </w:r>
        <w:r w:rsidDel="009C271F">
          <w:delText>Step-Implementierungen</w:delText>
        </w:r>
        <w:r w:rsidR="00FA6F9F" w:rsidDel="009C271F">
          <w:delText xml:space="preserve"> erhält</w:delText>
        </w:r>
        <w:r w:rsidDel="009C271F">
          <w:delText>.</w:delText>
        </w:r>
      </w:del>
    </w:p>
    <w:p w14:paraId="5D6E47B9" w14:textId="6AC27067" w:rsidR="00FA6F9F" w:rsidRDefault="00FA6F9F" w:rsidP="00607343">
      <w:pPr>
        <w:pStyle w:val="Beschriftung"/>
      </w:pPr>
      <w:bookmarkStart w:id="467" w:name="_Toc12892023"/>
    </w:p>
    <w:tbl>
      <w:tblPr>
        <w:tblStyle w:val="Tabellenraster"/>
        <w:tblW w:w="0" w:type="auto"/>
        <w:tblLook w:val="04A0" w:firstRow="1" w:lastRow="0" w:firstColumn="1" w:lastColumn="0" w:noHBand="0" w:noVBand="1"/>
      </w:tblPr>
      <w:tblGrid>
        <w:gridCol w:w="1691"/>
        <w:gridCol w:w="1494"/>
        <w:gridCol w:w="5309"/>
      </w:tblGrid>
      <w:tr w:rsidR="00FA6F9F" w14:paraId="70CB3FB5" w14:textId="77777777" w:rsidTr="00FA6F9F">
        <w:tc>
          <w:tcPr>
            <w:tcW w:w="1696" w:type="dxa"/>
          </w:tcPr>
          <w:p w14:paraId="3263DE32" w14:textId="35525DCB" w:rsidR="00FA6F9F" w:rsidRPr="00FA6F9F" w:rsidRDefault="00FA6F9F" w:rsidP="00FA6F9F">
            <w:pPr>
              <w:pStyle w:val="Quelle"/>
              <w:rPr>
                <w:b/>
                <w:sz w:val="24"/>
              </w:rPr>
            </w:pPr>
            <w:r w:rsidRPr="00FA6F9F">
              <w:rPr>
                <w:b/>
                <w:sz w:val="24"/>
              </w:rPr>
              <w:t>Status</w:t>
            </w:r>
          </w:p>
        </w:tc>
        <w:tc>
          <w:tcPr>
            <w:tcW w:w="1418" w:type="dxa"/>
          </w:tcPr>
          <w:p w14:paraId="3C4FE8B9" w14:textId="35526A83" w:rsidR="00FA6F9F" w:rsidRPr="00FA6F9F" w:rsidRDefault="00FA6F9F" w:rsidP="00FA6F9F">
            <w:pPr>
              <w:pStyle w:val="Quelle"/>
              <w:rPr>
                <w:b/>
                <w:sz w:val="24"/>
              </w:rPr>
            </w:pPr>
            <w:r w:rsidRPr="00FA6F9F">
              <w:rPr>
                <w:b/>
                <w:sz w:val="24"/>
              </w:rPr>
              <w:t>Priorisierung</w:t>
            </w:r>
          </w:p>
        </w:tc>
        <w:tc>
          <w:tcPr>
            <w:tcW w:w="5380" w:type="dxa"/>
          </w:tcPr>
          <w:p w14:paraId="609FE2C3" w14:textId="3F04B628" w:rsidR="00FA6F9F" w:rsidRPr="00FA6F9F" w:rsidRDefault="00FA6F9F" w:rsidP="00FA6F9F">
            <w:pPr>
              <w:pStyle w:val="Quelle"/>
              <w:rPr>
                <w:b/>
                <w:sz w:val="24"/>
              </w:rPr>
            </w:pPr>
            <w:r w:rsidRPr="00FA6F9F">
              <w:rPr>
                <w:b/>
                <w:sz w:val="24"/>
              </w:rPr>
              <w:t>Bedeutung</w:t>
            </w:r>
          </w:p>
        </w:tc>
      </w:tr>
      <w:tr w:rsidR="00FA6F9F" w14:paraId="45837A7A" w14:textId="77777777" w:rsidTr="00FA6F9F">
        <w:trPr>
          <w:trHeight w:val="726"/>
        </w:trPr>
        <w:tc>
          <w:tcPr>
            <w:tcW w:w="1696" w:type="dxa"/>
          </w:tcPr>
          <w:p w14:paraId="40580009" w14:textId="5F5CCE63" w:rsidR="00FA6F9F" w:rsidRPr="00FA6F9F" w:rsidRDefault="00FA6F9F" w:rsidP="00FA6F9F">
            <w:pPr>
              <w:pStyle w:val="Quelle"/>
              <w:jc w:val="left"/>
              <w:rPr>
                <w:sz w:val="24"/>
              </w:rPr>
            </w:pPr>
            <w:r w:rsidRPr="00FA6F9F">
              <w:rPr>
                <w:sz w:val="24"/>
              </w:rPr>
              <w:t>PASSED</w:t>
            </w:r>
          </w:p>
        </w:tc>
        <w:tc>
          <w:tcPr>
            <w:tcW w:w="1418" w:type="dxa"/>
          </w:tcPr>
          <w:p w14:paraId="0B0627B9" w14:textId="3B490D48" w:rsidR="00FA6F9F" w:rsidRPr="00FA6F9F" w:rsidRDefault="00FA6F9F" w:rsidP="00FA6F9F">
            <w:pPr>
              <w:pStyle w:val="Quelle"/>
              <w:jc w:val="left"/>
              <w:rPr>
                <w:sz w:val="24"/>
              </w:rPr>
            </w:pPr>
            <w:r w:rsidRPr="00FA6F9F">
              <w:rPr>
                <w:sz w:val="24"/>
              </w:rPr>
              <w:t>0</w:t>
            </w:r>
          </w:p>
        </w:tc>
        <w:tc>
          <w:tcPr>
            <w:tcW w:w="5380" w:type="dxa"/>
          </w:tcPr>
          <w:p w14:paraId="062E9E81" w14:textId="15E23BAC" w:rsidR="00FA6F9F" w:rsidRPr="00FA6F9F" w:rsidRDefault="00FA6F9F" w:rsidP="00FA6F9F">
            <w:pPr>
              <w:pStyle w:val="Quelle"/>
              <w:jc w:val="left"/>
              <w:rPr>
                <w:sz w:val="24"/>
              </w:rPr>
            </w:pPr>
            <w:r w:rsidRPr="00FA6F9F">
              <w:rPr>
                <w:sz w:val="24"/>
              </w:rPr>
              <w:t xml:space="preserve">Eine zugeordnete </w:t>
            </w:r>
            <w:proofErr w:type="spellStart"/>
            <w:r w:rsidRPr="00FA6F9F">
              <w:rPr>
                <w:sz w:val="24"/>
              </w:rPr>
              <w:t>Step</w:t>
            </w:r>
            <w:proofErr w:type="spellEnd"/>
            <w:r w:rsidRPr="00FA6F9F">
              <w:rPr>
                <w:sz w:val="24"/>
              </w:rPr>
              <w:t xml:space="preserve">-Definition konnte ohne </w:t>
            </w:r>
            <w:proofErr w:type="spellStart"/>
            <w:r w:rsidRPr="00FA6F9F">
              <w:rPr>
                <w:sz w:val="24"/>
              </w:rPr>
              <w:t>Exception</w:t>
            </w:r>
            <w:proofErr w:type="spellEnd"/>
            <w:r w:rsidRPr="00FA6F9F">
              <w:rPr>
                <w:sz w:val="24"/>
              </w:rPr>
              <w:t xml:space="preserve"> ausgeführt werden</w:t>
            </w:r>
          </w:p>
        </w:tc>
      </w:tr>
      <w:tr w:rsidR="00FA6F9F" w14:paraId="122EAE81" w14:textId="77777777" w:rsidTr="00FA6F9F">
        <w:trPr>
          <w:trHeight w:val="566"/>
        </w:trPr>
        <w:tc>
          <w:tcPr>
            <w:tcW w:w="1696" w:type="dxa"/>
          </w:tcPr>
          <w:p w14:paraId="5FFE7C53" w14:textId="4B527D8E" w:rsidR="00FA6F9F" w:rsidRPr="00FA6F9F" w:rsidRDefault="00FA6F9F" w:rsidP="00FA6F9F">
            <w:pPr>
              <w:pStyle w:val="Quelle"/>
              <w:jc w:val="left"/>
              <w:rPr>
                <w:sz w:val="24"/>
              </w:rPr>
            </w:pPr>
            <w:r w:rsidRPr="00FA6F9F">
              <w:rPr>
                <w:sz w:val="24"/>
              </w:rPr>
              <w:t>SKIPPED</w:t>
            </w:r>
          </w:p>
        </w:tc>
        <w:tc>
          <w:tcPr>
            <w:tcW w:w="1418" w:type="dxa"/>
          </w:tcPr>
          <w:p w14:paraId="40F46C78" w14:textId="7C8F4910" w:rsidR="00FA6F9F" w:rsidRPr="00FA6F9F" w:rsidRDefault="00FA6F9F" w:rsidP="00FA6F9F">
            <w:pPr>
              <w:pStyle w:val="Quelle"/>
              <w:jc w:val="left"/>
              <w:rPr>
                <w:sz w:val="24"/>
              </w:rPr>
            </w:pPr>
            <w:r w:rsidRPr="00FA6F9F">
              <w:rPr>
                <w:sz w:val="24"/>
              </w:rPr>
              <w:t>1</w:t>
            </w:r>
          </w:p>
        </w:tc>
        <w:tc>
          <w:tcPr>
            <w:tcW w:w="5380" w:type="dxa"/>
          </w:tcPr>
          <w:p w14:paraId="7BF21C25" w14:textId="15AA081D" w:rsidR="00FA6F9F" w:rsidRPr="00FA6F9F" w:rsidRDefault="00FA6F9F" w:rsidP="00FA6F9F">
            <w:pPr>
              <w:pStyle w:val="Quelle"/>
              <w:jc w:val="left"/>
              <w:rPr>
                <w:sz w:val="24"/>
              </w:rPr>
            </w:pPr>
            <w:proofErr w:type="spellStart"/>
            <w:r w:rsidRPr="00FA6F9F">
              <w:rPr>
                <w:sz w:val="24"/>
              </w:rPr>
              <w:t>Step</w:t>
            </w:r>
            <w:proofErr w:type="spellEnd"/>
            <w:r w:rsidRPr="00FA6F9F">
              <w:rPr>
                <w:sz w:val="24"/>
              </w:rPr>
              <w:t xml:space="preserve"> wurde bei der Ausführung übersprungen</w:t>
            </w:r>
          </w:p>
        </w:tc>
      </w:tr>
      <w:tr w:rsidR="00FA6F9F" w14:paraId="5E214C97" w14:textId="77777777" w:rsidTr="00FA6F9F">
        <w:trPr>
          <w:trHeight w:val="824"/>
        </w:trPr>
        <w:tc>
          <w:tcPr>
            <w:tcW w:w="1696" w:type="dxa"/>
          </w:tcPr>
          <w:p w14:paraId="23E95678" w14:textId="793DA9BC" w:rsidR="00FA6F9F" w:rsidRPr="00FA6F9F" w:rsidRDefault="00FA6F9F" w:rsidP="00FA6F9F">
            <w:pPr>
              <w:pStyle w:val="Quelle"/>
              <w:jc w:val="left"/>
              <w:rPr>
                <w:sz w:val="24"/>
              </w:rPr>
            </w:pPr>
            <w:r w:rsidRPr="00FA6F9F">
              <w:rPr>
                <w:sz w:val="24"/>
              </w:rPr>
              <w:t>PENDING</w:t>
            </w:r>
          </w:p>
        </w:tc>
        <w:tc>
          <w:tcPr>
            <w:tcW w:w="1418" w:type="dxa"/>
          </w:tcPr>
          <w:p w14:paraId="49A6F7A2" w14:textId="1FF2D6B6" w:rsidR="00FA6F9F" w:rsidRPr="00FA6F9F" w:rsidRDefault="00FA6F9F" w:rsidP="00FA6F9F">
            <w:pPr>
              <w:pStyle w:val="Quelle"/>
              <w:jc w:val="left"/>
              <w:rPr>
                <w:sz w:val="24"/>
              </w:rPr>
            </w:pPr>
            <w:r w:rsidRPr="00FA6F9F">
              <w:rPr>
                <w:sz w:val="24"/>
              </w:rPr>
              <w:t>2</w:t>
            </w:r>
          </w:p>
        </w:tc>
        <w:tc>
          <w:tcPr>
            <w:tcW w:w="5380" w:type="dxa"/>
          </w:tcPr>
          <w:p w14:paraId="2576EAFA" w14:textId="4AD1447B" w:rsidR="00FA6F9F" w:rsidRPr="00FA6F9F" w:rsidRDefault="00FA6F9F" w:rsidP="00FA6F9F">
            <w:pPr>
              <w:pStyle w:val="Quelle"/>
              <w:jc w:val="left"/>
              <w:rPr>
                <w:sz w:val="24"/>
              </w:rPr>
            </w:pPr>
            <w:r w:rsidRPr="00FA6F9F">
              <w:rPr>
                <w:sz w:val="24"/>
              </w:rPr>
              <w:t xml:space="preserve">Eine einem </w:t>
            </w:r>
            <w:proofErr w:type="spellStart"/>
            <w:r w:rsidRPr="00FA6F9F">
              <w:rPr>
                <w:sz w:val="24"/>
              </w:rPr>
              <w:t>Step</w:t>
            </w:r>
            <w:proofErr w:type="spellEnd"/>
            <w:r w:rsidRPr="00FA6F9F">
              <w:rPr>
                <w:sz w:val="24"/>
              </w:rPr>
              <w:t xml:space="preserve"> zuordenbare </w:t>
            </w:r>
            <w:proofErr w:type="spellStart"/>
            <w:r w:rsidRPr="00FA6F9F">
              <w:rPr>
                <w:sz w:val="24"/>
              </w:rPr>
              <w:t>Step</w:t>
            </w:r>
            <w:proofErr w:type="spellEnd"/>
            <w:r w:rsidRPr="00FA6F9F">
              <w:rPr>
                <w:sz w:val="24"/>
              </w:rPr>
              <w:t>-Definition wurde nicht ausimplementiert</w:t>
            </w:r>
          </w:p>
        </w:tc>
      </w:tr>
      <w:tr w:rsidR="00FA6F9F" w14:paraId="4A86A4DB" w14:textId="77777777" w:rsidTr="00FA6F9F">
        <w:trPr>
          <w:trHeight w:val="790"/>
        </w:trPr>
        <w:tc>
          <w:tcPr>
            <w:tcW w:w="1696" w:type="dxa"/>
          </w:tcPr>
          <w:p w14:paraId="3E84198B" w14:textId="464A8B97" w:rsidR="00FA6F9F" w:rsidRPr="00FA6F9F" w:rsidRDefault="00FA6F9F" w:rsidP="00FA6F9F">
            <w:pPr>
              <w:pStyle w:val="Quelle"/>
              <w:jc w:val="left"/>
              <w:rPr>
                <w:sz w:val="24"/>
              </w:rPr>
            </w:pPr>
            <w:r w:rsidRPr="00FA6F9F">
              <w:rPr>
                <w:sz w:val="24"/>
              </w:rPr>
              <w:t>UNDEFINED</w:t>
            </w:r>
          </w:p>
        </w:tc>
        <w:tc>
          <w:tcPr>
            <w:tcW w:w="1418" w:type="dxa"/>
          </w:tcPr>
          <w:p w14:paraId="6CD4B76B" w14:textId="4223CD2C" w:rsidR="00FA6F9F" w:rsidRPr="00FA6F9F" w:rsidRDefault="00FA6F9F" w:rsidP="00FA6F9F">
            <w:pPr>
              <w:pStyle w:val="Quelle"/>
              <w:jc w:val="left"/>
              <w:rPr>
                <w:sz w:val="24"/>
              </w:rPr>
            </w:pPr>
            <w:r w:rsidRPr="00FA6F9F">
              <w:rPr>
                <w:sz w:val="24"/>
              </w:rPr>
              <w:t>3</w:t>
            </w:r>
          </w:p>
        </w:tc>
        <w:tc>
          <w:tcPr>
            <w:tcW w:w="5380" w:type="dxa"/>
          </w:tcPr>
          <w:p w14:paraId="378D807A" w14:textId="12BEFD38" w:rsidR="00FA6F9F" w:rsidRPr="00FA6F9F" w:rsidRDefault="00FA6F9F" w:rsidP="00FA6F9F">
            <w:pPr>
              <w:pStyle w:val="Quelle"/>
              <w:jc w:val="left"/>
              <w:rPr>
                <w:sz w:val="24"/>
              </w:rPr>
            </w:pPr>
            <w:r w:rsidRPr="00FA6F9F">
              <w:rPr>
                <w:sz w:val="24"/>
              </w:rPr>
              <w:t xml:space="preserve">Es existiert noch keine zuordenbare </w:t>
            </w:r>
            <w:proofErr w:type="spellStart"/>
            <w:r w:rsidRPr="00FA6F9F">
              <w:rPr>
                <w:sz w:val="24"/>
              </w:rPr>
              <w:t>Step</w:t>
            </w:r>
            <w:proofErr w:type="spellEnd"/>
            <w:r w:rsidRPr="00FA6F9F">
              <w:rPr>
                <w:sz w:val="24"/>
              </w:rPr>
              <w:t xml:space="preserve">-Definition zu dem </w:t>
            </w:r>
            <w:proofErr w:type="spellStart"/>
            <w:r w:rsidRPr="00FA6F9F">
              <w:rPr>
                <w:sz w:val="24"/>
              </w:rPr>
              <w:t>Step</w:t>
            </w:r>
            <w:proofErr w:type="spellEnd"/>
          </w:p>
        </w:tc>
      </w:tr>
      <w:tr w:rsidR="00FA6F9F" w14:paraId="43BB7A74" w14:textId="77777777" w:rsidTr="00FA6F9F">
        <w:trPr>
          <w:trHeight w:val="784"/>
        </w:trPr>
        <w:tc>
          <w:tcPr>
            <w:tcW w:w="1696" w:type="dxa"/>
          </w:tcPr>
          <w:p w14:paraId="2A6F4BEA" w14:textId="3B668885" w:rsidR="00FA6F9F" w:rsidRPr="00FA6F9F" w:rsidRDefault="00FA6F9F" w:rsidP="00FA6F9F">
            <w:pPr>
              <w:pStyle w:val="Quelle"/>
              <w:jc w:val="left"/>
              <w:rPr>
                <w:sz w:val="24"/>
              </w:rPr>
            </w:pPr>
            <w:r w:rsidRPr="00FA6F9F">
              <w:rPr>
                <w:sz w:val="24"/>
              </w:rPr>
              <w:t>AMBIGUOUS</w:t>
            </w:r>
          </w:p>
        </w:tc>
        <w:tc>
          <w:tcPr>
            <w:tcW w:w="1418" w:type="dxa"/>
          </w:tcPr>
          <w:p w14:paraId="0AC00822" w14:textId="7282EEA4" w:rsidR="00FA6F9F" w:rsidRPr="00FA6F9F" w:rsidRDefault="00FA6F9F" w:rsidP="00FA6F9F">
            <w:pPr>
              <w:pStyle w:val="Quelle"/>
              <w:jc w:val="left"/>
              <w:rPr>
                <w:sz w:val="24"/>
              </w:rPr>
            </w:pPr>
            <w:r w:rsidRPr="00FA6F9F">
              <w:rPr>
                <w:sz w:val="24"/>
              </w:rPr>
              <w:t>4</w:t>
            </w:r>
          </w:p>
        </w:tc>
        <w:tc>
          <w:tcPr>
            <w:tcW w:w="5380" w:type="dxa"/>
          </w:tcPr>
          <w:p w14:paraId="0404B5B4" w14:textId="3710DB48" w:rsidR="00FA6F9F" w:rsidRPr="00FA6F9F" w:rsidRDefault="00FA6F9F" w:rsidP="00FA6F9F">
            <w:pPr>
              <w:pStyle w:val="Quelle"/>
              <w:jc w:val="left"/>
              <w:rPr>
                <w:sz w:val="24"/>
              </w:rPr>
            </w:pPr>
            <w:r w:rsidRPr="00FA6F9F">
              <w:rPr>
                <w:sz w:val="24"/>
              </w:rPr>
              <w:t xml:space="preserve">Es wurden mehr als eine zuordenbare </w:t>
            </w:r>
            <w:proofErr w:type="spellStart"/>
            <w:r w:rsidRPr="00FA6F9F">
              <w:rPr>
                <w:sz w:val="24"/>
              </w:rPr>
              <w:t>Step</w:t>
            </w:r>
            <w:proofErr w:type="spellEnd"/>
            <w:r w:rsidRPr="00FA6F9F">
              <w:rPr>
                <w:sz w:val="24"/>
              </w:rPr>
              <w:t>-Definition gefunden</w:t>
            </w:r>
          </w:p>
        </w:tc>
      </w:tr>
      <w:tr w:rsidR="00FA6F9F" w14:paraId="29DAA8EF" w14:textId="77777777" w:rsidTr="00FA6F9F">
        <w:trPr>
          <w:trHeight w:val="750"/>
        </w:trPr>
        <w:tc>
          <w:tcPr>
            <w:tcW w:w="1696" w:type="dxa"/>
          </w:tcPr>
          <w:p w14:paraId="0A559999" w14:textId="777414A6" w:rsidR="00FA6F9F" w:rsidRPr="00FA6F9F" w:rsidRDefault="00FA6F9F" w:rsidP="00FA6F9F">
            <w:pPr>
              <w:pStyle w:val="Quelle"/>
              <w:jc w:val="left"/>
              <w:rPr>
                <w:sz w:val="24"/>
              </w:rPr>
            </w:pPr>
            <w:r w:rsidRPr="00FA6F9F">
              <w:rPr>
                <w:sz w:val="24"/>
              </w:rPr>
              <w:t>FAILED</w:t>
            </w:r>
          </w:p>
        </w:tc>
        <w:tc>
          <w:tcPr>
            <w:tcW w:w="1418" w:type="dxa"/>
          </w:tcPr>
          <w:p w14:paraId="10F233D0" w14:textId="240A0BBB" w:rsidR="00FA6F9F" w:rsidRPr="00FA6F9F" w:rsidRDefault="00FA6F9F" w:rsidP="00FA6F9F">
            <w:pPr>
              <w:pStyle w:val="Quelle"/>
              <w:jc w:val="left"/>
              <w:rPr>
                <w:sz w:val="24"/>
              </w:rPr>
            </w:pPr>
            <w:r w:rsidRPr="00FA6F9F">
              <w:rPr>
                <w:sz w:val="24"/>
              </w:rPr>
              <w:t>5</w:t>
            </w:r>
          </w:p>
        </w:tc>
        <w:tc>
          <w:tcPr>
            <w:tcW w:w="5380" w:type="dxa"/>
          </w:tcPr>
          <w:p w14:paraId="36BA7300" w14:textId="085C0D03" w:rsidR="00FA6F9F" w:rsidRPr="00FA6F9F" w:rsidRDefault="00FA6F9F" w:rsidP="00FA6F9F">
            <w:pPr>
              <w:pStyle w:val="Quelle"/>
              <w:jc w:val="left"/>
              <w:rPr>
                <w:sz w:val="24"/>
              </w:rPr>
            </w:pPr>
            <w:r w:rsidRPr="00FA6F9F">
              <w:rPr>
                <w:sz w:val="24"/>
              </w:rPr>
              <w:t xml:space="preserve">Bei der Ausführung der </w:t>
            </w:r>
            <w:proofErr w:type="spellStart"/>
            <w:r w:rsidRPr="00FA6F9F">
              <w:rPr>
                <w:sz w:val="24"/>
              </w:rPr>
              <w:t>Step</w:t>
            </w:r>
            <w:proofErr w:type="spellEnd"/>
            <w:r w:rsidRPr="00FA6F9F">
              <w:rPr>
                <w:sz w:val="24"/>
              </w:rPr>
              <w:t xml:space="preserve">-Definition wurde eine </w:t>
            </w:r>
            <w:proofErr w:type="spellStart"/>
            <w:r w:rsidRPr="00FA6F9F">
              <w:rPr>
                <w:sz w:val="24"/>
              </w:rPr>
              <w:t>Exception</w:t>
            </w:r>
            <w:proofErr w:type="spellEnd"/>
            <w:r w:rsidRPr="00FA6F9F">
              <w:rPr>
                <w:sz w:val="24"/>
              </w:rPr>
              <w:t xml:space="preserve"> geworfen</w:t>
            </w:r>
          </w:p>
        </w:tc>
      </w:tr>
    </w:tbl>
    <w:p w14:paraId="715FCCB3" w14:textId="3C7AFFBE" w:rsidR="00933D32" w:rsidRDefault="00607343" w:rsidP="00DB1CF9">
      <w:pPr>
        <w:pStyle w:val="Beschriftung"/>
      </w:pPr>
      <w:r>
        <w:t xml:space="preserve">Tabelle </w:t>
      </w:r>
      <w:r w:rsidR="00BE7E66">
        <w:fldChar w:fldCharType="begin"/>
      </w:r>
      <w:r w:rsidR="00BE7E66">
        <w:instrText xml:space="preserve"> SEQ Tabelle \* ARABIC </w:instrText>
      </w:r>
      <w:r w:rsidR="00BE7E66">
        <w:fldChar w:fldCharType="separate"/>
      </w:r>
      <w:r w:rsidR="007225D1">
        <w:rPr>
          <w:noProof/>
        </w:rPr>
        <w:t>1</w:t>
      </w:r>
      <w:r w:rsidR="00BE7E66">
        <w:rPr>
          <w:noProof/>
        </w:rPr>
        <w:fldChar w:fldCharType="end"/>
      </w:r>
      <w:r>
        <w:t xml:space="preserve">: Mögliche Ergebnisse einer </w:t>
      </w:r>
      <w:proofErr w:type="spellStart"/>
      <w:r>
        <w:t>Step</w:t>
      </w:r>
      <w:proofErr w:type="spellEnd"/>
      <w:r>
        <w:t>-Definition</w:t>
      </w:r>
      <w:bookmarkEnd w:id="467"/>
    </w:p>
    <w:p w14:paraId="2CD7054D" w14:textId="77777777" w:rsidR="00607343" w:rsidRPr="00607343" w:rsidRDefault="00607343" w:rsidP="00607343">
      <w:pPr>
        <w:pStyle w:val="Quelle"/>
      </w:pPr>
    </w:p>
    <w:p w14:paraId="27921B6C" w14:textId="207D7790" w:rsidR="00933D32" w:rsidRPr="00933D32" w:rsidRDefault="00933D32" w:rsidP="00933D32">
      <w:pPr>
        <w:pStyle w:val="Flietext"/>
      </w:pPr>
      <w:r>
        <w:t xml:space="preserve">Erhält bei der Ausführung eines Szenarios eine </w:t>
      </w:r>
      <w:proofErr w:type="spellStart"/>
      <w:r>
        <w:t>Step</w:t>
      </w:r>
      <w:proofErr w:type="spellEnd"/>
      <w:r w:rsidR="00FA5C1B">
        <w:t>-</w:t>
      </w:r>
      <w:r>
        <w:t xml:space="preserve">Definition einen anderen Zustand als „PASSED“ werden die </w:t>
      </w:r>
      <w:r w:rsidR="00817CF7">
        <w:t xml:space="preserve">nachfolgenden </w:t>
      </w:r>
      <w:proofErr w:type="spellStart"/>
      <w:r>
        <w:t>Step</w:t>
      </w:r>
      <w:proofErr w:type="spellEnd"/>
      <w:r w:rsidR="00FA5C1B">
        <w:t>-</w:t>
      </w:r>
      <w:r>
        <w:t>Definitionen des Szenarios übersprungen</w:t>
      </w:r>
      <w:ins w:id="468" w:author="Stephan Müller" w:date="2019-07-16T07:23:00Z">
        <w:r w:rsidR="009C271F">
          <w:t xml:space="preserve"> (d.h. nicht mehr ausgeführt)</w:t>
        </w:r>
      </w:ins>
      <w:r>
        <w:t xml:space="preserve"> und als SKIPPED markiert.</w:t>
      </w:r>
    </w:p>
    <w:p w14:paraId="1E1CAB9F" w14:textId="1D974F30" w:rsidR="00207A80" w:rsidRPr="00BB5D25" w:rsidRDefault="00207A80" w:rsidP="00BB5D25">
      <w:pPr>
        <w:pStyle w:val="Ebene3"/>
      </w:pPr>
      <w:bookmarkStart w:id="469" w:name="_Toc14296594"/>
      <w:proofErr w:type="spellStart"/>
      <w:r w:rsidRPr="00BB5D25">
        <w:t>Step</w:t>
      </w:r>
      <w:proofErr w:type="spellEnd"/>
      <w:r w:rsidR="00FA5C1B">
        <w:t>-</w:t>
      </w:r>
      <w:r w:rsidRPr="00BB5D25">
        <w:t>Definitionen</w:t>
      </w:r>
      <w:bookmarkEnd w:id="469"/>
    </w:p>
    <w:p w14:paraId="1BC89B0F" w14:textId="3BACE0AC" w:rsidR="00555799" w:rsidRDefault="006372E6" w:rsidP="00534836">
      <w:pPr>
        <w:pStyle w:val="Flietext"/>
      </w:pPr>
      <w:r>
        <w:t xml:space="preserve">Eine </w:t>
      </w:r>
      <w:proofErr w:type="spellStart"/>
      <w:r w:rsidR="00984091">
        <w:t>Step</w:t>
      </w:r>
      <w:proofErr w:type="spellEnd"/>
      <w:r w:rsidR="00984091">
        <w:t xml:space="preserve">-Definition </w:t>
      </w:r>
      <w:r>
        <w:t>ist</w:t>
      </w:r>
      <w:r w:rsidR="00984091">
        <w:t xml:space="preserve"> die </w:t>
      </w:r>
      <w:r w:rsidR="001B1AAB">
        <w:t>Implementierung</w:t>
      </w:r>
      <w:r>
        <w:t xml:space="preserve"> eines </w:t>
      </w:r>
      <w:proofErr w:type="spellStart"/>
      <w:r>
        <w:t>Steps</w:t>
      </w:r>
      <w:proofErr w:type="spellEnd"/>
      <w:r>
        <w:t xml:space="preserve"> und somit die konkrete Ausführung dieses. </w:t>
      </w:r>
      <w:r w:rsidR="00984091">
        <w:t xml:space="preserve">Jede </w:t>
      </w:r>
      <w:proofErr w:type="spellStart"/>
      <w:r w:rsidR="00984091">
        <w:t>Step</w:t>
      </w:r>
      <w:proofErr w:type="spellEnd"/>
      <w:r w:rsidR="00984091">
        <w:t xml:space="preserve">-Definition </w:t>
      </w:r>
      <w:r w:rsidR="00645CAC">
        <w:t xml:space="preserve">wird </w:t>
      </w:r>
      <w:r w:rsidR="00984091">
        <w:t xml:space="preserve">in Java </w:t>
      </w:r>
      <w:r w:rsidR="00645CAC">
        <w:t xml:space="preserve">als </w:t>
      </w:r>
      <w:r w:rsidR="00984091">
        <w:t>ei</w:t>
      </w:r>
      <w:r w:rsidR="00645CAC">
        <w:t>g</w:t>
      </w:r>
      <w:r w:rsidR="00984091">
        <w:t>e</w:t>
      </w:r>
      <w:r w:rsidR="00645CAC">
        <w:t>ne</w:t>
      </w:r>
      <w:r w:rsidR="00984091">
        <w:t xml:space="preserve"> Methode</w:t>
      </w:r>
      <w:r w:rsidR="00645CAC">
        <w:t xml:space="preserve"> abgebildet</w:t>
      </w:r>
      <w:r w:rsidR="00984091">
        <w:t xml:space="preserve"> </w:t>
      </w:r>
      <w:r w:rsidR="000C6852">
        <w:t xml:space="preserve">(vgl. </w:t>
      </w:r>
      <w:proofErr w:type="spellStart"/>
      <w:r w:rsidR="0052172A">
        <w:t>Abb</w:t>
      </w:r>
      <w:proofErr w:type="spellEnd"/>
      <w:r w:rsidR="0052172A">
        <w:t xml:space="preserve"> </w:t>
      </w:r>
      <w:r w:rsidR="000C6852">
        <w:t>4)</w:t>
      </w:r>
      <w:r w:rsidR="00984091">
        <w:t>.</w:t>
      </w:r>
    </w:p>
    <w:p w14:paraId="75DFE16C" w14:textId="7058F958" w:rsidR="000C6852" w:rsidRDefault="00607343" w:rsidP="00607343">
      <w:pPr>
        <w:pStyle w:val="Flietext"/>
        <w:jc w:val="center"/>
      </w:pPr>
      <w:r>
        <w:rPr>
          <w:noProof/>
        </w:rPr>
        <w:drawing>
          <wp:inline distT="0" distB="0" distL="0" distR="0" wp14:anchorId="77D99A6E" wp14:editId="478D2F3C">
            <wp:extent cx="3556615" cy="104172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bon (3).png"/>
                    <pic:cNvPicPr/>
                  </pic:nvPicPr>
                  <pic:blipFill rotWithShape="1">
                    <a:blip r:embed="rId17">
                      <a:extLst>
                        <a:ext uri="{28A0092B-C50C-407E-A947-70E740481C1C}">
                          <a14:useLocalDpi xmlns:a14="http://schemas.microsoft.com/office/drawing/2010/main" val="0"/>
                        </a:ext>
                      </a:extLst>
                    </a:blip>
                    <a:srcRect l="7222" t="32699" b="12331"/>
                    <a:stretch/>
                  </pic:blipFill>
                  <pic:spPr bwMode="auto">
                    <a:xfrm>
                      <a:off x="0" y="0"/>
                      <a:ext cx="3567428" cy="1044889"/>
                    </a:xfrm>
                    <a:prstGeom prst="rect">
                      <a:avLst/>
                    </a:prstGeom>
                    <a:ln>
                      <a:noFill/>
                    </a:ln>
                    <a:extLst>
                      <a:ext uri="{53640926-AAD7-44D8-BBD7-CCE9431645EC}">
                        <a14:shadowObscured xmlns:a14="http://schemas.microsoft.com/office/drawing/2010/main"/>
                      </a:ext>
                    </a:extLst>
                  </pic:spPr>
                </pic:pic>
              </a:graphicData>
            </a:graphic>
          </wp:inline>
        </w:drawing>
      </w:r>
    </w:p>
    <w:p w14:paraId="6726DA26" w14:textId="4D8A7AC2" w:rsidR="000C6852" w:rsidRDefault="000C6852" w:rsidP="000C6852">
      <w:pPr>
        <w:pStyle w:val="Beschriftung"/>
      </w:pPr>
      <w:bookmarkStart w:id="470" w:name="_Toc12891965"/>
      <w:r>
        <w:lastRenderedPageBreak/>
        <w:t xml:space="preserve">Abbildung </w:t>
      </w:r>
      <w:r w:rsidR="00BE7E66">
        <w:fldChar w:fldCharType="begin"/>
      </w:r>
      <w:r w:rsidR="00BE7E66">
        <w:instrText xml:space="preserve"> SEQ Abbildung \* ARABIC </w:instrText>
      </w:r>
      <w:r w:rsidR="00BE7E66">
        <w:fldChar w:fldCharType="separate"/>
      </w:r>
      <w:r w:rsidR="00BF37CD">
        <w:rPr>
          <w:noProof/>
        </w:rPr>
        <w:t>4</w:t>
      </w:r>
      <w:r w:rsidR="00BE7E66">
        <w:rPr>
          <w:noProof/>
        </w:rPr>
        <w:fldChar w:fldCharType="end"/>
      </w:r>
      <w:r>
        <w:t xml:space="preserve">: </w:t>
      </w:r>
      <w:proofErr w:type="spellStart"/>
      <w:r>
        <w:t>Step</w:t>
      </w:r>
      <w:r w:rsidR="00607343">
        <w:t>-</w:t>
      </w:r>
      <w:r>
        <w:t>Definitions</w:t>
      </w:r>
      <w:proofErr w:type="spellEnd"/>
      <w:r>
        <w:t xml:space="preserve"> Beispiel</w:t>
      </w:r>
      <w:bookmarkEnd w:id="470"/>
    </w:p>
    <w:p w14:paraId="0C860C77" w14:textId="77777777" w:rsidR="000C6852" w:rsidRDefault="000C6852" w:rsidP="00207A80">
      <w:pPr>
        <w:pStyle w:val="Flietext"/>
      </w:pPr>
    </w:p>
    <w:p w14:paraId="1ED3815C" w14:textId="186C440B" w:rsidR="00651BA2" w:rsidRDefault="001A1ECC" w:rsidP="00207A80">
      <w:pPr>
        <w:pStyle w:val="Flietext"/>
      </w:pPr>
      <w:r>
        <w:t xml:space="preserve">Mithilfe entsprechender Java Annotationen werden die Methoden für </w:t>
      </w:r>
      <w:proofErr w:type="spellStart"/>
      <w:r>
        <w:t>Cucumber</w:t>
      </w:r>
      <w:proofErr w:type="spellEnd"/>
      <w:r>
        <w:t xml:space="preserve"> als </w:t>
      </w:r>
      <w:proofErr w:type="spellStart"/>
      <w:r>
        <w:t>Step</w:t>
      </w:r>
      <w:proofErr w:type="spellEnd"/>
      <w:r>
        <w:t>-Definition erkennbar</w:t>
      </w:r>
      <w:r w:rsidR="00E473E2">
        <w:t xml:space="preserve"> gemacht</w:t>
      </w:r>
      <w:r>
        <w:t xml:space="preserve">. </w:t>
      </w:r>
      <w:proofErr w:type="spellStart"/>
      <w:r>
        <w:t>Cucumber</w:t>
      </w:r>
      <w:proofErr w:type="spellEnd"/>
      <w:r>
        <w:t xml:space="preserve"> liefert zu jedem Gherkin </w:t>
      </w:r>
      <w:proofErr w:type="spellStart"/>
      <w:r>
        <w:t>Step</w:t>
      </w:r>
      <w:proofErr w:type="spellEnd"/>
      <w:r>
        <w:t xml:space="preserve"> Key Word eine </w:t>
      </w:r>
      <w:r w:rsidR="00E473E2">
        <w:t>passende</w:t>
      </w:r>
      <w:r>
        <w:t xml:space="preserve"> Annotation</w:t>
      </w:r>
      <w:r w:rsidR="00E473E2">
        <w:t xml:space="preserve"> </w:t>
      </w:r>
      <w:r>
        <w:t>(vgl.</w:t>
      </w:r>
      <w:r w:rsidR="00E473E2">
        <w:t xml:space="preserve"> Tabelle </w:t>
      </w:r>
      <w:r w:rsidR="006F39A1">
        <w:t>2</w:t>
      </w:r>
      <w:r w:rsidR="00E473E2">
        <w:t>)</w:t>
      </w:r>
      <w:r>
        <w:t>.</w:t>
      </w:r>
      <w:del w:id="471" w:author="Stephan Müller" w:date="2019-07-16T08:16:00Z">
        <w:r w:rsidDel="006A3D6B">
          <w:delText xml:space="preserve"> </w:delText>
        </w:r>
        <w:r w:rsidR="00645CAC" w:rsidDel="006A3D6B">
          <w:delText>Java Annotationen stellen Metainformationen im Code dar, die bei der Ausführung ausgewertet werden können.</w:delText>
        </w:r>
      </w:del>
    </w:p>
    <w:p w14:paraId="648B10A6" w14:textId="77777777" w:rsidR="00A5766A" w:rsidRDefault="00A5766A" w:rsidP="00207A80">
      <w:pPr>
        <w:pStyle w:val="Flietext"/>
      </w:pPr>
    </w:p>
    <w:tbl>
      <w:tblPr>
        <w:tblStyle w:val="Tabellenraster"/>
        <w:tblW w:w="0" w:type="auto"/>
        <w:tblLook w:val="04A0" w:firstRow="1" w:lastRow="0" w:firstColumn="1" w:lastColumn="0" w:noHBand="0" w:noVBand="1"/>
      </w:tblPr>
      <w:tblGrid>
        <w:gridCol w:w="4247"/>
        <w:gridCol w:w="4247"/>
      </w:tblGrid>
      <w:tr w:rsidR="00CA4DE3" w14:paraId="72EDC6F8" w14:textId="77777777" w:rsidTr="00CA4DE3">
        <w:tc>
          <w:tcPr>
            <w:tcW w:w="4247" w:type="dxa"/>
          </w:tcPr>
          <w:p w14:paraId="4C68D888" w14:textId="3608AF3B" w:rsidR="00CA4DE3" w:rsidRPr="000C6852" w:rsidRDefault="00CA4DE3" w:rsidP="00207A80">
            <w:pPr>
              <w:pStyle w:val="Flietext"/>
              <w:rPr>
                <w:b/>
              </w:rPr>
            </w:pPr>
            <w:r w:rsidRPr="000C6852">
              <w:rPr>
                <w:b/>
              </w:rPr>
              <w:t>Gherkin Key Word</w:t>
            </w:r>
          </w:p>
        </w:tc>
        <w:tc>
          <w:tcPr>
            <w:tcW w:w="4247" w:type="dxa"/>
          </w:tcPr>
          <w:p w14:paraId="6D47B4BE" w14:textId="1E887DDC" w:rsidR="00CA4DE3" w:rsidRPr="000C6852" w:rsidRDefault="00CA4DE3" w:rsidP="00207A80">
            <w:pPr>
              <w:pStyle w:val="Flietext"/>
              <w:rPr>
                <w:b/>
              </w:rPr>
            </w:pPr>
            <w:proofErr w:type="spellStart"/>
            <w:r w:rsidRPr="000C6852">
              <w:rPr>
                <w:b/>
              </w:rPr>
              <w:t>Cucumber</w:t>
            </w:r>
            <w:proofErr w:type="spellEnd"/>
            <w:r w:rsidRPr="000C6852">
              <w:rPr>
                <w:b/>
              </w:rPr>
              <w:t xml:space="preserve"> Annotation</w:t>
            </w:r>
          </w:p>
        </w:tc>
      </w:tr>
      <w:tr w:rsidR="00CA4DE3" w14:paraId="017C852B" w14:textId="77777777" w:rsidTr="00CA4DE3">
        <w:tc>
          <w:tcPr>
            <w:tcW w:w="4247" w:type="dxa"/>
          </w:tcPr>
          <w:p w14:paraId="26F7124E" w14:textId="1C35B46F" w:rsidR="00CA4DE3" w:rsidRDefault="00CA4DE3" w:rsidP="00207A80">
            <w:pPr>
              <w:pStyle w:val="Flietext"/>
            </w:pPr>
            <w:r>
              <w:t>Given</w:t>
            </w:r>
          </w:p>
        </w:tc>
        <w:tc>
          <w:tcPr>
            <w:tcW w:w="4247" w:type="dxa"/>
          </w:tcPr>
          <w:p w14:paraId="6F85F7B3" w14:textId="4BD3C1A1" w:rsidR="00CA4DE3" w:rsidRDefault="00CA4DE3" w:rsidP="00207A80">
            <w:pPr>
              <w:pStyle w:val="Flietext"/>
            </w:pPr>
            <w:r>
              <w:t>@Given</w:t>
            </w:r>
          </w:p>
        </w:tc>
      </w:tr>
      <w:tr w:rsidR="00CA4DE3" w14:paraId="78D6117F" w14:textId="77777777" w:rsidTr="00CA4DE3">
        <w:tc>
          <w:tcPr>
            <w:tcW w:w="4247" w:type="dxa"/>
          </w:tcPr>
          <w:p w14:paraId="210D6EE8" w14:textId="66688AF8" w:rsidR="00CA4DE3" w:rsidRDefault="00CA4DE3" w:rsidP="00207A80">
            <w:pPr>
              <w:pStyle w:val="Flietext"/>
            </w:pPr>
            <w:proofErr w:type="spellStart"/>
            <w:r>
              <w:t>When</w:t>
            </w:r>
            <w:proofErr w:type="spellEnd"/>
          </w:p>
        </w:tc>
        <w:tc>
          <w:tcPr>
            <w:tcW w:w="4247" w:type="dxa"/>
          </w:tcPr>
          <w:p w14:paraId="1B647B2C" w14:textId="58F4C1A2" w:rsidR="00CA4DE3" w:rsidRDefault="00CA4DE3" w:rsidP="00207A80">
            <w:pPr>
              <w:pStyle w:val="Flietext"/>
            </w:pPr>
            <w:r>
              <w:t>@When</w:t>
            </w:r>
          </w:p>
        </w:tc>
      </w:tr>
      <w:tr w:rsidR="00CA4DE3" w14:paraId="0B751632" w14:textId="77777777" w:rsidTr="00CA4DE3">
        <w:tc>
          <w:tcPr>
            <w:tcW w:w="4247" w:type="dxa"/>
          </w:tcPr>
          <w:p w14:paraId="476A3AC5" w14:textId="23228BCE" w:rsidR="00CA4DE3" w:rsidRDefault="00CA4DE3" w:rsidP="00207A80">
            <w:pPr>
              <w:pStyle w:val="Flietext"/>
            </w:pPr>
            <w:proofErr w:type="spellStart"/>
            <w:r>
              <w:t>Then</w:t>
            </w:r>
            <w:proofErr w:type="spellEnd"/>
          </w:p>
        </w:tc>
        <w:tc>
          <w:tcPr>
            <w:tcW w:w="4247" w:type="dxa"/>
          </w:tcPr>
          <w:p w14:paraId="515D82F0" w14:textId="603A0703" w:rsidR="00CA4DE3" w:rsidRDefault="00CA4DE3" w:rsidP="00207A80">
            <w:pPr>
              <w:pStyle w:val="Flietext"/>
            </w:pPr>
            <w:r>
              <w:t>@Then</w:t>
            </w:r>
          </w:p>
        </w:tc>
      </w:tr>
      <w:tr w:rsidR="00CA4DE3" w14:paraId="564398F3" w14:textId="77777777" w:rsidTr="00CA4DE3">
        <w:tc>
          <w:tcPr>
            <w:tcW w:w="4247" w:type="dxa"/>
          </w:tcPr>
          <w:p w14:paraId="25E129F2" w14:textId="1CF9CE59" w:rsidR="00CA4DE3" w:rsidRDefault="00CA4DE3" w:rsidP="00207A80">
            <w:pPr>
              <w:pStyle w:val="Flietext"/>
            </w:pPr>
            <w:r>
              <w:t>And</w:t>
            </w:r>
          </w:p>
        </w:tc>
        <w:tc>
          <w:tcPr>
            <w:tcW w:w="4247" w:type="dxa"/>
          </w:tcPr>
          <w:p w14:paraId="4A130214" w14:textId="27BD0F36" w:rsidR="00CA4DE3" w:rsidRDefault="00CA4DE3" w:rsidP="00207A80">
            <w:pPr>
              <w:pStyle w:val="Flietext"/>
            </w:pPr>
            <w:r>
              <w:t>@And</w:t>
            </w:r>
          </w:p>
        </w:tc>
      </w:tr>
      <w:tr w:rsidR="00CA4DE3" w14:paraId="07886CEA" w14:textId="77777777" w:rsidTr="00CA4DE3">
        <w:tc>
          <w:tcPr>
            <w:tcW w:w="4247" w:type="dxa"/>
          </w:tcPr>
          <w:p w14:paraId="725A9B7F" w14:textId="61931347" w:rsidR="00CA4DE3" w:rsidRDefault="00CA4DE3" w:rsidP="00207A80">
            <w:pPr>
              <w:pStyle w:val="Flietext"/>
            </w:pPr>
            <w:r>
              <w:t>But</w:t>
            </w:r>
          </w:p>
        </w:tc>
        <w:tc>
          <w:tcPr>
            <w:tcW w:w="4247" w:type="dxa"/>
          </w:tcPr>
          <w:p w14:paraId="190C4A3B" w14:textId="1F726D50" w:rsidR="00CA4DE3" w:rsidRDefault="00CA4DE3" w:rsidP="00207A80">
            <w:pPr>
              <w:pStyle w:val="Flietext"/>
            </w:pPr>
            <w:r>
              <w:t>@But</w:t>
            </w:r>
          </w:p>
        </w:tc>
      </w:tr>
    </w:tbl>
    <w:p w14:paraId="611FB159" w14:textId="63D9EF3D" w:rsidR="00607343" w:rsidRPr="00607343" w:rsidRDefault="00607343" w:rsidP="00607343">
      <w:pPr>
        <w:pStyle w:val="Beschriftung"/>
      </w:pPr>
      <w:bookmarkStart w:id="472" w:name="_Toc12892024"/>
      <w:r>
        <w:t xml:space="preserve">Tabelle </w:t>
      </w:r>
      <w:r w:rsidR="00BE7E66">
        <w:fldChar w:fldCharType="begin"/>
      </w:r>
      <w:r w:rsidR="00BE7E66">
        <w:instrText xml:space="preserve"> SEQ Tabelle \* ARABIC </w:instrText>
      </w:r>
      <w:r w:rsidR="00BE7E66">
        <w:fldChar w:fldCharType="separate"/>
      </w:r>
      <w:r w:rsidR="007225D1">
        <w:rPr>
          <w:noProof/>
        </w:rPr>
        <w:t>2</w:t>
      </w:r>
      <w:r w:rsidR="00BE7E66">
        <w:rPr>
          <w:noProof/>
        </w:rPr>
        <w:fldChar w:fldCharType="end"/>
      </w:r>
      <w:r>
        <w:t xml:space="preserve">: </w:t>
      </w:r>
      <w:proofErr w:type="spellStart"/>
      <w:r w:rsidRPr="00E31272">
        <w:t>Cucumber</w:t>
      </w:r>
      <w:proofErr w:type="spellEnd"/>
      <w:r w:rsidRPr="00E31272">
        <w:t xml:space="preserve"> Annotationen zu den Gherkin Key Words</w:t>
      </w:r>
      <w:bookmarkEnd w:id="472"/>
    </w:p>
    <w:p w14:paraId="02F381CC" w14:textId="28BFA55C" w:rsidR="00CA4DE3" w:rsidRDefault="00CA4DE3" w:rsidP="00CA4DE3">
      <w:pPr>
        <w:pStyle w:val="Flietext"/>
        <w:rPr>
          <w:lang w:val="en-US"/>
        </w:rPr>
      </w:pPr>
    </w:p>
    <w:p w14:paraId="474805A5" w14:textId="06F26555" w:rsidR="00C43E1A" w:rsidRDefault="00C43E1A" w:rsidP="00CA4DE3">
      <w:pPr>
        <w:pStyle w:val="Flietext"/>
      </w:pPr>
      <w:r>
        <w:t xml:space="preserve">Um </w:t>
      </w:r>
      <w:del w:id="473" w:author="Stephan Müller" w:date="2019-07-16T08:17:00Z">
        <w:r w:rsidDel="006A3D6B">
          <w:delText xml:space="preserve">die </w:delText>
        </w:r>
      </w:del>
      <w:ins w:id="474" w:author="Stephan Müller" w:date="2019-07-16T08:17:00Z">
        <w:r w:rsidR="006A3D6B">
          <w:t xml:space="preserve">eine </w:t>
        </w:r>
      </w:ins>
      <w:proofErr w:type="spellStart"/>
      <w:r>
        <w:t>Step</w:t>
      </w:r>
      <w:proofErr w:type="spellEnd"/>
      <w:r>
        <w:t xml:space="preserve">-Definition </w:t>
      </w:r>
      <w:del w:id="475" w:author="Stephan Müller" w:date="2019-07-16T08:17:00Z">
        <w:r w:rsidDel="006A3D6B">
          <w:delText xml:space="preserve">dem </w:delText>
        </w:r>
      </w:del>
      <w:ins w:id="476" w:author="Stephan Müller" w:date="2019-07-16T08:17:00Z">
        <w:r w:rsidR="006A3D6B">
          <w:t xml:space="preserve">einem </w:t>
        </w:r>
      </w:ins>
      <w:proofErr w:type="spellStart"/>
      <w:r>
        <w:t>Step</w:t>
      </w:r>
      <w:proofErr w:type="spellEnd"/>
      <w:r>
        <w:t xml:space="preserve"> eindeutig zuordnen zu können</w:t>
      </w:r>
      <w:ins w:id="477" w:author="Stephan Müller" w:date="2019-07-16T08:17:00Z">
        <w:r w:rsidR="006A3D6B">
          <w:t>,</w:t>
        </w:r>
      </w:ins>
      <w:r>
        <w:t xml:space="preserve"> muss die </w:t>
      </w:r>
      <w:proofErr w:type="spellStart"/>
      <w:r>
        <w:t>Step</w:t>
      </w:r>
      <w:proofErr w:type="spellEnd"/>
      <w:r>
        <w:t>-Definition</w:t>
      </w:r>
      <w:del w:id="478" w:author="Stephan Müller" w:date="2019-07-16T08:17:00Z">
        <w:r w:rsidDel="006A3D6B">
          <w:delText>s</w:delText>
        </w:r>
      </w:del>
      <w:r>
        <w:t xml:space="preserve"> Annotation zusätzlich einen String als Wert übergeben bekommen. Dieser wird als </w:t>
      </w:r>
      <w:proofErr w:type="spellStart"/>
      <w:r>
        <w:t>Cucumber</w:t>
      </w:r>
      <w:proofErr w:type="spellEnd"/>
      <w:r>
        <w:t xml:space="preserve"> Expression </w:t>
      </w:r>
      <w:commentRangeStart w:id="479"/>
      <w:r w:rsidR="005367CC" w:rsidRPr="009C271F">
        <w:rPr>
          <w:highlight w:val="yellow"/>
          <w:rPrChange w:id="480" w:author="Stephan Müller" w:date="2019-07-16T07:24:00Z">
            <w:rPr/>
          </w:rPrChange>
        </w:rPr>
        <w:t>(vgl. Kapitel xxx)</w:t>
      </w:r>
      <w:commentRangeEnd w:id="479"/>
      <w:r w:rsidR="009C271F">
        <w:rPr>
          <w:rStyle w:val="Kommentarzeichen"/>
          <w:rFonts w:cstheme="minorBidi"/>
        </w:rPr>
        <w:commentReference w:id="479"/>
      </w:r>
      <w:r w:rsidR="005367CC">
        <w:t xml:space="preserve"> </w:t>
      </w:r>
      <w:r>
        <w:t xml:space="preserve">bezeichnet und </w:t>
      </w:r>
      <w:del w:id="481" w:author="Stephan Müller" w:date="2019-07-16T08:17:00Z">
        <w:r w:rsidDel="006A3D6B">
          <w:delText xml:space="preserve">kann </w:delText>
        </w:r>
      </w:del>
      <w:r>
        <w:t xml:space="preserve">per Pattern </w:t>
      </w:r>
      <w:proofErr w:type="spellStart"/>
      <w:r>
        <w:t>Matching</w:t>
      </w:r>
      <w:proofErr w:type="spellEnd"/>
      <w:r>
        <w:t xml:space="preserve"> mit dem </w:t>
      </w:r>
      <w:proofErr w:type="spellStart"/>
      <w:r>
        <w:t>Step</w:t>
      </w:r>
      <w:proofErr w:type="spellEnd"/>
      <w:r>
        <w:t xml:space="preserve"> auf Übereinstimmung überprüft</w:t>
      </w:r>
      <w:del w:id="482" w:author="Stephan Müller" w:date="2019-07-16T08:17:00Z">
        <w:r w:rsidDel="006A3D6B">
          <w:delText xml:space="preserve"> werden</w:delText>
        </w:r>
      </w:del>
      <w:r>
        <w:t>.</w:t>
      </w:r>
    </w:p>
    <w:p w14:paraId="449BD8EC" w14:textId="61BC39EA" w:rsidR="00E57408" w:rsidRDefault="00E57408" w:rsidP="00BB5D25">
      <w:pPr>
        <w:pStyle w:val="Ebene3"/>
      </w:pPr>
      <w:bookmarkStart w:id="483" w:name="_Toc14296595"/>
      <w:r>
        <w:t>Scenario Outline</w:t>
      </w:r>
      <w:bookmarkEnd w:id="483"/>
    </w:p>
    <w:p w14:paraId="29DDA995" w14:textId="1BEE9082" w:rsidR="00E57408" w:rsidRDefault="00E57408" w:rsidP="00E57408">
      <w:pPr>
        <w:pStyle w:val="Flietext"/>
      </w:pPr>
      <w:r>
        <w:t>Oftmals haben Feature</w:t>
      </w:r>
      <w:r w:rsidR="00FA5C1B">
        <w:t>-</w:t>
      </w:r>
      <w:r>
        <w:t>Dateien eine Reihe an Szenarien, die inhaltlich dasselbe beschreiben</w:t>
      </w:r>
      <w:r w:rsidR="00555799">
        <w:t>,</w:t>
      </w:r>
      <w:r w:rsidR="0019779C">
        <w:t xml:space="preserve"> </w:t>
      </w:r>
      <w:r w:rsidR="0010132C">
        <w:t xml:space="preserve">dabei </w:t>
      </w:r>
      <w:r w:rsidR="00555799">
        <w:t xml:space="preserve">jedoch </w:t>
      </w:r>
      <w:r>
        <w:t>unterschiedliche Werte verwenden</w:t>
      </w:r>
      <w:r w:rsidR="00A864EC">
        <w:t xml:space="preserve">. </w:t>
      </w:r>
      <w:r w:rsidR="00AB0A04">
        <w:t>Grund dafür ist häufig, dass das Verhalten der Anwendung bei unterschiedlichen Grenzwerten beschrieben werden muss.</w:t>
      </w:r>
    </w:p>
    <w:p w14:paraId="6F1D63E8" w14:textId="221E0EA7" w:rsidR="008236EE" w:rsidRDefault="008615AF" w:rsidP="00E57408">
      <w:pPr>
        <w:pStyle w:val="Flietext"/>
      </w:pPr>
      <w:r>
        <w:t xml:space="preserve">In dem </w:t>
      </w:r>
      <w:del w:id="484" w:author="Stephan Müller" w:date="2019-07-16T08:20:00Z">
        <w:r w:rsidDel="00643261">
          <w:delText xml:space="preserve">Taschenrechnerbeispiel </w:delText>
        </w:r>
      </w:del>
      <w:ins w:id="485" w:author="Stephan Müller" w:date="2019-07-16T08:20:00Z">
        <w:r w:rsidR="00643261">
          <w:t xml:space="preserve">Beispiel </w:t>
        </w:r>
      </w:ins>
      <w:r>
        <w:t xml:space="preserve">aus Kapitel </w:t>
      </w:r>
      <w:r w:rsidR="00B53B1F">
        <w:t xml:space="preserve">2.2 </w:t>
      </w:r>
      <w:r>
        <w:t xml:space="preserve">soll die Addition von natürlichen Zahlen möglich sein und bei einer falschen Eingabe eine Fehlermeldung </w:t>
      </w:r>
      <w:r w:rsidR="006C4061">
        <w:t>zurückgeliefert werden</w:t>
      </w:r>
      <w:r w:rsidR="008236EE">
        <w:t xml:space="preserve">. </w:t>
      </w:r>
    </w:p>
    <w:p w14:paraId="628C9A67" w14:textId="7F31A542" w:rsidR="008236EE" w:rsidRDefault="008615AF" w:rsidP="00E57408">
      <w:pPr>
        <w:pStyle w:val="Flietext"/>
      </w:pPr>
      <w:r>
        <w:t>Eine solche wäre somit, dass eine oder beide Zahlen negative oder reelle Zahlen sind</w:t>
      </w:r>
      <w:r w:rsidR="008236EE">
        <w:t xml:space="preserve">. </w:t>
      </w:r>
      <w:r w:rsidR="006C4061">
        <w:t>Unabhängig von der Eingabe ist der Ablauf der gleiche</w:t>
      </w:r>
      <w:r w:rsidR="008236EE">
        <w:t xml:space="preserve">. </w:t>
      </w:r>
      <w:r>
        <w:t xml:space="preserve">Es erfolgt eine nicht valide User Eingabe, die zu einer Fehlermeldung führen soll. </w:t>
      </w:r>
      <w:r w:rsidR="008236EE">
        <w:t xml:space="preserve">Damit nicht zwei Szenarien </w:t>
      </w:r>
      <w:r w:rsidR="00396468">
        <w:t xml:space="preserve">geschrieben </w:t>
      </w:r>
      <w:r w:rsidR="00396468">
        <w:lastRenderedPageBreak/>
        <w:t>werden müssen</w:t>
      </w:r>
      <w:r w:rsidR="008236EE">
        <w:t xml:space="preserve">, kann </w:t>
      </w:r>
      <w:r w:rsidR="006C4061">
        <w:t>anst</w:t>
      </w:r>
      <w:r w:rsidR="00C83608">
        <w:t>elle</w:t>
      </w:r>
      <w:r w:rsidR="006C4061">
        <w:t xml:space="preserve"> des bereits bekannten S</w:t>
      </w:r>
      <w:r w:rsidR="00665DED">
        <w:t>z</w:t>
      </w:r>
      <w:r w:rsidR="006C4061">
        <w:t>enario</w:t>
      </w:r>
      <w:ins w:id="486" w:author="Stephan Müller" w:date="2019-07-16T07:25:00Z">
        <w:r w:rsidR="009C271F">
          <w:t>s</w:t>
        </w:r>
      </w:ins>
      <w:r w:rsidR="006C4061">
        <w:t xml:space="preserve"> </w:t>
      </w:r>
      <w:r>
        <w:t>das Gherkin Key Word</w:t>
      </w:r>
      <w:r w:rsidR="006C4061">
        <w:t xml:space="preserve"> Scenario Outline (vgl. </w:t>
      </w:r>
      <w:r w:rsidR="0052172A">
        <w:t>Abb. 5</w:t>
      </w:r>
      <w:r w:rsidR="006C4061">
        <w:t>)</w:t>
      </w:r>
      <w:r w:rsidR="008236EE">
        <w:t xml:space="preserve"> verwendet werden. </w:t>
      </w:r>
    </w:p>
    <w:p w14:paraId="036FE27C" w14:textId="5A9ABF9C" w:rsidR="00FD2006" w:rsidRDefault="0089368A" w:rsidP="0089368A">
      <w:pPr>
        <w:pStyle w:val="Flietext"/>
        <w:jc w:val="center"/>
      </w:pPr>
      <w:r>
        <w:rPr>
          <w:noProof/>
        </w:rPr>
        <w:drawing>
          <wp:inline distT="0" distB="0" distL="0" distR="0" wp14:anchorId="3C0C9A9F" wp14:editId="13FA8DC6">
            <wp:extent cx="5261144" cy="3136803"/>
            <wp:effectExtent l="0" t="0" r="0" b="635"/>
            <wp:docPr id="66" name="Grafik 6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zenarioOutline_Beispiel.png"/>
                    <pic:cNvPicPr/>
                  </pic:nvPicPr>
                  <pic:blipFill rotWithShape="1">
                    <a:blip r:embed="rId18" cstate="print">
                      <a:extLst>
                        <a:ext uri="{28A0092B-C50C-407E-A947-70E740481C1C}">
                          <a14:useLocalDpi xmlns:a14="http://schemas.microsoft.com/office/drawing/2010/main" val="0"/>
                        </a:ext>
                      </a:extLst>
                    </a:blip>
                    <a:srcRect l="2572" t="9060"/>
                    <a:stretch/>
                  </pic:blipFill>
                  <pic:spPr bwMode="auto">
                    <a:xfrm>
                      <a:off x="0" y="0"/>
                      <a:ext cx="5261144" cy="3136803"/>
                    </a:xfrm>
                    <a:prstGeom prst="rect">
                      <a:avLst/>
                    </a:prstGeom>
                    <a:ln>
                      <a:noFill/>
                    </a:ln>
                    <a:extLst>
                      <a:ext uri="{53640926-AAD7-44D8-BBD7-CCE9431645EC}">
                        <a14:shadowObscured xmlns:a14="http://schemas.microsoft.com/office/drawing/2010/main"/>
                      </a:ext>
                    </a:extLst>
                  </pic:spPr>
                </pic:pic>
              </a:graphicData>
            </a:graphic>
          </wp:inline>
        </w:drawing>
      </w:r>
    </w:p>
    <w:p w14:paraId="17307923" w14:textId="22D0764D" w:rsidR="0089368A" w:rsidRPr="0089368A" w:rsidRDefault="0089368A" w:rsidP="0089368A">
      <w:pPr>
        <w:pStyle w:val="Beschriftung"/>
      </w:pPr>
      <w:bookmarkStart w:id="487" w:name="_Toc12891966"/>
      <w:r>
        <w:t xml:space="preserve">Abbildung </w:t>
      </w:r>
      <w:r w:rsidR="00BE7E66">
        <w:fldChar w:fldCharType="begin"/>
      </w:r>
      <w:r w:rsidR="00BE7E66">
        <w:instrText xml:space="preserve"> SEQ Abbildung \* ARABIC </w:instrText>
      </w:r>
      <w:r w:rsidR="00BE7E66">
        <w:fldChar w:fldCharType="separate"/>
      </w:r>
      <w:r w:rsidR="00BF37CD">
        <w:rPr>
          <w:noProof/>
        </w:rPr>
        <w:t>5</w:t>
      </w:r>
      <w:r w:rsidR="00BE7E66">
        <w:rPr>
          <w:noProof/>
        </w:rPr>
        <w:fldChar w:fldCharType="end"/>
      </w:r>
      <w:r>
        <w:t>: Szenario Outline Beispiel</w:t>
      </w:r>
      <w:bookmarkEnd w:id="487"/>
    </w:p>
    <w:p w14:paraId="2FEE99E2" w14:textId="77777777" w:rsidR="0089368A" w:rsidRDefault="0089368A" w:rsidP="00E57408">
      <w:pPr>
        <w:pStyle w:val="Flietext"/>
      </w:pPr>
    </w:p>
    <w:p w14:paraId="01B76EF7" w14:textId="5CF1DE2C" w:rsidR="00F3344C" w:rsidRDefault="006C4061" w:rsidP="00E57408">
      <w:pPr>
        <w:pStyle w:val="Flietext"/>
      </w:pPr>
      <w:r>
        <w:t xml:space="preserve">Die </w:t>
      </w:r>
      <w:r w:rsidR="00FD2006">
        <w:t>Abbildung zeigt, wie mit eine</w:t>
      </w:r>
      <w:r>
        <w:t xml:space="preserve">r </w:t>
      </w:r>
      <w:r w:rsidR="00FD2006">
        <w:t>S</w:t>
      </w:r>
      <w:r w:rsidR="00C83608">
        <w:t>c</w:t>
      </w:r>
      <w:r w:rsidR="00FD2006">
        <w:t xml:space="preserve">enario Outline </w:t>
      </w:r>
      <w:r w:rsidR="00761DD6">
        <w:t>ein</w:t>
      </w:r>
      <w:r w:rsidR="00BB5D25">
        <w:t xml:space="preserve"> inhaltlich</w:t>
      </w:r>
      <w:r w:rsidR="00761DD6">
        <w:t xml:space="preserve"> gleiches Szenario </w:t>
      </w:r>
      <w:r>
        <w:t xml:space="preserve">für </w:t>
      </w:r>
      <w:r w:rsidR="00761DD6">
        <w:t>unterschiedliche Werte erstellt werden kann.</w:t>
      </w:r>
      <w:r w:rsidR="00BB5D25">
        <w:t xml:space="preserve"> Der Aufbau ist </w:t>
      </w:r>
      <w:r w:rsidR="00F3344C">
        <w:t>fast identisch zu</w:t>
      </w:r>
      <w:r w:rsidR="003571BB">
        <w:t xml:space="preserve"> </w:t>
      </w:r>
      <w:r w:rsidR="00F3344C">
        <w:t xml:space="preserve">dem </w:t>
      </w:r>
      <w:r w:rsidR="00555799">
        <w:t>eines</w:t>
      </w:r>
      <w:r w:rsidR="00BB5D25">
        <w:t xml:space="preserve"> normale</w:t>
      </w:r>
      <w:r w:rsidR="00555799">
        <w:t>n</w:t>
      </w:r>
      <w:r w:rsidR="00BB5D25">
        <w:t xml:space="preserve"> Szenario</w:t>
      </w:r>
      <w:r w:rsidR="00555799">
        <w:t>s</w:t>
      </w:r>
      <w:r w:rsidR="00BB5D25">
        <w:t xml:space="preserve">. Die </w:t>
      </w:r>
      <w:proofErr w:type="spellStart"/>
      <w:r w:rsidR="00761DD6">
        <w:t>Steps</w:t>
      </w:r>
      <w:proofErr w:type="spellEnd"/>
      <w:r w:rsidR="00761DD6">
        <w:t xml:space="preserve"> können </w:t>
      </w:r>
      <w:r w:rsidR="00BB5D25">
        <w:t xml:space="preserve">jedoch </w:t>
      </w:r>
      <w:r w:rsidR="00761DD6">
        <w:t>Platzhalter</w:t>
      </w:r>
      <w:r w:rsidR="00F3344C">
        <w:t xml:space="preserve"> (werden durch spitze Klammern kenntlich gemacht, vgl. Zeile 6 und 7)</w:t>
      </w:r>
      <w:r w:rsidR="00761DD6">
        <w:t xml:space="preserve"> verwende</w:t>
      </w:r>
      <w:r w:rsidR="00BB5D25">
        <w:t>n</w:t>
      </w:r>
      <w:r w:rsidR="00761DD6">
        <w:t>, die mit Werten aus einer „</w:t>
      </w:r>
      <w:proofErr w:type="spellStart"/>
      <w:r w:rsidR="00761DD6">
        <w:t>Examples</w:t>
      </w:r>
      <w:proofErr w:type="spellEnd"/>
      <w:r w:rsidR="00761DD6">
        <w:t>“</w:t>
      </w:r>
      <w:r w:rsidR="00FA5C1B">
        <w:t>-</w:t>
      </w:r>
      <w:r w:rsidR="00761DD6">
        <w:t xml:space="preserve">Tabelle </w:t>
      </w:r>
      <w:r w:rsidR="003571BB">
        <w:t xml:space="preserve">ersetzt </w:t>
      </w:r>
      <w:r w:rsidR="00761DD6">
        <w:t xml:space="preserve">werden. </w:t>
      </w:r>
    </w:p>
    <w:p w14:paraId="520FE4AF" w14:textId="2D0F3786" w:rsidR="00761DD6" w:rsidRDefault="00761DD6" w:rsidP="00E57408">
      <w:pPr>
        <w:pStyle w:val="Flietext"/>
      </w:pPr>
      <w:r>
        <w:t xml:space="preserve">Die </w:t>
      </w:r>
      <w:proofErr w:type="spellStart"/>
      <w:r w:rsidR="00555799">
        <w:t>Examples</w:t>
      </w:r>
      <w:proofErr w:type="spellEnd"/>
      <w:r w:rsidR="00555799">
        <w:t>-</w:t>
      </w:r>
      <w:r>
        <w:t xml:space="preserve">Tabelle muss </w:t>
      </w:r>
      <w:r w:rsidR="00BB5D25">
        <w:t xml:space="preserve">unterhalb des letzten </w:t>
      </w:r>
      <w:proofErr w:type="spellStart"/>
      <w:r w:rsidR="00BB5D25">
        <w:t>Steps</w:t>
      </w:r>
      <w:proofErr w:type="spellEnd"/>
      <w:r w:rsidR="00BB5D25">
        <w:t xml:space="preserve"> </w:t>
      </w:r>
      <w:r w:rsidR="00F3344C">
        <w:t xml:space="preserve">definiert werden </w:t>
      </w:r>
      <w:r>
        <w:t xml:space="preserve">und für jeden Platzhalter eine Spalte </w:t>
      </w:r>
      <w:r w:rsidR="0089368A">
        <w:t xml:space="preserve">mit entsprechender Überschrift </w:t>
      </w:r>
      <w:r>
        <w:t xml:space="preserve">beinhalten. </w:t>
      </w:r>
      <w:r w:rsidR="00F3344C">
        <w:t xml:space="preserve">Bei der Ausführung wird für </w:t>
      </w:r>
      <w:r>
        <w:t xml:space="preserve">jede Zeile </w:t>
      </w:r>
      <w:r w:rsidR="00F3344C">
        <w:t>der</w:t>
      </w:r>
      <w:r>
        <w:t xml:space="preserve"> Tabelle ein eigenes Szenario </w:t>
      </w:r>
      <w:r w:rsidR="002D0B7E">
        <w:t>erstellt</w:t>
      </w:r>
      <w:r>
        <w:t>.</w:t>
      </w:r>
    </w:p>
    <w:p w14:paraId="0E12CA85" w14:textId="3AE62CDD" w:rsidR="00E57408" w:rsidRDefault="00985F9B" w:rsidP="00F3344C">
      <w:pPr>
        <w:pStyle w:val="Flietext"/>
      </w:pPr>
      <w:r>
        <w:t xml:space="preserve">Um </w:t>
      </w:r>
      <w:r w:rsidR="002D0B7E">
        <w:t>Gruppierungen verschiedener Wertkombinationen vorzunehmen</w:t>
      </w:r>
      <w:r w:rsidR="00986B0D">
        <w:t>,</w:t>
      </w:r>
      <w:r>
        <w:t xml:space="preserve"> </w:t>
      </w:r>
      <w:r w:rsidR="002D0B7E">
        <w:t xml:space="preserve">können </w:t>
      </w:r>
      <w:r>
        <w:t xml:space="preserve">die unterschiedlichen Ausprägungen in verschiedenen </w:t>
      </w:r>
      <w:proofErr w:type="spellStart"/>
      <w:r w:rsidR="002D0B7E">
        <w:t>Example</w:t>
      </w:r>
      <w:proofErr w:type="spellEnd"/>
      <w:r w:rsidR="002D0B7E">
        <w:t>-</w:t>
      </w:r>
      <w:del w:id="488" w:author="Stephan Müller" w:date="2019-07-16T08:21:00Z">
        <w:r w:rsidR="002D0B7E" w:rsidDel="00643261">
          <w:delText xml:space="preserve"> </w:delText>
        </w:r>
      </w:del>
      <w:r w:rsidR="002D0B7E">
        <w:t>Tabellen</w:t>
      </w:r>
      <w:r>
        <w:t xml:space="preserve"> logisch zusammengefasst werden</w:t>
      </w:r>
      <w:del w:id="489" w:author="Stephan Müller" w:date="2019-07-16T08:22:00Z">
        <w:r w:rsidDel="00643261">
          <w:delText xml:space="preserve">. </w:delText>
        </w:r>
      </w:del>
      <w:ins w:id="490" w:author="Stephan Müller" w:date="2019-07-16T08:22:00Z">
        <w:r w:rsidR="00643261">
          <w:t xml:space="preserve"> – </w:t>
        </w:r>
      </w:ins>
      <w:moveToRangeStart w:id="491" w:author="Stephan Müller" w:date="2019-07-16T08:22:00Z" w:name="move14157769"/>
      <w:moveTo w:id="492" w:author="Stephan Müller" w:date="2019-07-16T08:22:00Z">
        <w:del w:id="493" w:author="Stephan Müller" w:date="2019-07-16T08:22:00Z">
          <w:r w:rsidR="00643261" w:rsidDel="00643261">
            <w:delText>In</w:delText>
          </w:r>
        </w:del>
      </w:moveTo>
      <w:ins w:id="494" w:author="Stephan Müller" w:date="2019-07-16T08:22:00Z">
        <w:r w:rsidR="00643261">
          <w:t>für das Beispiel aus Kapitel 2.2</w:t>
        </w:r>
      </w:ins>
      <w:ins w:id="495" w:author="Stephan Müller" w:date="2019-07-16T08:23:00Z">
        <w:r w:rsidR="00643261">
          <w:t xml:space="preserve"> hätte eine zusätzliche Tabelle für </w:t>
        </w:r>
        <w:r w:rsidR="00643261" w:rsidRPr="00643261">
          <w:t>Wertkombinationen mit negativen Zahlen und eine mit reellen Zahlen erstellt werden können</w:t>
        </w:r>
        <w:r w:rsidR="00643261">
          <w:t>.</w:t>
        </w:r>
      </w:ins>
      <w:moveTo w:id="496" w:author="Stephan Müller" w:date="2019-07-16T08:22:00Z">
        <w:del w:id="497" w:author="Stephan Müller" w:date="2019-07-16T08:22:00Z">
          <w:r w:rsidR="00643261" w:rsidDel="00643261">
            <w:delText xml:space="preserve"> dem Taschenrechnerbeispiel</w:delText>
          </w:r>
        </w:del>
        <w:del w:id="498" w:author="Stephan Müller" w:date="2019-07-16T08:23:00Z">
          <w:r w:rsidR="00643261" w:rsidDel="00643261">
            <w:delText xml:space="preserve"> hätten z.B. eine Tabelle für Wertkombinationen mit negativen Zahlen und eine mit reellen Zahlen erstellt werden können.</w:delText>
          </w:r>
        </w:del>
      </w:moveTo>
      <w:moveToRangeEnd w:id="491"/>
      <w:ins w:id="499" w:author="Stephan Müller" w:date="2019-07-16T08:23:00Z">
        <w:r w:rsidR="00643261">
          <w:t xml:space="preserve"> </w:t>
        </w:r>
      </w:ins>
      <w:r w:rsidR="002D0B7E">
        <w:t xml:space="preserve">Die Ausführung ändert sich </w:t>
      </w:r>
      <w:r>
        <w:t>dadurch</w:t>
      </w:r>
      <w:r w:rsidR="002D0B7E">
        <w:t xml:space="preserve"> nicht, da auch in diesem Fall für jede Zeile aller Tabellen ein eigenes Szenario erstellt wird. </w:t>
      </w:r>
      <w:del w:id="500" w:author="Stephan Müller" w:date="2019-07-16T08:21:00Z">
        <w:r w:rsidR="002D0B7E" w:rsidDel="00643261">
          <w:delText xml:space="preserve">Der </w:delText>
        </w:r>
      </w:del>
      <w:ins w:id="501" w:author="Stephan Müller" w:date="2019-07-16T08:21:00Z">
        <w:r w:rsidR="00643261">
          <w:t xml:space="preserve">Die </w:t>
        </w:r>
      </w:ins>
      <w:r w:rsidR="002D0B7E">
        <w:t xml:space="preserve">Scenario Outline </w:t>
      </w:r>
      <w:r>
        <w:t xml:space="preserve">kann so jedoch nachvollziehbarer und übersichtlicher aufgebaut werden. </w:t>
      </w:r>
      <w:moveFromRangeStart w:id="502" w:author="Stephan Müller" w:date="2019-07-16T08:22:00Z" w:name="move14157769"/>
      <w:moveFrom w:id="503" w:author="Stephan Müller" w:date="2019-07-16T08:22:00Z">
        <w:r w:rsidDel="00643261">
          <w:t xml:space="preserve">In dem Taschenrechnerbeispiel hätten </w:t>
        </w:r>
        <w:r w:rsidR="00986B0D" w:rsidDel="00643261">
          <w:t xml:space="preserve">z.B. </w:t>
        </w:r>
        <w:r w:rsidDel="00643261">
          <w:t xml:space="preserve">eine Tabelle </w:t>
        </w:r>
        <w:r w:rsidR="00986B0D" w:rsidDel="00643261">
          <w:t xml:space="preserve">für </w:t>
        </w:r>
        <w:r w:rsidDel="00643261">
          <w:t xml:space="preserve">Wertkombinationen mit negativen Zahlen und eine mit reellen </w:t>
        </w:r>
        <w:r w:rsidR="00986B0D" w:rsidDel="00643261">
          <w:t>Zahlen erstellt werden können</w:t>
        </w:r>
        <w:r w:rsidDel="00643261">
          <w:t>.</w:t>
        </w:r>
      </w:moveFrom>
      <w:moveFromRangeEnd w:id="502"/>
    </w:p>
    <w:p w14:paraId="38833DE5" w14:textId="77777777" w:rsidR="00207A80" w:rsidRPr="00DB71E2" w:rsidRDefault="00207A80" w:rsidP="00207A80">
      <w:pPr>
        <w:pStyle w:val="Ebene3"/>
      </w:pPr>
      <w:bookmarkStart w:id="504" w:name="_Toc14296596"/>
      <w:r>
        <w:lastRenderedPageBreak/>
        <w:t>Parameter übergeben</w:t>
      </w:r>
      <w:bookmarkEnd w:id="504"/>
    </w:p>
    <w:p w14:paraId="15C341E6" w14:textId="6D33BEFB" w:rsidR="005367CC" w:rsidRDefault="005367CC" w:rsidP="00207A80">
      <w:pPr>
        <w:pStyle w:val="Flietext"/>
      </w:pPr>
      <w:r>
        <w:t xml:space="preserve">Da in den Szenarien oftmals gleiche </w:t>
      </w:r>
      <w:proofErr w:type="spellStart"/>
      <w:r>
        <w:t>Steps</w:t>
      </w:r>
      <w:proofErr w:type="spellEnd"/>
      <w:r>
        <w:t xml:space="preserve"> mit unterschiedlichen Werten vorkommen können diese Werte aus dem </w:t>
      </w:r>
      <w:proofErr w:type="spellStart"/>
      <w:r>
        <w:t>Step</w:t>
      </w:r>
      <w:proofErr w:type="spellEnd"/>
      <w:r>
        <w:t xml:space="preserve"> extrahiert werden und als Parameter an die </w:t>
      </w:r>
      <w:proofErr w:type="spellStart"/>
      <w:r>
        <w:t>Step</w:t>
      </w:r>
      <w:proofErr w:type="spellEnd"/>
      <w:r>
        <w:t xml:space="preserve">-Definition übergeben werden. Dies geschieht per Pattern </w:t>
      </w:r>
      <w:proofErr w:type="spellStart"/>
      <w:r>
        <w:t>Matching</w:t>
      </w:r>
      <w:proofErr w:type="spellEnd"/>
      <w:r>
        <w:t xml:space="preserve">. </w:t>
      </w:r>
    </w:p>
    <w:p w14:paraId="0BE69908" w14:textId="1B1106E3" w:rsidR="005135E8" w:rsidRDefault="005135E8" w:rsidP="00207A80">
      <w:pPr>
        <w:pStyle w:val="Flietext"/>
      </w:pPr>
      <w:commentRangeStart w:id="505"/>
      <w:r>
        <w:t xml:space="preserve">Ein Parameter wird in einer </w:t>
      </w:r>
      <w:proofErr w:type="spellStart"/>
      <w:r>
        <w:t>Step</w:t>
      </w:r>
      <w:proofErr w:type="spellEnd"/>
      <w:r>
        <w:t xml:space="preserve">-Definition als Pattern (z.B. </w:t>
      </w:r>
      <w:r w:rsidR="005367CC">
        <w:t xml:space="preserve">einer </w:t>
      </w:r>
      <w:proofErr w:type="spellStart"/>
      <w:r w:rsidR="005367CC">
        <w:t>Captured</w:t>
      </w:r>
      <w:proofErr w:type="spellEnd"/>
      <w:r w:rsidR="005367CC">
        <w:t xml:space="preserve"> Group</w:t>
      </w:r>
      <w:r>
        <w:t>) definiert.</w:t>
      </w:r>
      <w:commentRangeEnd w:id="505"/>
      <w:r w:rsidR="00B4643E">
        <w:rPr>
          <w:rStyle w:val="Kommentarzeichen"/>
          <w:rFonts w:cstheme="minorBidi"/>
        </w:rPr>
        <w:commentReference w:id="505"/>
      </w:r>
    </w:p>
    <w:p w14:paraId="4244A177" w14:textId="5622A93B" w:rsidR="00207A80" w:rsidRDefault="00534836" w:rsidP="005367CC">
      <w:pPr>
        <w:pStyle w:val="Flietext"/>
        <w:jc w:val="center"/>
      </w:pPr>
      <w:r>
        <w:rPr>
          <w:noProof/>
        </w:rPr>
        <w:drawing>
          <wp:inline distT="0" distB="0" distL="0" distR="0" wp14:anchorId="690DEA99" wp14:editId="76A01BDF">
            <wp:extent cx="5203271" cy="1043377"/>
            <wp:effectExtent l="0" t="0" r="3810" b="0"/>
            <wp:docPr id="82" name="Grafik 82"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egulaererAusdruck_Beispiel.png"/>
                    <pic:cNvPicPr/>
                  </pic:nvPicPr>
                  <pic:blipFill rotWithShape="1">
                    <a:blip r:embed="rId19">
                      <a:extLst>
                        <a:ext uri="{28A0092B-C50C-407E-A947-70E740481C1C}">
                          <a14:useLocalDpi xmlns:a14="http://schemas.microsoft.com/office/drawing/2010/main" val="0"/>
                        </a:ext>
                      </a:extLst>
                    </a:blip>
                    <a:srcRect l="3644" t="30199"/>
                    <a:stretch/>
                  </pic:blipFill>
                  <pic:spPr bwMode="auto">
                    <a:xfrm>
                      <a:off x="0" y="0"/>
                      <a:ext cx="5203271" cy="1043377"/>
                    </a:xfrm>
                    <a:prstGeom prst="rect">
                      <a:avLst/>
                    </a:prstGeom>
                    <a:ln>
                      <a:noFill/>
                    </a:ln>
                    <a:extLst>
                      <a:ext uri="{53640926-AAD7-44D8-BBD7-CCE9431645EC}">
                        <a14:shadowObscured xmlns:a14="http://schemas.microsoft.com/office/drawing/2010/main"/>
                      </a:ext>
                    </a:extLst>
                  </pic:spPr>
                </pic:pic>
              </a:graphicData>
            </a:graphic>
          </wp:inline>
        </w:drawing>
      </w:r>
    </w:p>
    <w:p w14:paraId="5DF32F24" w14:textId="7785B5F8" w:rsidR="00207A80" w:rsidRDefault="00207A80" w:rsidP="00207A80">
      <w:pPr>
        <w:pStyle w:val="Beschriftung"/>
      </w:pPr>
      <w:bookmarkStart w:id="506" w:name="_Toc12891967"/>
      <w:r>
        <w:t xml:space="preserve">Abbildung </w:t>
      </w:r>
      <w:r w:rsidR="00BE7E66">
        <w:fldChar w:fldCharType="begin"/>
      </w:r>
      <w:r w:rsidR="00BE7E66">
        <w:instrText xml:space="preserve"> SEQ Abbildung \* ARABIC </w:instrText>
      </w:r>
      <w:r w:rsidR="00BE7E66">
        <w:fldChar w:fldCharType="separate"/>
      </w:r>
      <w:r w:rsidR="00BF37CD">
        <w:rPr>
          <w:noProof/>
        </w:rPr>
        <w:t>6</w:t>
      </w:r>
      <w:r w:rsidR="00BE7E66">
        <w:rPr>
          <w:noProof/>
        </w:rPr>
        <w:fldChar w:fldCharType="end"/>
      </w:r>
      <w:r>
        <w:t xml:space="preserve">: Parameter Übergabe mit </w:t>
      </w:r>
      <w:proofErr w:type="spellStart"/>
      <w:r>
        <w:t>Captured</w:t>
      </w:r>
      <w:proofErr w:type="spellEnd"/>
      <w:r>
        <w:t xml:space="preserve"> Groups</w:t>
      </w:r>
      <w:bookmarkEnd w:id="506"/>
    </w:p>
    <w:p w14:paraId="55645AE8" w14:textId="77777777" w:rsidR="00207A80" w:rsidRPr="000B463D" w:rsidRDefault="00207A80" w:rsidP="00207A80">
      <w:pPr>
        <w:pStyle w:val="Quelle"/>
      </w:pPr>
    </w:p>
    <w:p w14:paraId="06006687" w14:textId="0AEF0A77" w:rsidR="00207A80" w:rsidRDefault="00207A80" w:rsidP="00125FAB">
      <w:pPr>
        <w:pStyle w:val="Flietext"/>
      </w:pPr>
      <w:r>
        <w:t xml:space="preserve">Abbildung 6 zeigt ein Beispiel, </w:t>
      </w:r>
      <w:r w:rsidR="000B57A2">
        <w:t>in dem die</w:t>
      </w:r>
      <w:r w:rsidR="00E531E4">
        <w:t xml:space="preserve"> </w:t>
      </w:r>
      <w:proofErr w:type="spellStart"/>
      <w:r w:rsidR="00E531E4">
        <w:t>Step</w:t>
      </w:r>
      <w:r w:rsidR="00FA5C1B">
        <w:t>-</w:t>
      </w:r>
      <w:r w:rsidR="00E531E4">
        <w:t>Definitions</w:t>
      </w:r>
      <w:proofErr w:type="spellEnd"/>
      <w:r w:rsidR="00E531E4">
        <w:t xml:space="preserve"> Annotation einen </w:t>
      </w:r>
      <w:r>
        <w:t>reguläre</w:t>
      </w:r>
      <w:r w:rsidR="00E531E4">
        <w:t>n</w:t>
      </w:r>
      <w:r>
        <w:t xml:space="preserve"> Ausdruck </w:t>
      </w:r>
      <w:r w:rsidR="00534836">
        <w:t xml:space="preserve">mit einer </w:t>
      </w:r>
      <w:proofErr w:type="spellStart"/>
      <w:r>
        <w:t>Captured</w:t>
      </w:r>
      <w:proofErr w:type="spellEnd"/>
      <w:r>
        <w:t xml:space="preserve"> Group </w:t>
      </w:r>
      <w:r w:rsidR="000B57A2">
        <w:t>übergeben bekommt</w:t>
      </w:r>
      <w:r>
        <w:t xml:space="preserve">. </w:t>
      </w:r>
      <w:r w:rsidR="005367CC">
        <w:t xml:space="preserve">Die </w:t>
      </w:r>
      <w:proofErr w:type="spellStart"/>
      <w:r w:rsidR="005367CC">
        <w:t>Captured</w:t>
      </w:r>
      <w:proofErr w:type="spellEnd"/>
      <w:r w:rsidR="005367CC">
        <w:t xml:space="preserve"> Group</w:t>
      </w:r>
      <w:r w:rsidR="00125FAB">
        <w:t xml:space="preserve"> (</w:t>
      </w:r>
      <w:hyperlink r:id="rId20" w:history="1">
        <w:r w:rsidR="00125FAB" w:rsidRPr="00EF275C">
          <w:rPr>
            <w:rStyle w:val="Hyperlink"/>
          </w:rPr>
          <w:t>\\d</w:t>
        </w:r>
      </w:hyperlink>
      <w:r w:rsidR="00125FAB">
        <w:t xml:space="preserve">+) definiert, dass im </w:t>
      </w:r>
      <w:proofErr w:type="spellStart"/>
      <w:r w:rsidR="00125FAB">
        <w:t>Step</w:t>
      </w:r>
      <w:proofErr w:type="spellEnd"/>
      <w:r w:rsidR="00125FAB">
        <w:t xml:space="preserve"> eine n-stellige </w:t>
      </w:r>
      <w:r w:rsidR="005367CC">
        <w:t xml:space="preserve">ganze zahl </w:t>
      </w:r>
      <w:r w:rsidR="00125FAB">
        <w:t xml:space="preserve">enthalten sein soll. Ist dies der Fall kann </w:t>
      </w:r>
      <w:proofErr w:type="spellStart"/>
      <w:r w:rsidR="00125FAB">
        <w:t>Cucumber</w:t>
      </w:r>
      <w:proofErr w:type="spellEnd"/>
      <w:r w:rsidR="00125FAB">
        <w:t xml:space="preserve"> den </w:t>
      </w:r>
      <w:proofErr w:type="spellStart"/>
      <w:r w:rsidR="00125FAB">
        <w:t>Step</w:t>
      </w:r>
      <w:proofErr w:type="spellEnd"/>
      <w:r w:rsidR="00125FAB">
        <w:t xml:space="preserve"> der im Beispiel gezeigten </w:t>
      </w:r>
      <w:proofErr w:type="spellStart"/>
      <w:r w:rsidR="00125FAB">
        <w:t>Step</w:t>
      </w:r>
      <w:proofErr w:type="spellEnd"/>
      <w:r w:rsidR="00125FAB">
        <w:t xml:space="preserve">-Definition zuordnen, liest die </w:t>
      </w:r>
      <w:r w:rsidR="005367CC">
        <w:t xml:space="preserve">Zahl </w:t>
      </w:r>
      <w:r w:rsidR="00125FAB">
        <w:t>aus und übergibt sie als Parameter an die Methode. Ist stattdessen eine alphanumerische Zeichenkette oder eine Fließkommazahl enthalten</w:t>
      </w:r>
      <w:ins w:id="507" w:author="Stephan Müller" w:date="2019-07-16T08:25:00Z">
        <w:r w:rsidR="00B4643E">
          <w:t>,</w:t>
        </w:r>
      </w:ins>
      <w:r w:rsidR="00125FAB">
        <w:t xml:space="preserve"> kann </w:t>
      </w:r>
      <w:proofErr w:type="spellStart"/>
      <w:r w:rsidR="00125FAB">
        <w:t>Cucumber</w:t>
      </w:r>
      <w:proofErr w:type="spellEnd"/>
      <w:r w:rsidR="00125FAB">
        <w:t xml:space="preserve"> den </w:t>
      </w:r>
      <w:proofErr w:type="spellStart"/>
      <w:r w:rsidR="00125FAB">
        <w:t>Step</w:t>
      </w:r>
      <w:proofErr w:type="spellEnd"/>
      <w:r w:rsidR="00125FAB">
        <w:t xml:space="preserve"> nicht zuordnen und liefert einen Fehler.</w:t>
      </w:r>
      <w:r w:rsidR="00B01B1F">
        <w:t xml:space="preserve"> </w:t>
      </w:r>
    </w:p>
    <w:p w14:paraId="6E14EC01" w14:textId="6D453BC5" w:rsidR="0004288D" w:rsidRDefault="00004CAD" w:rsidP="0004288D">
      <w:pPr>
        <w:pStyle w:val="Flietext"/>
      </w:pPr>
      <w:r>
        <w:t>Da reguläre</w:t>
      </w:r>
      <w:r w:rsidR="005367CC">
        <w:t xml:space="preserve"> </w:t>
      </w:r>
      <w:r>
        <w:t xml:space="preserve">Ausdrücke </w:t>
      </w:r>
      <w:r w:rsidR="005367CC">
        <w:t>die Lesbarkeit</w:t>
      </w:r>
      <w:r w:rsidR="00125FAB">
        <w:t xml:space="preserve"> eher erschweren,</w:t>
      </w:r>
      <w:r>
        <w:t xml:space="preserve"> wurden in der Version 3.0.0 </w:t>
      </w:r>
      <w:proofErr w:type="spellStart"/>
      <w:r>
        <w:t>Cucumber</w:t>
      </w:r>
      <w:proofErr w:type="spellEnd"/>
      <w:r>
        <w:t xml:space="preserve"> </w:t>
      </w:r>
      <w:proofErr w:type="spellStart"/>
      <w:r>
        <w:t>Expressions</w:t>
      </w:r>
      <w:proofErr w:type="spellEnd"/>
      <w:r>
        <w:t xml:space="preserve"> eingeführt</w:t>
      </w:r>
      <w:r w:rsidR="006D0130">
        <w:t>,</w:t>
      </w:r>
      <w:r>
        <w:t xml:space="preserve"> um </w:t>
      </w:r>
      <w:r w:rsidR="00B01B1F">
        <w:t>erstere</w:t>
      </w:r>
      <w:r>
        <w:t xml:space="preserve"> zu ersetzen. </w:t>
      </w:r>
      <w:proofErr w:type="spellStart"/>
      <w:r w:rsidR="00B01B1F">
        <w:t>Cucumber</w:t>
      </w:r>
      <w:proofErr w:type="spellEnd"/>
      <w:r w:rsidR="00B01B1F">
        <w:t xml:space="preserve"> </w:t>
      </w:r>
      <w:proofErr w:type="spellStart"/>
      <w:r w:rsidR="00B01B1F">
        <w:t>Expressions</w:t>
      </w:r>
      <w:proofErr w:type="spellEnd"/>
      <w:r w:rsidR="000B57A2">
        <w:t xml:space="preserve"> können anstelle der </w:t>
      </w:r>
      <w:proofErr w:type="spellStart"/>
      <w:r w:rsidR="000B57A2">
        <w:t>Captured</w:t>
      </w:r>
      <w:proofErr w:type="spellEnd"/>
      <w:r w:rsidR="000B57A2">
        <w:t xml:space="preserve"> Groups</w:t>
      </w:r>
      <w:r w:rsidR="008E6D33">
        <w:t xml:space="preserve"> </w:t>
      </w:r>
      <w:r w:rsidR="00C418C5">
        <w:t>„</w:t>
      </w:r>
      <w:r w:rsidR="00207A80">
        <w:t>Output Parametern</w:t>
      </w:r>
      <w:r w:rsidR="00C418C5">
        <w:t>“</w:t>
      </w:r>
      <w:r w:rsidR="00FA5C1B">
        <w:t xml:space="preserve"> (</w:t>
      </w:r>
      <w:r w:rsidR="00145EA5">
        <w:t>durch geschweifte Klammern kenntlich gemacht</w:t>
      </w:r>
      <w:r w:rsidR="00FA5C1B">
        <w:t>)</w:t>
      </w:r>
      <w:r w:rsidR="008E6D33">
        <w:t xml:space="preserve"> enthalten</w:t>
      </w:r>
      <w:r w:rsidR="00207A80">
        <w:t xml:space="preserve">. </w:t>
      </w:r>
      <w:r w:rsidR="00125FAB">
        <w:t xml:space="preserve">Dies wird am Beispiel </w:t>
      </w:r>
      <w:r w:rsidR="0004288D">
        <w:t xml:space="preserve">eines Systems zum Speichern von durchgeführten Flügen </w:t>
      </w:r>
      <w:r w:rsidR="00125FAB">
        <w:t>deutlich.</w:t>
      </w:r>
    </w:p>
    <w:p w14:paraId="33AED47B" w14:textId="77777777" w:rsidR="0004288D" w:rsidRDefault="0004288D" w:rsidP="0004288D">
      <w:pPr>
        <w:pStyle w:val="Beschriftung"/>
        <w:rPr>
          <w:noProof/>
          <w:bdr w:val="single" w:sz="4" w:space="0" w:color="auto"/>
          <w:lang w:val="en-US"/>
        </w:rPr>
      </w:pPr>
      <w:r>
        <w:rPr>
          <w:noProof/>
        </w:rPr>
        <w:drawing>
          <wp:inline distT="0" distB="0" distL="0" distR="0" wp14:anchorId="6F91951D" wp14:editId="3F125BEB">
            <wp:extent cx="5214845" cy="1069757"/>
            <wp:effectExtent l="0" t="0" r="0" b="0"/>
            <wp:docPr id="1"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flight_gherkin.png"/>
                    <pic:cNvPicPr/>
                  </pic:nvPicPr>
                  <pic:blipFill rotWithShape="1">
                    <a:blip r:embed="rId21">
                      <a:extLst>
                        <a:ext uri="{28A0092B-C50C-407E-A947-70E740481C1C}">
                          <a14:useLocalDpi xmlns:a14="http://schemas.microsoft.com/office/drawing/2010/main" val="0"/>
                        </a:ext>
                      </a:extLst>
                    </a:blip>
                    <a:srcRect l="3430" t="30730"/>
                    <a:stretch/>
                  </pic:blipFill>
                  <pic:spPr bwMode="auto">
                    <a:xfrm>
                      <a:off x="0" y="0"/>
                      <a:ext cx="5214845" cy="1069757"/>
                    </a:xfrm>
                    <a:prstGeom prst="rect">
                      <a:avLst/>
                    </a:prstGeom>
                    <a:ln>
                      <a:noFill/>
                    </a:ln>
                    <a:extLst>
                      <a:ext uri="{53640926-AAD7-44D8-BBD7-CCE9431645EC}">
                        <a14:shadowObscured xmlns:a14="http://schemas.microsoft.com/office/drawing/2010/main"/>
                      </a:ext>
                    </a:extLst>
                  </pic:spPr>
                </pic:pic>
              </a:graphicData>
            </a:graphic>
          </wp:inline>
        </w:drawing>
      </w:r>
    </w:p>
    <w:p w14:paraId="551A3EBC" w14:textId="32CF5061" w:rsidR="0004288D" w:rsidRDefault="0004288D" w:rsidP="0004288D">
      <w:pPr>
        <w:pStyle w:val="Beschriftung"/>
      </w:pPr>
      <w:bookmarkStart w:id="508" w:name="_Toc12891968"/>
      <w:r>
        <w:t xml:space="preserve">Abbildung </w:t>
      </w:r>
      <w:r w:rsidR="00BE7E66">
        <w:fldChar w:fldCharType="begin"/>
      </w:r>
      <w:r w:rsidR="00BE7E66">
        <w:instrText xml:space="preserve"> SEQ Abbildung \* ARABIC </w:instrText>
      </w:r>
      <w:r w:rsidR="00BE7E66">
        <w:fldChar w:fldCharType="separate"/>
      </w:r>
      <w:r w:rsidR="00BF37CD">
        <w:rPr>
          <w:noProof/>
        </w:rPr>
        <w:t>7</w:t>
      </w:r>
      <w:r w:rsidR="00BE7E66">
        <w:rPr>
          <w:noProof/>
        </w:rPr>
        <w:fldChar w:fldCharType="end"/>
      </w:r>
      <w:r>
        <w:t xml:space="preserve">: Flight Gherkin </w:t>
      </w:r>
      <w:proofErr w:type="spellStart"/>
      <w:r>
        <w:t>Step</w:t>
      </w:r>
      <w:bookmarkEnd w:id="508"/>
      <w:proofErr w:type="spellEnd"/>
    </w:p>
    <w:p w14:paraId="5A6FFCCE" w14:textId="124F809F" w:rsidR="00713B65" w:rsidRDefault="00713B65" w:rsidP="00713B65">
      <w:pPr>
        <w:pStyle w:val="Quelle"/>
      </w:pPr>
    </w:p>
    <w:p w14:paraId="6AE59A25" w14:textId="7F6E8FB2" w:rsidR="0004288D" w:rsidRPr="00E11286" w:rsidRDefault="00713B65" w:rsidP="003F24F8">
      <w:pPr>
        <w:pStyle w:val="Flietext"/>
        <w:ind w:left="709"/>
      </w:pPr>
      <w:r>
        <w:lastRenderedPageBreak/>
        <w:t xml:space="preserve">Das Feature aus Abbildung </w:t>
      </w:r>
      <w:r w:rsidR="0052172A">
        <w:t>7</w:t>
      </w:r>
      <w:r>
        <w:t xml:space="preserve"> enthält ein Szenario mit einem </w:t>
      </w:r>
      <w:proofErr w:type="spellStart"/>
      <w:r>
        <w:t>Step</w:t>
      </w:r>
      <w:proofErr w:type="spellEnd"/>
      <w:r>
        <w:t xml:space="preserve">, der einen durchgeführten Flug beschreibt. </w:t>
      </w:r>
      <w:r w:rsidR="00125FAB">
        <w:t xml:space="preserve">Im </w:t>
      </w:r>
      <w:proofErr w:type="spellStart"/>
      <w:r w:rsidR="00125FAB">
        <w:t>Step</w:t>
      </w:r>
      <w:proofErr w:type="spellEnd"/>
      <w:r w:rsidR="00125FAB">
        <w:t xml:space="preserve"> sind </w:t>
      </w:r>
      <w:commentRangeStart w:id="509"/>
      <w:r w:rsidR="003F24F8">
        <w:t>eindeutige Kürzel</w:t>
      </w:r>
      <w:commentRangeEnd w:id="509"/>
      <w:r w:rsidR="00FC3455">
        <w:rPr>
          <w:rStyle w:val="Kommentarzeichen"/>
          <w:rFonts w:cstheme="minorBidi"/>
        </w:rPr>
        <w:commentReference w:id="509"/>
      </w:r>
      <w:r>
        <w:t xml:space="preserve"> </w:t>
      </w:r>
      <w:r w:rsidR="00125FAB">
        <w:t xml:space="preserve">für den Start- und Zielflughafen, das Flugdatum sowie die </w:t>
      </w:r>
      <w:r>
        <w:t>Anzahl an Passagiere</w:t>
      </w:r>
      <w:r w:rsidR="00125FAB">
        <w:t xml:space="preserve"> enthalten</w:t>
      </w:r>
      <w:r>
        <w:t xml:space="preserve">. </w:t>
      </w:r>
    </w:p>
    <w:p w14:paraId="05577435" w14:textId="064CAF41" w:rsidR="0004288D" w:rsidRDefault="0004288D" w:rsidP="0004288D">
      <w:pPr>
        <w:pStyle w:val="Beschriftung"/>
      </w:pPr>
      <w:bookmarkStart w:id="510" w:name="_Toc12891969"/>
      <w:r>
        <w:rPr>
          <w:noProof/>
          <w:bdr w:val="single" w:sz="4" w:space="0" w:color="auto"/>
          <w:lang w:val="en-US"/>
        </w:rPr>
        <w:drawing>
          <wp:inline distT="0" distB="0" distL="0" distR="0" wp14:anchorId="3E5D0CE1" wp14:editId="12C3EAA8">
            <wp:extent cx="6111433" cy="890583"/>
            <wp:effectExtent l="0" t="0" r="0" b="0"/>
            <wp:docPr id="2" name="Grafik 2"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lightStepDefinition_regulaererAusdruck.png"/>
                    <pic:cNvPicPr/>
                  </pic:nvPicPr>
                  <pic:blipFill rotWithShape="1">
                    <a:blip r:embed="rId22" cstate="print">
                      <a:extLst>
                        <a:ext uri="{28A0092B-C50C-407E-A947-70E740481C1C}">
                          <a14:useLocalDpi xmlns:a14="http://schemas.microsoft.com/office/drawing/2010/main" val="0"/>
                        </a:ext>
                      </a:extLst>
                    </a:blip>
                    <a:srcRect l="1715" t="24769"/>
                    <a:stretch/>
                  </pic:blipFill>
                  <pic:spPr bwMode="auto">
                    <a:xfrm>
                      <a:off x="0" y="0"/>
                      <a:ext cx="6119281" cy="891727"/>
                    </a:xfrm>
                    <a:prstGeom prst="rect">
                      <a:avLst/>
                    </a:prstGeom>
                    <a:ln>
                      <a:noFill/>
                    </a:ln>
                    <a:extLst>
                      <a:ext uri="{53640926-AAD7-44D8-BBD7-CCE9431645EC}">
                        <a14:shadowObscured xmlns:a14="http://schemas.microsoft.com/office/drawing/2010/main"/>
                      </a:ext>
                    </a:extLst>
                  </pic:spPr>
                </pic:pic>
              </a:graphicData>
            </a:graphic>
          </wp:inline>
        </w:drawing>
      </w:r>
      <w:r>
        <w:t xml:space="preserve">Abbildung </w:t>
      </w:r>
      <w:r w:rsidR="00BE7E66">
        <w:fldChar w:fldCharType="begin"/>
      </w:r>
      <w:r w:rsidR="00BE7E66">
        <w:instrText xml:space="preserve"> SEQ Abbild</w:instrText>
      </w:r>
      <w:r w:rsidR="00BE7E66">
        <w:instrText xml:space="preserve">ung \* ARABIC </w:instrText>
      </w:r>
      <w:r w:rsidR="00BE7E66">
        <w:fldChar w:fldCharType="separate"/>
      </w:r>
      <w:r w:rsidR="00BF37CD">
        <w:rPr>
          <w:noProof/>
        </w:rPr>
        <w:t>8</w:t>
      </w:r>
      <w:r w:rsidR="00BE7E66">
        <w:rPr>
          <w:noProof/>
        </w:rPr>
        <w:fldChar w:fldCharType="end"/>
      </w:r>
      <w:r>
        <w:t xml:space="preserve">: Flight </w:t>
      </w:r>
      <w:proofErr w:type="spellStart"/>
      <w:r>
        <w:t>Step</w:t>
      </w:r>
      <w:proofErr w:type="spellEnd"/>
      <w:r>
        <w:t>-Definition mit regulärem Ausdruck</w:t>
      </w:r>
      <w:bookmarkEnd w:id="510"/>
    </w:p>
    <w:p w14:paraId="7A7502FD" w14:textId="7A254DCE" w:rsidR="00713B65" w:rsidRDefault="00713B65" w:rsidP="00713B65">
      <w:pPr>
        <w:pStyle w:val="Quelle"/>
        <w:jc w:val="both"/>
      </w:pPr>
    </w:p>
    <w:p w14:paraId="73B03B37" w14:textId="0585B304" w:rsidR="00713B65" w:rsidRPr="00713B65" w:rsidRDefault="00713B65" w:rsidP="003F24F8">
      <w:pPr>
        <w:pStyle w:val="Flietext"/>
        <w:ind w:left="709"/>
      </w:pPr>
      <w:r>
        <w:t xml:space="preserve">Abbildung </w:t>
      </w:r>
      <w:r w:rsidR="0052172A">
        <w:t>8</w:t>
      </w:r>
      <w:r>
        <w:t xml:space="preserve"> zeigt </w:t>
      </w:r>
      <w:r w:rsidR="00125FAB">
        <w:t xml:space="preserve">die </w:t>
      </w:r>
      <w:proofErr w:type="spellStart"/>
      <w:r w:rsidR="00125FAB">
        <w:t>Step</w:t>
      </w:r>
      <w:proofErr w:type="spellEnd"/>
      <w:r w:rsidR="00125FAB">
        <w:t>-Definition unter Verwendung regulärer Ausdrücke</w:t>
      </w:r>
      <w:r>
        <w:t xml:space="preserve">. </w:t>
      </w:r>
      <w:r w:rsidR="00125FAB">
        <w:t xml:space="preserve">Um die relevanten Daten aus dem </w:t>
      </w:r>
      <w:proofErr w:type="spellStart"/>
      <w:r w:rsidR="00125FAB">
        <w:t>Step</w:t>
      </w:r>
      <w:proofErr w:type="spellEnd"/>
      <w:r w:rsidR="00125FAB">
        <w:t xml:space="preserve"> als Parameter an die </w:t>
      </w:r>
      <w:proofErr w:type="spellStart"/>
      <w:r w:rsidR="00125FAB">
        <w:t>Step</w:t>
      </w:r>
      <w:proofErr w:type="spellEnd"/>
      <w:r w:rsidR="00125FAB">
        <w:t>-Definition</w:t>
      </w:r>
      <w:r w:rsidR="000A4B3A">
        <w:t xml:space="preserve"> zu übergeben,</w:t>
      </w:r>
      <w:r w:rsidR="00125FAB">
        <w:t xml:space="preserve"> </w:t>
      </w:r>
      <w:r>
        <w:t xml:space="preserve">werden mehrere </w:t>
      </w:r>
      <w:r w:rsidR="000A4B3A">
        <w:t xml:space="preserve">teils sehr komplexe </w:t>
      </w:r>
      <w:proofErr w:type="spellStart"/>
      <w:r>
        <w:t>Captured</w:t>
      </w:r>
      <w:proofErr w:type="spellEnd"/>
      <w:r>
        <w:t xml:space="preserve"> Groups definiert.</w:t>
      </w:r>
    </w:p>
    <w:p w14:paraId="0711C4FD" w14:textId="77777777" w:rsidR="0004288D" w:rsidRPr="00A45DC7" w:rsidRDefault="0004288D" w:rsidP="0004288D">
      <w:pPr>
        <w:pStyle w:val="Quelle"/>
      </w:pPr>
    </w:p>
    <w:p w14:paraId="4FBEC612" w14:textId="77777777" w:rsidR="0004288D" w:rsidRDefault="0004288D" w:rsidP="0004288D">
      <w:pPr>
        <w:pStyle w:val="Flietext"/>
      </w:pPr>
      <w:r>
        <w:rPr>
          <w:noProof/>
          <w:bdr w:val="single" w:sz="4" w:space="0" w:color="auto"/>
          <w:lang w:val="en-US"/>
        </w:rPr>
        <w:drawing>
          <wp:inline distT="0" distB="0" distL="0" distR="0" wp14:anchorId="010DFD7C" wp14:editId="10C23858">
            <wp:extent cx="4884517" cy="613459"/>
            <wp:effectExtent l="0" t="0" r="5080" b="0"/>
            <wp:docPr id="4" name="Grafik 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flightStepDefinition_cucumberExpression.png"/>
                    <pic:cNvPicPr/>
                  </pic:nvPicPr>
                  <pic:blipFill rotWithShape="1">
                    <a:blip r:embed="rId23" cstate="print">
                      <a:extLst>
                        <a:ext uri="{28A0092B-C50C-407E-A947-70E740481C1C}">
                          <a14:useLocalDpi xmlns:a14="http://schemas.microsoft.com/office/drawing/2010/main" val="0"/>
                        </a:ext>
                      </a:extLst>
                    </a:blip>
                    <a:srcRect l="2143" t="26345" r="7385" b="7154"/>
                    <a:stretch/>
                  </pic:blipFill>
                  <pic:spPr bwMode="auto">
                    <a:xfrm>
                      <a:off x="0" y="0"/>
                      <a:ext cx="4885495" cy="613582"/>
                    </a:xfrm>
                    <a:prstGeom prst="rect">
                      <a:avLst/>
                    </a:prstGeom>
                    <a:ln>
                      <a:noFill/>
                    </a:ln>
                    <a:extLst>
                      <a:ext uri="{53640926-AAD7-44D8-BBD7-CCE9431645EC}">
                        <a14:shadowObscured xmlns:a14="http://schemas.microsoft.com/office/drawing/2010/main"/>
                      </a:ext>
                    </a:extLst>
                  </pic:spPr>
                </pic:pic>
              </a:graphicData>
            </a:graphic>
          </wp:inline>
        </w:drawing>
      </w:r>
    </w:p>
    <w:p w14:paraId="64C1882A" w14:textId="1CECF96F" w:rsidR="0004288D" w:rsidRPr="0001798B" w:rsidRDefault="0004288D" w:rsidP="0004288D">
      <w:pPr>
        <w:pStyle w:val="Beschriftung"/>
        <w:rPr>
          <w:lang w:val="en-US"/>
        </w:rPr>
      </w:pPr>
      <w:bookmarkStart w:id="511" w:name="_Toc12891970"/>
      <w:proofErr w:type="spellStart"/>
      <w:r w:rsidRPr="0001798B">
        <w:rPr>
          <w:lang w:val="en-US"/>
        </w:rPr>
        <w:t>Abbildung</w:t>
      </w:r>
      <w:proofErr w:type="spellEnd"/>
      <w:r w:rsidRPr="0001798B">
        <w:rPr>
          <w:lang w:val="en-US"/>
        </w:rPr>
        <w:t xml:space="preserve"> </w:t>
      </w:r>
      <w:r>
        <w:fldChar w:fldCharType="begin"/>
      </w:r>
      <w:r w:rsidRPr="0001798B">
        <w:rPr>
          <w:lang w:val="en-US"/>
        </w:rPr>
        <w:instrText xml:space="preserve"> SEQ Abbildung \* ARABIC </w:instrText>
      </w:r>
      <w:r>
        <w:fldChar w:fldCharType="separate"/>
      </w:r>
      <w:r w:rsidR="00BF37CD">
        <w:rPr>
          <w:noProof/>
          <w:lang w:val="en-US"/>
        </w:rPr>
        <w:t>9</w:t>
      </w:r>
      <w:r>
        <w:fldChar w:fldCharType="end"/>
      </w:r>
      <w:r w:rsidRPr="0001798B">
        <w:rPr>
          <w:lang w:val="en-US"/>
        </w:rPr>
        <w:t>:Flight Step</w:t>
      </w:r>
      <w:r>
        <w:rPr>
          <w:lang w:val="en-US"/>
        </w:rPr>
        <w:t>-</w:t>
      </w:r>
      <w:r w:rsidRPr="0001798B">
        <w:rPr>
          <w:lang w:val="en-US"/>
        </w:rPr>
        <w:t xml:space="preserve">Definition </w:t>
      </w:r>
      <w:proofErr w:type="spellStart"/>
      <w:r w:rsidRPr="0001798B">
        <w:rPr>
          <w:lang w:val="en-US"/>
        </w:rPr>
        <w:t>mit</w:t>
      </w:r>
      <w:proofErr w:type="spellEnd"/>
      <w:r w:rsidRPr="0001798B">
        <w:rPr>
          <w:lang w:val="en-US"/>
        </w:rPr>
        <w:t xml:space="preserve"> Cucumber Expression</w:t>
      </w:r>
      <w:bookmarkEnd w:id="511"/>
    </w:p>
    <w:p w14:paraId="5B99EF41" w14:textId="3B7C89C6" w:rsidR="0004288D" w:rsidRPr="007A7578" w:rsidRDefault="0004288D" w:rsidP="00004CAD">
      <w:pPr>
        <w:pStyle w:val="Flietext"/>
        <w:rPr>
          <w:lang w:val="en-US"/>
        </w:rPr>
      </w:pPr>
    </w:p>
    <w:p w14:paraId="1113C3F5" w14:textId="10CD4FD7" w:rsidR="005D56F4" w:rsidRDefault="00713B65" w:rsidP="003F24F8">
      <w:pPr>
        <w:pStyle w:val="Flietext"/>
        <w:ind w:left="709"/>
      </w:pPr>
      <w:r>
        <w:t xml:space="preserve">Abbildung </w:t>
      </w:r>
      <w:r w:rsidR="0052172A">
        <w:t>9</w:t>
      </w:r>
      <w:r>
        <w:t xml:space="preserve"> zeigt </w:t>
      </w:r>
      <w:r w:rsidR="000A4B3A">
        <w:t>die</w:t>
      </w:r>
      <w:r>
        <w:t xml:space="preserve"> </w:t>
      </w:r>
      <w:proofErr w:type="spellStart"/>
      <w:r>
        <w:t>Step</w:t>
      </w:r>
      <w:proofErr w:type="spellEnd"/>
      <w:r>
        <w:t xml:space="preserve">-Definition unter Verwendung </w:t>
      </w:r>
      <w:r w:rsidR="000A4B3A">
        <w:t xml:space="preserve">einer </w:t>
      </w:r>
      <w:proofErr w:type="spellStart"/>
      <w:r>
        <w:t>Cucumber</w:t>
      </w:r>
      <w:proofErr w:type="spellEnd"/>
      <w:r>
        <w:t>-Expression.</w:t>
      </w:r>
      <w:r w:rsidR="000A4B3A">
        <w:t xml:space="preserve"> </w:t>
      </w:r>
      <w:r>
        <w:t>Diese</w:t>
      </w:r>
      <w:r w:rsidR="0004288D" w:rsidRPr="007A7578">
        <w:t xml:space="preserve"> </w:t>
      </w:r>
      <w:r w:rsidR="000A4B3A">
        <w:t xml:space="preserve">ermöglicht </w:t>
      </w:r>
      <w:r w:rsidR="0004288D" w:rsidRPr="007A7578">
        <w:t xml:space="preserve">ein </w:t>
      </w:r>
      <w:r w:rsidR="000A4B3A">
        <w:t>einfacheres</w:t>
      </w:r>
      <w:r w:rsidR="0004288D">
        <w:t xml:space="preserve"> und fachlicheres </w:t>
      </w:r>
      <w:r w:rsidR="003F24F8">
        <w:t xml:space="preserve">Lesen </w:t>
      </w:r>
      <w:r w:rsidR="000A4B3A">
        <w:t>im Vergleich zu den</w:t>
      </w:r>
      <w:r w:rsidR="006F218B">
        <w:t xml:space="preserve"> regulären </w:t>
      </w:r>
      <w:r w:rsidR="000A4B3A">
        <w:t>Ausdrücken</w:t>
      </w:r>
      <w:r w:rsidR="0004288D">
        <w:t>.</w:t>
      </w:r>
      <w:r w:rsidR="006F218B">
        <w:t xml:space="preserve"> </w:t>
      </w:r>
      <w:r w:rsidR="000A4B3A">
        <w:t xml:space="preserve">Als Parameter können der </w:t>
      </w:r>
      <w:proofErr w:type="spellStart"/>
      <w:r w:rsidR="006F218B">
        <w:t>Step</w:t>
      </w:r>
      <w:proofErr w:type="spellEnd"/>
      <w:r w:rsidR="006F218B">
        <w:t xml:space="preserve">-Definition nicht nur einzelne </w:t>
      </w:r>
      <w:del w:id="512" w:author="Stephan Müller" w:date="2019-07-16T07:25:00Z">
        <w:r w:rsidR="006F218B" w:rsidDel="009C271F">
          <w:delText>String</w:delText>
        </w:r>
        <w:r w:rsidR="000A4B3A" w:rsidDel="009C271F">
          <w:delText>s</w:delText>
        </w:r>
      </w:del>
      <w:ins w:id="513" w:author="Stephan Müller" w:date="2019-07-16T07:25:00Z">
        <w:r w:rsidR="009C271F">
          <w:t>Strings,</w:t>
        </w:r>
      </w:ins>
      <w:r w:rsidR="000A4B3A">
        <w:t xml:space="preserve"> sondern auch eigene Datentypen z.B. </w:t>
      </w:r>
      <w:r w:rsidR="006F218B">
        <w:t>vom Typ „Flight“ und „</w:t>
      </w:r>
      <w:proofErr w:type="spellStart"/>
      <w:r w:rsidR="006F218B">
        <w:t>Month</w:t>
      </w:r>
      <w:proofErr w:type="spellEnd"/>
      <w:r w:rsidR="006F218B">
        <w:t>“</w:t>
      </w:r>
      <w:r w:rsidR="000A4B3A">
        <w:t xml:space="preserve"> übergeben werden</w:t>
      </w:r>
      <w:r w:rsidR="006F218B">
        <w:t xml:space="preserve">. </w:t>
      </w:r>
      <w:commentRangeStart w:id="514"/>
      <w:r w:rsidR="003F24F8">
        <w:t xml:space="preserve">Um dies zu ermöglichen müssen die entsprechenden Typen in der Type Registry (vgl. Kapitel 3.2.8) registriert werden. </w:t>
      </w:r>
      <w:r w:rsidR="002F34DC">
        <w:t xml:space="preserve">Diese kennt </w:t>
      </w:r>
      <w:r w:rsidR="006F218B" w:rsidRPr="007A7578">
        <w:t xml:space="preserve">bereits </w:t>
      </w:r>
      <w:r w:rsidR="002F34DC">
        <w:t xml:space="preserve">eine ganze Reihe von </w:t>
      </w:r>
      <w:r w:rsidR="006F218B">
        <w:t>vordefinierte</w:t>
      </w:r>
      <w:r w:rsidR="002F34DC">
        <w:t>n</w:t>
      </w:r>
      <w:r w:rsidR="006F218B">
        <w:t xml:space="preserve"> </w:t>
      </w:r>
      <w:r w:rsidR="00A94E17">
        <w:t>Output Parameter</w:t>
      </w:r>
      <w:r w:rsidR="00FA5C1B">
        <w:t>n</w:t>
      </w:r>
      <w:r w:rsidR="00A94E17">
        <w:t xml:space="preserve"> </w:t>
      </w:r>
      <w:r w:rsidR="00FA5C1B">
        <w:t xml:space="preserve">für die gängigsten </w:t>
      </w:r>
      <w:r w:rsidR="002F34DC">
        <w:t xml:space="preserve">Datentypen </w:t>
      </w:r>
      <w:r w:rsidR="00A94E17">
        <w:t xml:space="preserve">(vgl. Tabelle </w:t>
      </w:r>
      <w:r w:rsidR="00BA11CD">
        <w:t>3</w:t>
      </w:r>
      <w:r w:rsidR="00A94E17">
        <w:t>)</w:t>
      </w:r>
      <w:r w:rsidR="006F218B">
        <w:t>.</w:t>
      </w:r>
    </w:p>
    <w:tbl>
      <w:tblPr>
        <w:tblStyle w:val="Tabellenraster"/>
        <w:tblW w:w="0" w:type="auto"/>
        <w:tblLook w:val="04A0" w:firstRow="1" w:lastRow="0" w:firstColumn="1" w:lastColumn="0" w:noHBand="0" w:noVBand="1"/>
      </w:tblPr>
      <w:tblGrid>
        <w:gridCol w:w="4247"/>
        <w:gridCol w:w="4247"/>
      </w:tblGrid>
      <w:tr w:rsidR="00A94E17" w14:paraId="30E9DAB7" w14:textId="77777777" w:rsidTr="00A94E17">
        <w:tc>
          <w:tcPr>
            <w:tcW w:w="4247" w:type="dxa"/>
          </w:tcPr>
          <w:p w14:paraId="14D4C262" w14:textId="59ECB2B7" w:rsidR="00A94E17" w:rsidRPr="000A27C4" w:rsidRDefault="00A94E17" w:rsidP="00207A80">
            <w:pPr>
              <w:pStyle w:val="Flietext"/>
              <w:rPr>
                <w:b/>
              </w:rPr>
            </w:pPr>
            <w:r w:rsidRPr="000A27C4">
              <w:rPr>
                <w:b/>
              </w:rPr>
              <w:t>Output</w:t>
            </w:r>
            <w:r w:rsidR="00FA5C1B">
              <w:rPr>
                <w:b/>
              </w:rPr>
              <w:t>-</w:t>
            </w:r>
            <w:r w:rsidRPr="000A27C4">
              <w:rPr>
                <w:b/>
              </w:rPr>
              <w:t>Parameter</w:t>
            </w:r>
          </w:p>
        </w:tc>
        <w:tc>
          <w:tcPr>
            <w:tcW w:w="4247" w:type="dxa"/>
          </w:tcPr>
          <w:p w14:paraId="4131DCA1" w14:textId="5743349A" w:rsidR="00A94E17" w:rsidRPr="000A27C4" w:rsidRDefault="00A94E17" w:rsidP="00207A80">
            <w:pPr>
              <w:pStyle w:val="Flietext"/>
              <w:rPr>
                <w:b/>
              </w:rPr>
            </w:pPr>
            <w:r w:rsidRPr="000A27C4">
              <w:rPr>
                <w:b/>
              </w:rPr>
              <w:t>Typ</w:t>
            </w:r>
          </w:p>
        </w:tc>
      </w:tr>
      <w:tr w:rsidR="00A94E17" w14:paraId="4EB7CBD0" w14:textId="77777777" w:rsidTr="00A94E17">
        <w:tc>
          <w:tcPr>
            <w:tcW w:w="4247" w:type="dxa"/>
          </w:tcPr>
          <w:p w14:paraId="16786A3C" w14:textId="1802553C" w:rsidR="00A94E17" w:rsidRDefault="00A94E17" w:rsidP="00207A80">
            <w:pPr>
              <w:pStyle w:val="Flietext"/>
            </w:pPr>
            <w:r>
              <w:t>{</w:t>
            </w:r>
            <w:proofErr w:type="spellStart"/>
            <w:r>
              <w:t>int</w:t>
            </w:r>
            <w:proofErr w:type="spellEnd"/>
            <w:r>
              <w:t>}</w:t>
            </w:r>
          </w:p>
        </w:tc>
        <w:tc>
          <w:tcPr>
            <w:tcW w:w="4247" w:type="dxa"/>
          </w:tcPr>
          <w:p w14:paraId="24904BC7" w14:textId="0CDE5893" w:rsidR="00A94E17" w:rsidRDefault="00A94E17" w:rsidP="00207A80">
            <w:pPr>
              <w:pStyle w:val="Flietext"/>
            </w:pPr>
            <w:r>
              <w:t>Integer</w:t>
            </w:r>
          </w:p>
        </w:tc>
      </w:tr>
      <w:tr w:rsidR="00A94E17" w14:paraId="11E26E96" w14:textId="77777777" w:rsidTr="00A94E17">
        <w:tc>
          <w:tcPr>
            <w:tcW w:w="4247" w:type="dxa"/>
          </w:tcPr>
          <w:p w14:paraId="7C12BF14" w14:textId="5FB30C54" w:rsidR="00A94E17" w:rsidRDefault="00A94E17" w:rsidP="00207A80">
            <w:pPr>
              <w:pStyle w:val="Flietext"/>
            </w:pPr>
            <w:r>
              <w:t>{</w:t>
            </w:r>
            <w:proofErr w:type="spellStart"/>
            <w:r>
              <w:t>string</w:t>
            </w:r>
            <w:proofErr w:type="spellEnd"/>
            <w:r>
              <w:t>}</w:t>
            </w:r>
          </w:p>
        </w:tc>
        <w:tc>
          <w:tcPr>
            <w:tcW w:w="4247" w:type="dxa"/>
          </w:tcPr>
          <w:p w14:paraId="76395E45" w14:textId="0A5544E3" w:rsidR="00A94E17" w:rsidRDefault="00A94E17" w:rsidP="00207A80">
            <w:pPr>
              <w:pStyle w:val="Flietext"/>
            </w:pPr>
            <w:r>
              <w:t>String</w:t>
            </w:r>
          </w:p>
        </w:tc>
      </w:tr>
      <w:tr w:rsidR="00A94E17" w14:paraId="052F981A" w14:textId="77777777" w:rsidTr="00A94E17">
        <w:tc>
          <w:tcPr>
            <w:tcW w:w="4247" w:type="dxa"/>
          </w:tcPr>
          <w:p w14:paraId="36B92B29" w14:textId="4D635D4B" w:rsidR="00A94E17" w:rsidRDefault="00A94E17" w:rsidP="00207A80">
            <w:pPr>
              <w:pStyle w:val="Flietext"/>
            </w:pPr>
            <w:r>
              <w:t>{</w:t>
            </w:r>
            <w:proofErr w:type="spellStart"/>
            <w:r>
              <w:t>word</w:t>
            </w:r>
            <w:proofErr w:type="spellEnd"/>
            <w:r>
              <w:t>}</w:t>
            </w:r>
          </w:p>
        </w:tc>
        <w:tc>
          <w:tcPr>
            <w:tcW w:w="4247" w:type="dxa"/>
          </w:tcPr>
          <w:p w14:paraId="78B9A659" w14:textId="6FE71342" w:rsidR="00A94E17" w:rsidRDefault="000A27C4" w:rsidP="00207A80">
            <w:pPr>
              <w:pStyle w:val="Flietext"/>
            </w:pPr>
            <w:r>
              <w:t>Ein Wort</w:t>
            </w:r>
          </w:p>
        </w:tc>
      </w:tr>
      <w:tr w:rsidR="00A94E17" w14:paraId="7C5BE281" w14:textId="77777777" w:rsidTr="00A94E17">
        <w:tc>
          <w:tcPr>
            <w:tcW w:w="4247" w:type="dxa"/>
          </w:tcPr>
          <w:p w14:paraId="0DEAC2FD" w14:textId="7E6AF836" w:rsidR="00A94E17" w:rsidRDefault="000A27C4" w:rsidP="00207A80">
            <w:pPr>
              <w:pStyle w:val="Flietext"/>
            </w:pPr>
            <w:r>
              <w:t>{</w:t>
            </w:r>
            <w:proofErr w:type="spellStart"/>
            <w:r>
              <w:t>float</w:t>
            </w:r>
            <w:proofErr w:type="spellEnd"/>
            <w:r>
              <w:t>}</w:t>
            </w:r>
          </w:p>
        </w:tc>
        <w:tc>
          <w:tcPr>
            <w:tcW w:w="4247" w:type="dxa"/>
          </w:tcPr>
          <w:p w14:paraId="02471777" w14:textId="7A315284" w:rsidR="00A94E17" w:rsidRDefault="000A27C4" w:rsidP="00207A80">
            <w:pPr>
              <w:pStyle w:val="Flietext"/>
            </w:pPr>
            <w:proofErr w:type="spellStart"/>
            <w:r>
              <w:t>Float</w:t>
            </w:r>
            <w:proofErr w:type="spellEnd"/>
          </w:p>
        </w:tc>
      </w:tr>
      <w:tr w:rsidR="00A94E17" w14:paraId="06BD6B23" w14:textId="77777777" w:rsidTr="00A94E17">
        <w:tc>
          <w:tcPr>
            <w:tcW w:w="4247" w:type="dxa"/>
          </w:tcPr>
          <w:p w14:paraId="6C0D6A7F" w14:textId="16C242E9" w:rsidR="00A94E17" w:rsidRDefault="000A27C4" w:rsidP="00207A80">
            <w:pPr>
              <w:pStyle w:val="Flietext"/>
            </w:pPr>
            <w:r>
              <w:t>{</w:t>
            </w:r>
            <w:proofErr w:type="spellStart"/>
            <w:r>
              <w:t>byte</w:t>
            </w:r>
            <w:proofErr w:type="spellEnd"/>
            <w:r>
              <w:t>}</w:t>
            </w:r>
          </w:p>
        </w:tc>
        <w:tc>
          <w:tcPr>
            <w:tcW w:w="4247" w:type="dxa"/>
          </w:tcPr>
          <w:p w14:paraId="59BB6FD0" w14:textId="1085A6AE" w:rsidR="00A94E17" w:rsidRDefault="000A27C4" w:rsidP="00207A80">
            <w:pPr>
              <w:pStyle w:val="Flietext"/>
            </w:pPr>
            <w:r>
              <w:t>Byte</w:t>
            </w:r>
          </w:p>
        </w:tc>
      </w:tr>
      <w:tr w:rsidR="00A94E17" w14:paraId="4E5BC04E" w14:textId="77777777" w:rsidTr="00A94E17">
        <w:tc>
          <w:tcPr>
            <w:tcW w:w="4247" w:type="dxa"/>
          </w:tcPr>
          <w:p w14:paraId="2BC3D8C3" w14:textId="0A0D1F5B" w:rsidR="00A94E17" w:rsidRDefault="000A27C4" w:rsidP="00207A80">
            <w:pPr>
              <w:pStyle w:val="Flietext"/>
            </w:pPr>
            <w:r>
              <w:lastRenderedPageBreak/>
              <w:t>{</w:t>
            </w:r>
            <w:proofErr w:type="spellStart"/>
            <w:r>
              <w:t>short</w:t>
            </w:r>
            <w:proofErr w:type="spellEnd"/>
            <w:r>
              <w:t>}</w:t>
            </w:r>
          </w:p>
        </w:tc>
        <w:tc>
          <w:tcPr>
            <w:tcW w:w="4247" w:type="dxa"/>
          </w:tcPr>
          <w:p w14:paraId="135F696A" w14:textId="0FD7B024" w:rsidR="00A94E17" w:rsidRDefault="000A27C4" w:rsidP="00207A80">
            <w:pPr>
              <w:pStyle w:val="Flietext"/>
            </w:pPr>
            <w:r>
              <w:t>Short</w:t>
            </w:r>
          </w:p>
        </w:tc>
      </w:tr>
      <w:tr w:rsidR="00A94E17" w14:paraId="5FEB00EB" w14:textId="77777777" w:rsidTr="00A94E17">
        <w:tc>
          <w:tcPr>
            <w:tcW w:w="4247" w:type="dxa"/>
          </w:tcPr>
          <w:p w14:paraId="30ED3E0A" w14:textId="3C51D91C" w:rsidR="00A94E17" w:rsidRDefault="000A27C4" w:rsidP="00207A80">
            <w:pPr>
              <w:pStyle w:val="Flietext"/>
            </w:pPr>
            <w:r>
              <w:t>{double}</w:t>
            </w:r>
          </w:p>
        </w:tc>
        <w:tc>
          <w:tcPr>
            <w:tcW w:w="4247" w:type="dxa"/>
          </w:tcPr>
          <w:p w14:paraId="1871C6F9" w14:textId="11C980A2" w:rsidR="00A94E17" w:rsidRDefault="000A27C4" w:rsidP="00207A80">
            <w:pPr>
              <w:pStyle w:val="Flietext"/>
            </w:pPr>
            <w:r>
              <w:t>Double</w:t>
            </w:r>
          </w:p>
        </w:tc>
      </w:tr>
      <w:tr w:rsidR="00A94E17" w14:paraId="3FDD6B2B" w14:textId="77777777" w:rsidTr="00A94E17">
        <w:tc>
          <w:tcPr>
            <w:tcW w:w="4247" w:type="dxa"/>
          </w:tcPr>
          <w:p w14:paraId="5DAD8B44" w14:textId="10541CF4" w:rsidR="00A94E17" w:rsidRDefault="000A27C4" w:rsidP="00207A80">
            <w:pPr>
              <w:pStyle w:val="Flietext"/>
            </w:pPr>
            <w:r>
              <w:t>{</w:t>
            </w:r>
            <w:proofErr w:type="spellStart"/>
            <w:r>
              <w:t>long</w:t>
            </w:r>
            <w:proofErr w:type="spellEnd"/>
            <w:r>
              <w:t>}</w:t>
            </w:r>
          </w:p>
        </w:tc>
        <w:tc>
          <w:tcPr>
            <w:tcW w:w="4247" w:type="dxa"/>
          </w:tcPr>
          <w:p w14:paraId="65C4898A" w14:textId="404B4E90" w:rsidR="00A94E17" w:rsidRDefault="000A27C4" w:rsidP="00207A80">
            <w:pPr>
              <w:pStyle w:val="Flietext"/>
            </w:pPr>
            <w:r>
              <w:t>Long</w:t>
            </w:r>
          </w:p>
        </w:tc>
      </w:tr>
      <w:tr w:rsidR="00A94E17" w14:paraId="34026844" w14:textId="77777777" w:rsidTr="00A94E17">
        <w:tc>
          <w:tcPr>
            <w:tcW w:w="4247" w:type="dxa"/>
          </w:tcPr>
          <w:p w14:paraId="3D146716" w14:textId="4C5D6B98" w:rsidR="00A94E17" w:rsidRDefault="000A27C4" w:rsidP="00207A80">
            <w:pPr>
              <w:pStyle w:val="Flietext"/>
            </w:pPr>
            <w:r>
              <w:t>{</w:t>
            </w:r>
            <w:proofErr w:type="spellStart"/>
            <w:r>
              <w:t>bigdecimal</w:t>
            </w:r>
            <w:proofErr w:type="spellEnd"/>
            <w:r>
              <w:t>}</w:t>
            </w:r>
          </w:p>
        </w:tc>
        <w:tc>
          <w:tcPr>
            <w:tcW w:w="4247" w:type="dxa"/>
          </w:tcPr>
          <w:p w14:paraId="52C3939A" w14:textId="28BA4459" w:rsidR="00A94E17" w:rsidRDefault="000A27C4" w:rsidP="00207A80">
            <w:pPr>
              <w:pStyle w:val="Flietext"/>
            </w:pPr>
            <w:proofErr w:type="spellStart"/>
            <w:r>
              <w:t>BigDecimal</w:t>
            </w:r>
            <w:proofErr w:type="spellEnd"/>
          </w:p>
        </w:tc>
      </w:tr>
      <w:tr w:rsidR="00A94E17" w14:paraId="3AE3132D" w14:textId="77777777" w:rsidTr="00A94E17">
        <w:tc>
          <w:tcPr>
            <w:tcW w:w="4247" w:type="dxa"/>
          </w:tcPr>
          <w:p w14:paraId="788CE1AB" w14:textId="7994E1F3" w:rsidR="00A94E17" w:rsidRDefault="000A27C4" w:rsidP="00207A80">
            <w:pPr>
              <w:pStyle w:val="Flietext"/>
            </w:pPr>
            <w:r>
              <w:t>{</w:t>
            </w:r>
            <w:proofErr w:type="spellStart"/>
            <w:r>
              <w:t>biginteger</w:t>
            </w:r>
            <w:proofErr w:type="spellEnd"/>
            <w:r>
              <w:t>}</w:t>
            </w:r>
          </w:p>
        </w:tc>
        <w:tc>
          <w:tcPr>
            <w:tcW w:w="4247" w:type="dxa"/>
          </w:tcPr>
          <w:p w14:paraId="4FBA5887" w14:textId="5E243B83" w:rsidR="00A94E17" w:rsidRDefault="000A27C4" w:rsidP="00207A80">
            <w:pPr>
              <w:pStyle w:val="Flietext"/>
            </w:pPr>
            <w:proofErr w:type="spellStart"/>
            <w:r>
              <w:t>BigInteger</w:t>
            </w:r>
            <w:proofErr w:type="spellEnd"/>
          </w:p>
        </w:tc>
      </w:tr>
    </w:tbl>
    <w:p w14:paraId="54AF368F" w14:textId="49E80D60" w:rsidR="00BA11CD" w:rsidRDefault="003920AD" w:rsidP="00BA11CD">
      <w:pPr>
        <w:pStyle w:val="Beschriftung"/>
        <w:rPr>
          <w:lang w:val="en-US"/>
        </w:rPr>
      </w:pPr>
      <w:bookmarkStart w:id="515" w:name="_Toc12892025"/>
      <w:commentRangeEnd w:id="514"/>
      <w:r>
        <w:rPr>
          <w:rStyle w:val="Kommentarzeichen"/>
          <w:iCs w:val="0"/>
        </w:rPr>
        <w:commentReference w:id="514"/>
      </w:r>
      <w:proofErr w:type="spellStart"/>
      <w:r w:rsidR="00BA11CD" w:rsidRPr="009C271F">
        <w:rPr>
          <w:lang w:val="en-US"/>
        </w:rPr>
        <w:t>Tabelle</w:t>
      </w:r>
      <w:proofErr w:type="spellEnd"/>
      <w:r w:rsidR="00BA11CD" w:rsidRPr="009C271F">
        <w:rPr>
          <w:lang w:val="en-US"/>
        </w:rPr>
        <w:t xml:space="preserve"> </w:t>
      </w:r>
      <w:r w:rsidR="00E92F10">
        <w:fldChar w:fldCharType="begin"/>
      </w:r>
      <w:r w:rsidR="00E92F10" w:rsidRPr="009C271F">
        <w:rPr>
          <w:lang w:val="en-US"/>
        </w:rPr>
        <w:instrText xml:space="preserve"> SEQ Tabelle \* ARABIC </w:instrText>
      </w:r>
      <w:r w:rsidR="00E92F10">
        <w:fldChar w:fldCharType="separate"/>
      </w:r>
      <w:r w:rsidR="007225D1" w:rsidRPr="009C271F">
        <w:rPr>
          <w:noProof/>
          <w:lang w:val="en-US"/>
        </w:rPr>
        <w:t>3</w:t>
      </w:r>
      <w:r w:rsidR="00E92F10">
        <w:rPr>
          <w:noProof/>
        </w:rPr>
        <w:fldChar w:fldCharType="end"/>
      </w:r>
      <w:r w:rsidR="00BA11CD" w:rsidRPr="009C271F">
        <w:rPr>
          <w:lang w:val="en-US"/>
        </w:rPr>
        <w:t>: Built-in Output Parameter</w:t>
      </w:r>
      <w:bookmarkEnd w:id="515"/>
    </w:p>
    <w:p w14:paraId="0691E35A" w14:textId="77777777" w:rsidR="00207A80" w:rsidRDefault="00207A80" w:rsidP="00207A80">
      <w:pPr>
        <w:pStyle w:val="Ebene3"/>
      </w:pPr>
      <w:bookmarkStart w:id="516" w:name="_Toc14296597"/>
      <w:r>
        <w:t>Doc Strings</w:t>
      </w:r>
      <w:bookmarkEnd w:id="516"/>
    </w:p>
    <w:p w14:paraId="749D40EC" w14:textId="77777777" w:rsidR="007A7578" w:rsidRDefault="00207A80" w:rsidP="00207A80">
      <w:pPr>
        <w:pStyle w:val="Flietext"/>
      </w:pPr>
      <w:r>
        <w:t xml:space="preserve">Doc Strings </w:t>
      </w:r>
      <w:r w:rsidR="00490FE7">
        <w:t xml:space="preserve">bieten </w:t>
      </w:r>
      <w:r>
        <w:t xml:space="preserve">die Möglichkeit </w:t>
      </w:r>
      <w:r w:rsidR="00490FE7">
        <w:t>Texte</w:t>
      </w:r>
      <w:r>
        <w:t xml:space="preserve">, die zu lang für eine </w:t>
      </w:r>
      <w:r w:rsidR="00F45CD9">
        <w:t xml:space="preserve">einzelne </w:t>
      </w:r>
      <w:r>
        <w:t>Zeile sind, über mehrere</w:t>
      </w:r>
      <w:r w:rsidR="00F45CD9">
        <w:t xml:space="preserve"> </w:t>
      </w:r>
      <w:r>
        <w:t xml:space="preserve">zu </w:t>
      </w:r>
      <w:r w:rsidR="00F45CD9">
        <w:t xml:space="preserve">beschreiben. </w:t>
      </w:r>
    </w:p>
    <w:p w14:paraId="11956E85" w14:textId="3B8302BD" w:rsidR="007A7578" w:rsidRDefault="000B3BB3" w:rsidP="000B3BB3">
      <w:pPr>
        <w:pStyle w:val="Flietext"/>
        <w:jc w:val="center"/>
      </w:pPr>
      <w:r>
        <w:rPr>
          <w:noProof/>
        </w:rPr>
        <w:drawing>
          <wp:inline distT="0" distB="0" distL="0" distR="0" wp14:anchorId="3EFD9141" wp14:editId="328853F8">
            <wp:extent cx="5222240" cy="2004060"/>
            <wp:effectExtent l="0" t="0" r="0" b="2540"/>
            <wp:docPr id="6" name="Grafik 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cString_example.png"/>
                    <pic:cNvPicPr/>
                  </pic:nvPicPr>
                  <pic:blipFill rotWithShape="1">
                    <a:blip r:embed="rId24">
                      <a:extLst>
                        <a:ext uri="{28A0092B-C50C-407E-A947-70E740481C1C}">
                          <a14:useLocalDpi xmlns:a14="http://schemas.microsoft.com/office/drawing/2010/main" val="0"/>
                        </a:ext>
                      </a:extLst>
                    </a:blip>
                    <a:srcRect l="3292" t="16860"/>
                    <a:stretch/>
                  </pic:blipFill>
                  <pic:spPr bwMode="auto">
                    <a:xfrm>
                      <a:off x="0" y="0"/>
                      <a:ext cx="5222240" cy="2004060"/>
                    </a:xfrm>
                    <a:prstGeom prst="rect">
                      <a:avLst/>
                    </a:prstGeom>
                    <a:ln>
                      <a:noFill/>
                    </a:ln>
                    <a:extLst>
                      <a:ext uri="{53640926-AAD7-44D8-BBD7-CCE9431645EC}">
                        <a14:shadowObscured xmlns:a14="http://schemas.microsoft.com/office/drawing/2010/main"/>
                      </a:ext>
                    </a:extLst>
                  </pic:spPr>
                </pic:pic>
              </a:graphicData>
            </a:graphic>
          </wp:inline>
        </w:drawing>
      </w:r>
    </w:p>
    <w:p w14:paraId="2C0CE706" w14:textId="74D09CE7" w:rsidR="000B3BB3" w:rsidRDefault="000B3BB3" w:rsidP="000B3BB3">
      <w:pPr>
        <w:pStyle w:val="Beschriftung"/>
      </w:pPr>
      <w:bookmarkStart w:id="517" w:name="_Toc12891971"/>
      <w:r>
        <w:t xml:space="preserve">Abbildung </w:t>
      </w:r>
      <w:r w:rsidR="00BE7E66">
        <w:fldChar w:fldCharType="begin"/>
      </w:r>
      <w:r w:rsidR="00BE7E66">
        <w:instrText xml:space="preserve"> SEQ Abbildung \* ARABIC </w:instrText>
      </w:r>
      <w:r w:rsidR="00BE7E66">
        <w:fldChar w:fldCharType="separate"/>
      </w:r>
      <w:r w:rsidR="00BF37CD">
        <w:rPr>
          <w:noProof/>
        </w:rPr>
        <w:t>10</w:t>
      </w:r>
      <w:r w:rsidR="00BE7E66">
        <w:rPr>
          <w:noProof/>
        </w:rPr>
        <w:fldChar w:fldCharType="end"/>
      </w:r>
      <w:r>
        <w:t>: Doc String Beispiel</w:t>
      </w:r>
      <w:bookmarkEnd w:id="517"/>
    </w:p>
    <w:p w14:paraId="6728CCDD" w14:textId="77777777" w:rsidR="000B3BB3" w:rsidRPr="000B3BB3" w:rsidRDefault="000B3BB3" w:rsidP="000B3BB3">
      <w:pPr>
        <w:pStyle w:val="Quelle"/>
      </w:pPr>
    </w:p>
    <w:p w14:paraId="65F7522D" w14:textId="77777777" w:rsidR="002F34DC" w:rsidRDefault="00207A80" w:rsidP="00207A80">
      <w:pPr>
        <w:pStyle w:val="Flietext"/>
      </w:pPr>
      <w:r>
        <w:t xml:space="preserve">Sie werden durch drei aufeinanderfolgende Anführungszeichen, direkt unterhalb </w:t>
      </w:r>
      <w:r w:rsidR="00F45CD9">
        <w:t>eines</w:t>
      </w:r>
      <w:r>
        <w:t xml:space="preserve"> </w:t>
      </w:r>
      <w:proofErr w:type="spellStart"/>
      <w:r>
        <w:t>Steps</w:t>
      </w:r>
      <w:proofErr w:type="spellEnd"/>
      <w:r>
        <w:t>, geöffnet und auch wieder geschlossen.</w:t>
      </w:r>
      <w:r>
        <w:rPr>
          <w:rStyle w:val="Funotenzeichen"/>
        </w:rPr>
        <w:footnoteReference w:id="18"/>
      </w:r>
      <w:r>
        <w:t xml:space="preserve"> </w:t>
      </w:r>
      <w:r w:rsidR="007A7578">
        <w:t xml:space="preserve">Längere Texte, wie z.B. der Inhalt einer E-Mail, oder einer JSON- Datei können so beschrieben werden, ohne den </w:t>
      </w:r>
      <w:proofErr w:type="spellStart"/>
      <w:r w:rsidR="007A7578">
        <w:t>Step</w:t>
      </w:r>
      <w:proofErr w:type="spellEnd"/>
      <w:r w:rsidR="007A7578">
        <w:t xml:space="preserve"> unübersichtlich zu machen. Der enthaltene Text wird als String Parameter an die zugehörige </w:t>
      </w:r>
      <w:proofErr w:type="spellStart"/>
      <w:r w:rsidR="007A7578">
        <w:t>Step</w:t>
      </w:r>
      <w:proofErr w:type="spellEnd"/>
      <w:r w:rsidR="007A7578">
        <w:t xml:space="preserve">-Definition übergeben. </w:t>
      </w:r>
    </w:p>
    <w:p w14:paraId="25CB9929" w14:textId="445ED4AE" w:rsidR="00207A80" w:rsidRPr="005D2E81" w:rsidRDefault="002F34DC" w:rsidP="002F34DC">
      <w:pPr>
        <w:pStyle w:val="Flietext"/>
      </w:pPr>
      <w:r>
        <w:t xml:space="preserve">Das Beispiel in </w:t>
      </w:r>
      <w:r w:rsidR="000B3BB3">
        <w:t xml:space="preserve">Abbildung 10 zeigt einen Doc String, der den Inhalt einer E-Mail beschreibt. Der Text </w:t>
      </w:r>
      <w:r>
        <w:t xml:space="preserve">in den </w:t>
      </w:r>
      <w:r w:rsidR="000B3BB3">
        <w:t xml:space="preserve">Zeile 8 und </w:t>
      </w:r>
      <w:r w:rsidR="00BA11CD">
        <w:t>9</w:t>
      </w:r>
      <w:r w:rsidR="000B3BB3">
        <w:t xml:space="preserve"> wird </w:t>
      </w:r>
      <w:r>
        <w:t xml:space="preserve">hier </w:t>
      </w:r>
      <w:r w:rsidR="000B3BB3">
        <w:t xml:space="preserve">als ein String Parameter an eine zuordenbare </w:t>
      </w:r>
      <w:proofErr w:type="spellStart"/>
      <w:r w:rsidR="000B3BB3">
        <w:t>Step</w:t>
      </w:r>
      <w:proofErr w:type="spellEnd"/>
      <w:r w:rsidR="000B3BB3">
        <w:t>-Definition übergeben.</w:t>
      </w:r>
    </w:p>
    <w:p w14:paraId="2D519774" w14:textId="6341380B" w:rsidR="00A44BB7" w:rsidRDefault="00207A80" w:rsidP="008E6D33">
      <w:pPr>
        <w:pStyle w:val="Ebene3"/>
      </w:pPr>
      <w:bookmarkStart w:id="518" w:name="_Toc14296598"/>
      <w:r>
        <w:t xml:space="preserve">Data </w:t>
      </w:r>
      <w:proofErr w:type="spellStart"/>
      <w:r>
        <w:t>Tables</w:t>
      </w:r>
      <w:bookmarkEnd w:id="518"/>
      <w:proofErr w:type="spellEnd"/>
    </w:p>
    <w:p w14:paraId="3BFF9020" w14:textId="281C1EAD" w:rsidR="000B3BB3" w:rsidRDefault="00A44BB7" w:rsidP="001814A5">
      <w:pPr>
        <w:pStyle w:val="Flietext"/>
      </w:pPr>
      <w:r>
        <w:lastRenderedPageBreak/>
        <w:t xml:space="preserve">Neben Doc Strings bieten </w:t>
      </w:r>
      <w:r w:rsidRPr="003E504D">
        <w:t xml:space="preserve">Data </w:t>
      </w:r>
      <w:proofErr w:type="spellStart"/>
      <w:r w:rsidRPr="003E504D">
        <w:t>Tables</w:t>
      </w:r>
      <w:proofErr w:type="spellEnd"/>
      <w:r w:rsidRPr="003E504D">
        <w:t xml:space="preserve"> </w:t>
      </w:r>
      <w:r w:rsidR="000645DA">
        <w:t>eine weitere Option</w:t>
      </w:r>
      <w:r>
        <w:t xml:space="preserve"> </w:t>
      </w:r>
      <w:r w:rsidRPr="003E504D">
        <w:t xml:space="preserve">einen </w:t>
      </w:r>
      <w:proofErr w:type="spellStart"/>
      <w:r w:rsidRPr="003E504D">
        <w:t>Step</w:t>
      </w:r>
      <w:proofErr w:type="spellEnd"/>
      <w:r w:rsidRPr="003E504D">
        <w:t xml:space="preserve"> über mehrere Zeilen auszudehnen und so größere Datenmengen </w:t>
      </w:r>
      <w:r>
        <w:t xml:space="preserve">in Form einer Tabelle </w:t>
      </w:r>
      <w:r w:rsidRPr="003E504D">
        <w:t>zu beschreiben.</w:t>
      </w:r>
      <w:r w:rsidR="000645DA">
        <w:t xml:space="preserve"> </w:t>
      </w:r>
    </w:p>
    <w:p w14:paraId="59D1A6C4" w14:textId="77777777" w:rsidR="00BA11CD" w:rsidRDefault="00BA11CD" w:rsidP="001814A5">
      <w:pPr>
        <w:pStyle w:val="Flietext"/>
      </w:pPr>
    </w:p>
    <w:p w14:paraId="394C05B3" w14:textId="35214B72" w:rsidR="000B3BB3" w:rsidRDefault="000B3BB3" w:rsidP="000B3BB3">
      <w:pPr>
        <w:pStyle w:val="Flietext"/>
        <w:jc w:val="center"/>
      </w:pPr>
      <w:r>
        <w:rPr>
          <w:noProof/>
        </w:rPr>
        <w:drawing>
          <wp:inline distT="0" distB="0" distL="0" distR="0" wp14:anchorId="44219491" wp14:editId="2F09DAD0">
            <wp:extent cx="3877519" cy="2016310"/>
            <wp:effectExtent l="0" t="0" r="0" b="3175"/>
            <wp:docPr id="7" name="Grafik 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Table_Beispiel.png"/>
                    <pic:cNvPicPr/>
                  </pic:nvPicPr>
                  <pic:blipFill rotWithShape="1">
                    <a:blip r:embed="rId25">
                      <a:extLst>
                        <a:ext uri="{28A0092B-C50C-407E-A947-70E740481C1C}">
                          <a14:useLocalDpi xmlns:a14="http://schemas.microsoft.com/office/drawing/2010/main" val="0"/>
                        </a:ext>
                      </a:extLst>
                    </a:blip>
                    <a:srcRect l="4762" t="18431"/>
                    <a:stretch/>
                  </pic:blipFill>
                  <pic:spPr bwMode="auto">
                    <a:xfrm>
                      <a:off x="0" y="0"/>
                      <a:ext cx="3899365" cy="2027670"/>
                    </a:xfrm>
                    <a:prstGeom prst="rect">
                      <a:avLst/>
                    </a:prstGeom>
                    <a:ln>
                      <a:noFill/>
                    </a:ln>
                    <a:extLst>
                      <a:ext uri="{53640926-AAD7-44D8-BBD7-CCE9431645EC}">
                        <a14:shadowObscured xmlns:a14="http://schemas.microsoft.com/office/drawing/2010/main"/>
                      </a:ext>
                    </a:extLst>
                  </pic:spPr>
                </pic:pic>
              </a:graphicData>
            </a:graphic>
          </wp:inline>
        </w:drawing>
      </w:r>
    </w:p>
    <w:p w14:paraId="595827BC" w14:textId="3EF10FC5" w:rsidR="000B3BB3" w:rsidRDefault="000B3BB3" w:rsidP="000B3BB3">
      <w:pPr>
        <w:pStyle w:val="Beschriftung"/>
      </w:pPr>
      <w:bookmarkStart w:id="519" w:name="_Toc12891972"/>
      <w:r>
        <w:t xml:space="preserve">Abbildung </w:t>
      </w:r>
      <w:r w:rsidR="00BE7E66">
        <w:fldChar w:fldCharType="begin"/>
      </w:r>
      <w:r w:rsidR="00BE7E66">
        <w:instrText xml:space="preserve"> SEQ Abbildung \* ARABIC </w:instrText>
      </w:r>
      <w:r w:rsidR="00BE7E66">
        <w:fldChar w:fldCharType="separate"/>
      </w:r>
      <w:r w:rsidR="00BF37CD">
        <w:rPr>
          <w:noProof/>
        </w:rPr>
        <w:t>11</w:t>
      </w:r>
      <w:r w:rsidR="00BE7E66">
        <w:rPr>
          <w:noProof/>
        </w:rPr>
        <w:fldChar w:fldCharType="end"/>
      </w:r>
      <w:r>
        <w:t>: Data Table Beispiel</w:t>
      </w:r>
      <w:bookmarkEnd w:id="519"/>
    </w:p>
    <w:p w14:paraId="56B79A46" w14:textId="77777777" w:rsidR="000B3BB3" w:rsidRPr="000B3BB3" w:rsidRDefault="000B3BB3" w:rsidP="000B3BB3">
      <w:pPr>
        <w:pStyle w:val="Quelle"/>
        <w:jc w:val="both"/>
      </w:pPr>
    </w:p>
    <w:p w14:paraId="62156926" w14:textId="7D32DEAE" w:rsidR="00A06C2C" w:rsidRDefault="001814A5" w:rsidP="001814A5">
      <w:pPr>
        <w:pStyle w:val="Flietext"/>
      </w:pPr>
      <w:r>
        <w:t>Während d</w:t>
      </w:r>
      <w:r w:rsidR="000645DA">
        <w:t>er Aufbau analog zu einer</w:t>
      </w:r>
      <w:r w:rsidR="00F45CD9">
        <w:t xml:space="preserve"> </w:t>
      </w:r>
      <w:proofErr w:type="spellStart"/>
      <w:r w:rsidR="00F45CD9">
        <w:t>Examples</w:t>
      </w:r>
      <w:proofErr w:type="spellEnd"/>
      <w:r w:rsidR="00FA5C1B">
        <w:t>-</w:t>
      </w:r>
      <w:r w:rsidR="00F45CD9">
        <w:t>Tabelle</w:t>
      </w:r>
      <w:r>
        <w:t xml:space="preserve"> ist</w:t>
      </w:r>
      <w:r w:rsidRPr="003E504D">
        <w:rPr>
          <w:rStyle w:val="Funotenzeichen"/>
        </w:rPr>
        <w:footnoteReference w:id="19"/>
      </w:r>
      <w:r>
        <w:t xml:space="preserve">, </w:t>
      </w:r>
      <w:r w:rsidR="00A06C2C">
        <w:t xml:space="preserve">erhält die entsprechende </w:t>
      </w:r>
      <w:proofErr w:type="spellStart"/>
      <w:r w:rsidR="00A06C2C">
        <w:t>Step</w:t>
      </w:r>
      <w:proofErr w:type="spellEnd"/>
      <w:r w:rsidR="00A06C2C">
        <w:t>-Definition einen Parameter vom Typ „</w:t>
      </w:r>
      <w:proofErr w:type="spellStart"/>
      <w:r w:rsidR="00A06C2C">
        <w:t>DataTable</w:t>
      </w:r>
      <w:proofErr w:type="spellEnd"/>
      <w:r w:rsidR="00A06C2C">
        <w:t>“</w:t>
      </w:r>
      <w:r w:rsidR="006F76EB">
        <w:t xml:space="preserve"> in dem die beschriebenen Daten enthalten sind.</w:t>
      </w:r>
    </w:p>
    <w:p w14:paraId="6112CAE3" w14:textId="0511E511" w:rsidR="00A44BB7" w:rsidRDefault="00A44BB7" w:rsidP="001814A5">
      <w:pPr>
        <w:pStyle w:val="Flietext"/>
      </w:pPr>
      <w:r>
        <w:t>D</w:t>
      </w:r>
      <w:r w:rsidR="001814A5">
        <w:t>ie Data Table Klasse</w:t>
      </w:r>
      <w:r>
        <w:t xml:space="preserve"> bietet eine </w:t>
      </w:r>
      <w:r w:rsidRPr="006C4566">
        <w:t xml:space="preserve">Reihe an Methoden, um die </w:t>
      </w:r>
      <w:r w:rsidR="001814A5">
        <w:t xml:space="preserve">enthaltenen </w:t>
      </w:r>
      <w:r w:rsidRPr="006C4566">
        <w:t>Daten zu manipulieren und auszulese</w:t>
      </w:r>
      <w:r w:rsidRPr="003E504D">
        <w:t>n.</w:t>
      </w:r>
      <w:r w:rsidRPr="003E504D">
        <w:rPr>
          <w:rStyle w:val="Funotenzeichen"/>
        </w:rPr>
        <w:footnoteReference w:id="20"/>
      </w:r>
      <w:r w:rsidRPr="003E504D">
        <w:t xml:space="preserve"> </w:t>
      </w:r>
      <w:r w:rsidR="002F34DC">
        <w:t>Über</w:t>
      </w:r>
      <w:r w:rsidR="00667FE4">
        <w:t xml:space="preserve"> die bereits in Kapitel </w:t>
      </w:r>
      <w:r w:rsidR="00BA11CD">
        <w:t xml:space="preserve">3.2.4 </w:t>
      </w:r>
      <w:r w:rsidR="00667FE4">
        <w:t xml:space="preserve">erwähnte Type Registry </w:t>
      </w:r>
      <w:r w:rsidR="002F34DC">
        <w:t xml:space="preserve">besteht </w:t>
      </w:r>
      <w:r w:rsidR="00667FE4">
        <w:t xml:space="preserve">die Möglichkeit </w:t>
      </w:r>
      <w:proofErr w:type="spellStart"/>
      <w:r w:rsidR="00667FE4">
        <w:t>DataTable</w:t>
      </w:r>
      <w:proofErr w:type="spellEnd"/>
      <w:r w:rsidR="00FA5C1B">
        <w:t>-</w:t>
      </w:r>
      <w:r w:rsidR="00667FE4">
        <w:t>Typen zu registrieren, sodass die Daten der Tabelle zu einem Objekt trans</w:t>
      </w:r>
      <w:r w:rsidR="00157B00">
        <w:t>fo</w:t>
      </w:r>
      <w:r w:rsidR="00667FE4">
        <w:t xml:space="preserve">rmiert werden, welches an die </w:t>
      </w:r>
      <w:proofErr w:type="spellStart"/>
      <w:r w:rsidR="00667FE4">
        <w:t>Step</w:t>
      </w:r>
      <w:proofErr w:type="spellEnd"/>
      <w:r w:rsidR="00FA5C1B">
        <w:t>-</w:t>
      </w:r>
      <w:r w:rsidR="00667FE4">
        <w:t xml:space="preserve">Definition als Parameter übergeben wird (vgl. Kapitel </w:t>
      </w:r>
      <w:r w:rsidR="00690EFA">
        <w:t>3.2.8</w:t>
      </w:r>
      <w:r w:rsidR="00667FE4">
        <w:t>).</w:t>
      </w:r>
    </w:p>
    <w:p w14:paraId="6A3BBF54" w14:textId="18E2047D" w:rsidR="00667FE4" w:rsidRDefault="00207A80" w:rsidP="00157B00">
      <w:pPr>
        <w:pStyle w:val="Ebene3"/>
      </w:pPr>
      <w:bookmarkStart w:id="520" w:name="_Toc14296599"/>
      <w:r>
        <w:t>Background</w:t>
      </w:r>
      <w:bookmarkEnd w:id="520"/>
    </w:p>
    <w:p w14:paraId="6240DACA" w14:textId="38E75E24" w:rsidR="00667FE4" w:rsidRPr="003E504D" w:rsidRDefault="008E11DE" w:rsidP="00667FE4">
      <w:pPr>
        <w:pStyle w:val="Flietext"/>
      </w:pPr>
      <w:r>
        <w:t xml:space="preserve">Da einzelne oder auch mehrere </w:t>
      </w:r>
      <w:r w:rsidR="00667FE4" w:rsidRPr="003E504D">
        <w:t>Szenarien innerhalb einer Feature</w:t>
      </w:r>
      <w:r w:rsidR="00FA5C1B">
        <w:t>-</w:t>
      </w:r>
      <w:r w:rsidR="00667FE4" w:rsidRPr="003E504D">
        <w:t xml:space="preserve">Datei </w:t>
      </w:r>
      <w:r>
        <w:t>häufig</w:t>
      </w:r>
      <w:r w:rsidR="00667FE4" w:rsidRPr="003E504D">
        <w:t xml:space="preserve"> die gleichen </w:t>
      </w:r>
      <w:proofErr w:type="spellStart"/>
      <w:r w:rsidR="00667FE4" w:rsidRPr="003E504D">
        <w:t>Steps</w:t>
      </w:r>
      <w:proofErr w:type="spellEnd"/>
      <w:r w:rsidR="00667FE4" w:rsidRPr="003E504D">
        <w:t xml:space="preserve"> beinhalten</w:t>
      </w:r>
      <w:r w:rsidR="00C511DC">
        <w:t>, können</w:t>
      </w:r>
      <w:r w:rsidR="00C511DC" w:rsidRPr="003E504D">
        <w:t xml:space="preserve"> </w:t>
      </w:r>
      <w:r w:rsidR="00C511DC">
        <w:t>diese</w:t>
      </w:r>
      <w:r w:rsidR="00C511DC" w:rsidRPr="003E504D">
        <w:t xml:space="preserve"> in einen Background</w:t>
      </w:r>
      <w:r w:rsidR="00C511DC">
        <w:t>-</w:t>
      </w:r>
      <w:r w:rsidR="00C511DC" w:rsidRPr="003E504D">
        <w:t>Block verleg</w:t>
      </w:r>
      <w:r w:rsidR="00C511DC">
        <w:t>t werden</w:t>
      </w:r>
      <w:r w:rsidR="00C511DC" w:rsidRPr="003E504D">
        <w:t>.</w:t>
      </w:r>
      <w:r w:rsidR="00C511DC" w:rsidRPr="003E504D">
        <w:rPr>
          <w:rStyle w:val="Funotenzeichen"/>
        </w:rPr>
        <w:footnoteReference w:id="21"/>
      </w:r>
      <w:r w:rsidR="00C511DC" w:rsidRPr="003E504D">
        <w:t xml:space="preserve"> </w:t>
      </w:r>
      <w:r w:rsidR="00667FE4" w:rsidRPr="003E504D">
        <w:t xml:space="preserve">Damit </w:t>
      </w:r>
      <w:r w:rsidR="00C511DC">
        <w:t>bleiben sowohl der einheitliche Ablauf sowie die</w:t>
      </w:r>
      <w:r w:rsidR="00C511DC" w:rsidRPr="003E504D">
        <w:t xml:space="preserve"> </w:t>
      </w:r>
      <w:r w:rsidR="00667FE4" w:rsidRPr="003E504D">
        <w:t>wesentliche</w:t>
      </w:r>
      <w:r w:rsidR="00FD7D4A">
        <w:t>n</w:t>
      </w:r>
      <w:r w:rsidR="00667FE4" w:rsidRPr="003E504D">
        <w:t xml:space="preserve"> </w:t>
      </w:r>
      <w:r w:rsidR="00C511DC">
        <w:t>Unterschiede</w:t>
      </w:r>
      <w:r w:rsidR="00C511DC" w:rsidRPr="003E504D">
        <w:t xml:space="preserve"> </w:t>
      </w:r>
      <w:r w:rsidR="00667FE4" w:rsidRPr="003E504D">
        <w:t>der einzelnen Szenarien ersichtlich</w:t>
      </w:r>
      <w:r w:rsidR="00C511DC">
        <w:t>.</w:t>
      </w:r>
    </w:p>
    <w:p w14:paraId="6D166347" w14:textId="7139D37B" w:rsidR="00667FE4" w:rsidRPr="003E504D" w:rsidRDefault="00C511DC" w:rsidP="00667FE4">
      <w:pPr>
        <w:pStyle w:val="Flietext"/>
      </w:pPr>
      <w:r>
        <w:lastRenderedPageBreak/>
        <w:t>Ein Background-Block</w:t>
      </w:r>
      <w:r w:rsidRPr="006C4566">
        <w:t xml:space="preserve"> </w:t>
      </w:r>
      <w:r w:rsidR="00667FE4" w:rsidRPr="006C4566">
        <w:t xml:space="preserve">wird durch </w:t>
      </w:r>
      <w:r w:rsidR="006F76EB">
        <w:t xml:space="preserve">das </w:t>
      </w:r>
      <w:r>
        <w:t>gleichnamige</w:t>
      </w:r>
      <w:r w:rsidRPr="006C4566">
        <w:t xml:space="preserve"> </w:t>
      </w:r>
      <w:r w:rsidR="00667FE4">
        <w:t xml:space="preserve">Gherkin </w:t>
      </w:r>
      <w:r w:rsidR="00667FE4" w:rsidRPr="006C4566">
        <w:t>Key</w:t>
      </w:r>
      <w:r w:rsidR="00667FE4">
        <w:t xml:space="preserve"> </w:t>
      </w:r>
      <w:r w:rsidR="00667FE4" w:rsidRPr="006C4566">
        <w:t>Word</w:t>
      </w:r>
      <w:r>
        <w:t xml:space="preserve">, </w:t>
      </w:r>
      <w:r w:rsidR="00667FE4" w:rsidRPr="006C4566">
        <w:t>gefolgt von einem erklärenden Titel</w:t>
      </w:r>
      <w:r>
        <w:t>,</w:t>
      </w:r>
      <w:r w:rsidR="00667FE4" w:rsidRPr="006C4566">
        <w:t xml:space="preserve"> eingeleitet und kann beliebig viele </w:t>
      </w:r>
      <w:proofErr w:type="spellStart"/>
      <w:r w:rsidR="00667FE4" w:rsidRPr="006C4566">
        <w:t>Steps</w:t>
      </w:r>
      <w:proofErr w:type="spellEnd"/>
      <w:r>
        <w:t xml:space="preserve"> enthalten</w:t>
      </w:r>
      <w:r w:rsidR="00667FE4" w:rsidRPr="006C4566">
        <w:t>, die am Anfang eines jeden Szenarios au</w:t>
      </w:r>
      <w:r w:rsidR="00667FE4" w:rsidRPr="003E504D">
        <w:t>sgeführt werden.</w:t>
      </w:r>
      <w:r w:rsidR="00667FE4" w:rsidRPr="003E504D">
        <w:rPr>
          <w:rStyle w:val="Funotenzeichen"/>
        </w:rPr>
        <w:footnoteReference w:id="22"/>
      </w:r>
    </w:p>
    <w:p w14:paraId="08486AEF" w14:textId="087CB0B8" w:rsidR="00667FE4" w:rsidRDefault="00FB108C" w:rsidP="005D56F4">
      <w:pPr>
        <w:pStyle w:val="Flietext"/>
        <w:jc w:val="center"/>
      </w:pPr>
      <w:r>
        <w:rPr>
          <w:noProof/>
        </w:rPr>
        <w:drawing>
          <wp:inline distT="0" distB="0" distL="0" distR="0" wp14:anchorId="5A43A5E4" wp14:editId="55435BAF">
            <wp:extent cx="3761773" cy="2312552"/>
            <wp:effectExtent l="0" t="0" r="0" b="0"/>
            <wp:docPr id="83" name="Grafik 83"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background_beispiel.png"/>
                    <pic:cNvPicPr/>
                  </pic:nvPicPr>
                  <pic:blipFill rotWithShape="1">
                    <a:blip r:embed="rId26" cstate="print">
                      <a:extLst>
                        <a:ext uri="{28A0092B-C50C-407E-A947-70E740481C1C}">
                          <a14:useLocalDpi xmlns:a14="http://schemas.microsoft.com/office/drawing/2010/main" val="0"/>
                        </a:ext>
                      </a:extLst>
                    </a:blip>
                    <a:srcRect l="3001" t="13656"/>
                    <a:stretch/>
                  </pic:blipFill>
                  <pic:spPr bwMode="auto">
                    <a:xfrm>
                      <a:off x="0" y="0"/>
                      <a:ext cx="3797841" cy="2334725"/>
                    </a:xfrm>
                    <a:prstGeom prst="rect">
                      <a:avLst/>
                    </a:prstGeom>
                    <a:ln>
                      <a:noFill/>
                    </a:ln>
                    <a:extLst>
                      <a:ext uri="{53640926-AAD7-44D8-BBD7-CCE9431645EC}">
                        <a14:shadowObscured xmlns:a14="http://schemas.microsoft.com/office/drawing/2010/main"/>
                      </a:ext>
                    </a:extLst>
                  </pic:spPr>
                </pic:pic>
              </a:graphicData>
            </a:graphic>
          </wp:inline>
        </w:drawing>
      </w:r>
    </w:p>
    <w:p w14:paraId="329442D5" w14:textId="1F4A6D88" w:rsidR="00FB108C" w:rsidRDefault="00FB108C" w:rsidP="00FB108C">
      <w:pPr>
        <w:pStyle w:val="Beschriftung"/>
      </w:pPr>
      <w:bookmarkStart w:id="521" w:name="_Toc12891973"/>
      <w:r>
        <w:t xml:space="preserve">Abbildung </w:t>
      </w:r>
      <w:r w:rsidR="00BE7E66">
        <w:fldChar w:fldCharType="begin"/>
      </w:r>
      <w:r w:rsidR="00BE7E66">
        <w:instrText xml:space="preserve"> SEQ Abbildung \* ARABIC </w:instrText>
      </w:r>
      <w:r w:rsidR="00BE7E66">
        <w:fldChar w:fldCharType="separate"/>
      </w:r>
      <w:r w:rsidR="00BF37CD">
        <w:rPr>
          <w:noProof/>
        </w:rPr>
        <w:t>12</w:t>
      </w:r>
      <w:r w:rsidR="00BE7E66">
        <w:rPr>
          <w:noProof/>
        </w:rPr>
        <w:fldChar w:fldCharType="end"/>
      </w:r>
      <w:r>
        <w:t>: Background Beispiel</w:t>
      </w:r>
      <w:bookmarkEnd w:id="521"/>
    </w:p>
    <w:p w14:paraId="40855C2B" w14:textId="07E0AAC1" w:rsidR="00FB108C" w:rsidRDefault="00FB108C" w:rsidP="00FB108C">
      <w:pPr>
        <w:pStyle w:val="Quelle"/>
        <w:jc w:val="both"/>
      </w:pPr>
    </w:p>
    <w:p w14:paraId="186F4866" w14:textId="2DDDF86A" w:rsidR="00FB108C" w:rsidRPr="003E504D" w:rsidRDefault="00113B40" w:rsidP="00FB108C">
      <w:pPr>
        <w:pStyle w:val="Flietext"/>
      </w:pPr>
      <w:r>
        <w:t>Im</w:t>
      </w:r>
      <w:r w:rsidR="00FB108C" w:rsidRPr="006C4566">
        <w:t xml:space="preserve"> </w:t>
      </w:r>
      <w:r>
        <w:t xml:space="preserve">vorliegenden </w:t>
      </w:r>
      <w:r w:rsidR="00FB108C" w:rsidRPr="006C4566">
        <w:t xml:space="preserve">Beispiel </w:t>
      </w:r>
      <w:r>
        <w:t>(vgl.</w:t>
      </w:r>
      <w:r w:rsidRPr="003E504D">
        <w:t xml:space="preserve"> </w:t>
      </w:r>
      <w:r w:rsidR="0052172A">
        <w:t>Abb.</w:t>
      </w:r>
      <w:r w:rsidR="0052172A" w:rsidRPr="003E504D">
        <w:t xml:space="preserve"> </w:t>
      </w:r>
      <w:r w:rsidR="0052172A">
        <w:t>12</w:t>
      </w:r>
      <w:r>
        <w:t>)</w:t>
      </w:r>
      <w:r w:rsidR="00FB108C" w:rsidRPr="003E504D">
        <w:t xml:space="preserve"> </w:t>
      </w:r>
      <w:r>
        <w:t>wird</w:t>
      </w:r>
      <w:r w:rsidR="00FB108C" w:rsidRPr="003E504D">
        <w:t xml:space="preserve"> bei der </w:t>
      </w:r>
      <w:r>
        <w:t>Aus</w:t>
      </w:r>
      <w:r w:rsidRPr="003E504D">
        <w:t xml:space="preserve">führung </w:t>
      </w:r>
      <w:r w:rsidR="00FB108C" w:rsidRPr="003E504D">
        <w:t>beide</w:t>
      </w:r>
      <w:r w:rsidR="00616D1B">
        <w:t>r</w:t>
      </w:r>
      <w:r w:rsidR="00FB108C" w:rsidRPr="003E504D">
        <w:t xml:space="preserve"> Szenarien </w:t>
      </w:r>
      <w:r>
        <w:t xml:space="preserve">zunächst </w:t>
      </w:r>
      <w:r w:rsidR="00FB108C">
        <w:t>der</w:t>
      </w:r>
      <w:r w:rsidR="00FB108C" w:rsidRPr="003E504D">
        <w:t xml:space="preserve"> </w:t>
      </w:r>
      <w:r>
        <w:t xml:space="preserve">Background </w:t>
      </w:r>
      <w:proofErr w:type="spellStart"/>
      <w:r w:rsidR="00FB108C" w:rsidRPr="003E504D">
        <w:t>Step</w:t>
      </w:r>
      <w:proofErr w:type="spellEnd"/>
      <w:r w:rsidR="00FB108C" w:rsidRPr="003E504D">
        <w:t xml:space="preserve"> „</w:t>
      </w:r>
      <w:r w:rsidR="00FB108C" w:rsidRPr="003F24F8">
        <w:rPr>
          <w:i/>
          <w:iCs/>
        </w:rPr>
        <w:t xml:space="preserve">Given a </w:t>
      </w:r>
      <w:proofErr w:type="spellStart"/>
      <w:r w:rsidR="00FB108C" w:rsidRPr="003F24F8">
        <w:rPr>
          <w:i/>
          <w:iCs/>
        </w:rPr>
        <w:t>first</w:t>
      </w:r>
      <w:proofErr w:type="spellEnd"/>
      <w:r w:rsidR="00FB108C" w:rsidRPr="003F24F8">
        <w:rPr>
          <w:i/>
          <w:iCs/>
        </w:rPr>
        <w:t xml:space="preserve"> integer 5</w:t>
      </w:r>
      <w:r w:rsidR="00FB108C" w:rsidRPr="003E504D">
        <w:t>“</w:t>
      </w:r>
      <w:r>
        <w:t xml:space="preserve"> (Zeile 4)</w:t>
      </w:r>
      <w:r w:rsidR="00FB108C" w:rsidRPr="003E504D">
        <w:t xml:space="preserve"> </w:t>
      </w:r>
      <w:r>
        <w:t>ausgeführt</w:t>
      </w:r>
      <w:r w:rsidR="00FB108C">
        <w:t>.</w:t>
      </w:r>
      <w:r w:rsidR="00616D1B">
        <w:t xml:space="preserve"> </w:t>
      </w:r>
      <w:r>
        <w:t>Je Feature Datei kann nur e</w:t>
      </w:r>
      <w:r w:rsidRPr="006C4566">
        <w:t xml:space="preserve">in </w:t>
      </w:r>
      <w:r w:rsidR="00FB108C" w:rsidRPr="006C4566">
        <w:t>Background</w:t>
      </w:r>
      <w:r w:rsidR="00FA5C1B">
        <w:t>-</w:t>
      </w:r>
      <w:r w:rsidR="00FB108C" w:rsidRPr="006C4566">
        <w:t xml:space="preserve">Block </w:t>
      </w:r>
      <w:r>
        <w:t xml:space="preserve">enthalten sein. Dieser wird </w:t>
      </w:r>
      <w:r w:rsidR="00FB108C" w:rsidRPr="006C4566">
        <w:t>für alle enthaltenen Szena</w:t>
      </w:r>
      <w:r w:rsidR="00FB108C" w:rsidRPr="003E504D">
        <w:t>rien</w:t>
      </w:r>
      <w:r>
        <w:t xml:space="preserve"> ausgeführt</w:t>
      </w:r>
      <w:r w:rsidR="00FB108C" w:rsidRPr="003E504D">
        <w:t>.</w:t>
      </w:r>
    </w:p>
    <w:p w14:paraId="69CAC651" w14:textId="36508778" w:rsidR="00FB108C" w:rsidRDefault="00EB0086" w:rsidP="00FB108C">
      <w:pPr>
        <w:pStyle w:val="Flietext"/>
      </w:pPr>
      <w:r>
        <w:t>Mit</w:t>
      </w:r>
      <w:r w:rsidRPr="003E504D">
        <w:t xml:space="preserve"> </w:t>
      </w:r>
      <w:r w:rsidR="00FB108C" w:rsidRPr="003E504D">
        <w:t xml:space="preserve">der sechsten Version von Gherkin </w:t>
      </w:r>
      <w:r>
        <w:t xml:space="preserve">wurde das </w:t>
      </w:r>
      <w:r w:rsidR="00FB108C" w:rsidRPr="003E504D">
        <w:t>Key</w:t>
      </w:r>
      <w:r w:rsidR="00FB108C">
        <w:t xml:space="preserve"> </w:t>
      </w:r>
      <w:r w:rsidR="00FB108C" w:rsidRPr="003E504D">
        <w:t>Word „Rule“</w:t>
      </w:r>
      <w:r>
        <w:t xml:space="preserve"> eingeführt,</w:t>
      </w:r>
      <w:r w:rsidR="00FB108C" w:rsidRPr="003E504D">
        <w:t xml:space="preserve"> </w:t>
      </w:r>
      <w:r>
        <w:t>über</w:t>
      </w:r>
      <w:r w:rsidRPr="003E504D">
        <w:t xml:space="preserve"> </w:t>
      </w:r>
      <w:r>
        <w:t>das</w:t>
      </w:r>
      <w:r w:rsidRPr="003E504D">
        <w:t xml:space="preserve"> </w:t>
      </w:r>
      <w:r w:rsidR="00FB108C" w:rsidRPr="003E504D">
        <w:t>Szenarien gruppiert werden können, die ein Akzeptanzkriterium beschreiben sollen</w:t>
      </w:r>
      <w:r>
        <w:t xml:space="preserve">. </w:t>
      </w:r>
      <w:r w:rsidR="00FB108C" w:rsidRPr="003E504D">
        <w:t xml:space="preserve"> </w:t>
      </w:r>
      <w:r w:rsidR="0010363B">
        <w:t xml:space="preserve">Jeder Gruppe kann </w:t>
      </w:r>
      <w:r w:rsidR="00FB108C" w:rsidRPr="003E504D">
        <w:t xml:space="preserve">ein </w:t>
      </w:r>
      <w:r w:rsidR="0010363B" w:rsidRPr="003E504D">
        <w:t>eigene</w:t>
      </w:r>
      <w:r w:rsidR="0010363B">
        <w:t>r</w:t>
      </w:r>
      <w:r w:rsidR="0010363B" w:rsidRPr="003E504D">
        <w:t xml:space="preserve"> </w:t>
      </w:r>
      <w:r w:rsidR="00FB108C" w:rsidRPr="003E504D">
        <w:t>Background</w:t>
      </w:r>
      <w:r w:rsidR="00FA5C1B">
        <w:t>-</w:t>
      </w:r>
      <w:r w:rsidR="00FB108C" w:rsidRPr="003E504D">
        <w:t xml:space="preserve">Block </w:t>
      </w:r>
      <w:r w:rsidR="0010363B">
        <w:t xml:space="preserve">zugeordnet werden, womit ein Background-Block nicht mehr für alle </w:t>
      </w:r>
      <w:proofErr w:type="spellStart"/>
      <w:r w:rsidR="0010363B">
        <w:t>Szenarion</w:t>
      </w:r>
      <w:proofErr w:type="spellEnd"/>
      <w:r w:rsidR="0010363B">
        <w:t xml:space="preserve"> einer Feature-Datei gelten</w:t>
      </w:r>
      <w:r w:rsidR="00FB108C" w:rsidRPr="003E504D">
        <w:t>.</w:t>
      </w:r>
      <w:r w:rsidR="00FB108C" w:rsidRPr="003E504D">
        <w:rPr>
          <w:rStyle w:val="Funotenzeichen"/>
        </w:rPr>
        <w:footnoteReference w:id="23"/>
      </w:r>
      <w:r w:rsidR="00FB108C" w:rsidRPr="003E504D">
        <w:t xml:space="preserve"> </w:t>
      </w:r>
      <w:r w:rsidR="00616D1B">
        <w:t>Das Key Word „</w:t>
      </w:r>
      <w:r w:rsidRPr="003F24F8">
        <w:rPr>
          <w:i/>
          <w:iCs/>
        </w:rPr>
        <w:t>Rule</w:t>
      </w:r>
      <w:r w:rsidR="00616D1B">
        <w:t>“</w:t>
      </w:r>
      <w:r w:rsidR="00FB108C" w:rsidRPr="003E504D">
        <w:t xml:space="preserve"> ist</w:t>
      </w:r>
      <w:r w:rsidR="0010363B">
        <w:t xml:space="preserve"> </w:t>
      </w:r>
      <w:r>
        <w:t xml:space="preserve">derzeit </w:t>
      </w:r>
      <w:r w:rsidR="00616D1B">
        <w:t xml:space="preserve">noch nicht </w:t>
      </w:r>
      <w:r>
        <w:t xml:space="preserve">für </w:t>
      </w:r>
      <w:proofErr w:type="spellStart"/>
      <w:r w:rsidR="00FB108C" w:rsidRPr="003E504D">
        <w:t>Cucumber</w:t>
      </w:r>
      <w:proofErr w:type="spellEnd"/>
      <w:r w:rsidR="00113B40">
        <w:t>-JVM</w:t>
      </w:r>
      <w:r w:rsidR="00113B40">
        <w:rPr>
          <w:rStyle w:val="Funotenzeichen"/>
        </w:rPr>
        <w:footnoteReference w:id="24"/>
      </w:r>
      <w:r w:rsidR="00FB108C" w:rsidRPr="006C4566">
        <w:t xml:space="preserve"> </w:t>
      </w:r>
      <w:r w:rsidR="00FB108C">
        <w:t>implementiert, soll aber in künftigen Versionen bereitgestellt werden</w:t>
      </w:r>
      <w:r w:rsidR="00FB108C" w:rsidRPr="006C4566">
        <w:t>.</w:t>
      </w:r>
    </w:p>
    <w:p w14:paraId="14B2FF6D" w14:textId="77777777" w:rsidR="008E6D33" w:rsidRDefault="008E6D33" w:rsidP="008E6D33">
      <w:pPr>
        <w:pStyle w:val="Ebene3"/>
      </w:pPr>
      <w:bookmarkStart w:id="522" w:name="_Toc14296600"/>
      <w:r>
        <w:t>Type Registry</w:t>
      </w:r>
      <w:bookmarkEnd w:id="522"/>
    </w:p>
    <w:p w14:paraId="34F4A6A9" w14:textId="5E06A327" w:rsidR="008E6D33" w:rsidRPr="00157B00" w:rsidRDefault="008E6D33" w:rsidP="00157B00">
      <w:pPr>
        <w:pStyle w:val="Flietext"/>
      </w:pPr>
      <w:r>
        <w:lastRenderedPageBreak/>
        <w:t xml:space="preserve">Die Type Registry wurde </w:t>
      </w:r>
      <w:r w:rsidR="00F836FF">
        <w:t xml:space="preserve">im Rahmen </w:t>
      </w:r>
      <w:r w:rsidR="00D43565">
        <w:t xml:space="preserve">der Einführung </w:t>
      </w:r>
      <w:r w:rsidR="00F836FF">
        <w:t xml:space="preserve">von </w:t>
      </w:r>
      <w:proofErr w:type="spellStart"/>
      <w:r w:rsidR="00D43565">
        <w:t>Cucumber</w:t>
      </w:r>
      <w:proofErr w:type="spellEnd"/>
      <w:r w:rsidR="00D43565">
        <w:t xml:space="preserve"> </w:t>
      </w:r>
      <w:proofErr w:type="spellStart"/>
      <w:r w:rsidR="00D43565">
        <w:t>Expressions</w:t>
      </w:r>
      <w:proofErr w:type="spellEnd"/>
      <w:r w:rsidR="00D43565">
        <w:t xml:space="preserve"> </w:t>
      </w:r>
      <w:r w:rsidR="00F836FF">
        <w:t>bereit</w:t>
      </w:r>
      <w:r w:rsidR="003F24F8">
        <w:t>ge</w:t>
      </w:r>
      <w:r w:rsidR="00F836FF">
        <w:t>stellt</w:t>
      </w:r>
      <w:r w:rsidR="00D43565">
        <w:t xml:space="preserve">. Mit </w:t>
      </w:r>
      <w:r w:rsidR="005801DB">
        <w:t>ihr</w:t>
      </w:r>
      <w:r w:rsidR="00F836FF">
        <w:t xml:space="preserve"> </w:t>
      </w:r>
      <w:r w:rsidR="00D43565">
        <w:t xml:space="preserve">lassen sich </w:t>
      </w:r>
      <w:r w:rsidR="00FB108C">
        <w:t xml:space="preserve">Output </w:t>
      </w:r>
      <w:r w:rsidR="00D43565">
        <w:t>Parametern</w:t>
      </w:r>
      <w:r w:rsidR="00157B00">
        <w:t xml:space="preserve"> </w:t>
      </w:r>
      <w:r w:rsidR="00F836FF">
        <w:t xml:space="preserve">für eigene Datentypen </w:t>
      </w:r>
      <w:r w:rsidR="00157B00">
        <w:t xml:space="preserve">definieren, </w:t>
      </w:r>
      <w:r w:rsidR="00F836FF">
        <w:t>was insbesondere die Testimplementierung erleichtern soll</w:t>
      </w:r>
      <w:r w:rsidR="00D43565">
        <w:t xml:space="preserve">. </w:t>
      </w:r>
    </w:p>
    <w:p w14:paraId="28AA83A1" w14:textId="3DCD0FF3" w:rsidR="008E6D33" w:rsidRDefault="0001798B" w:rsidP="008E6D33">
      <w:pPr>
        <w:pStyle w:val="Flietext"/>
      </w:pPr>
      <w:r>
        <w:t xml:space="preserve">In dem Beispiel aus Abbildung </w:t>
      </w:r>
      <w:r w:rsidR="0052172A">
        <w:t>9</w:t>
      </w:r>
      <w:r w:rsidR="00F836FF">
        <w:t xml:space="preserve"> (vgl. Kapitel 3.2.4)</w:t>
      </w:r>
      <w:r w:rsidR="00F70CB4">
        <w:t xml:space="preserve"> wird der </w:t>
      </w:r>
      <w:proofErr w:type="spellStart"/>
      <w:r w:rsidR="00F836FF">
        <w:t>Cucumber</w:t>
      </w:r>
      <w:proofErr w:type="spellEnd"/>
      <w:r w:rsidR="00F836FF">
        <w:t xml:space="preserve"> </w:t>
      </w:r>
      <w:r w:rsidR="00F70CB4">
        <w:t xml:space="preserve">Annotation eine </w:t>
      </w:r>
      <w:proofErr w:type="spellStart"/>
      <w:r w:rsidR="00F70CB4">
        <w:t>Cucumber</w:t>
      </w:r>
      <w:proofErr w:type="spellEnd"/>
      <w:r w:rsidR="00F70CB4">
        <w:t xml:space="preserve"> Expression mit zwei selbsterstellten Output</w:t>
      </w:r>
      <w:r w:rsidR="00FA5C1B">
        <w:t>-</w:t>
      </w:r>
      <w:r w:rsidR="00F70CB4">
        <w:t xml:space="preserve">Parametern </w:t>
      </w:r>
      <w:r w:rsidR="00FD7D4A">
        <w:t xml:space="preserve">(vom Typ </w:t>
      </w:r>
      <w:r w:rsidR="0052172A">
        <w:t>„</w:t>
      </w:r>
      <w:r w:rsidR="00FD7D4A">
        <w:t>Flight</w:t>
      </w:r>
      <w:r w:rsidR="0052172A">
        <w:t>“</w:t>
      </w:r>
      <w:r w:rsidR="00FD7D4A">
        <w:t xml:space="preserve"> und </w:t>
      </w:r>
      <w:r w:rsidR="0052172A">
        <w:t>„</w:t>
      </w:r>
      <w:proofErr w:type="spellStart"/>
      <w:r w:rsidR="00FD7D4A">
        <w:t>Month</w:t>
      </w:r>
      <w:proofErr w:type="spellEnd"/>
      <w:r w:rsidR="0052172A">
        <w:t>“</w:t>
      </w:r>
      <w:r w:rsidR="00FD7D4A">
        <w:t xml:space="preserve">) </w:t>
      </w:r>
      <w:r w:rsidR="00F70CB4">
        <w:t xml:space="preserve">übergeben. Diese müssen zuvor in der </w:t>
      </w:r>
      <w:r w:rsidR="008E6D33">
        <w:t xml:space="preserve">Type Registry </w:t>
      </w:r>
      <w:r w:rsidR="00F70CB4">
        <w:t>registriert werden.</w:t>
      </w:r>
      <w:r w:rsidR="008E6D33">
        <w:t xml:space="preserve"> </w:t>
      </w:r>
    </w:p>
    <w:p w14:paraId="7D3CEEBC" w14:textId="5FBA7BA1" w:rsidR="008E6D33" w:rsidRDefault="008E6D33" w:rsidP="008E6D33">
      <w:pPr>
        <w:pStyle w:val="Beschriftung"/>
      </w:pPr>
      <w:bookmarkStart w:id="523" w:name="_Toc12891974"/>
      <w:r>
        <w:rPr>
          <w:noProof/>
        </w:rPr>
        <w:drawing>
          <wp:inline distT="0" distB="0" distL="0" distR="0" wp14:anchorId="1FBF5740" wp14:editId="0A82FA09">
            <wp:extent cx="5168767" cy="1001027"/>
            <wp:effectExtent l="0" t="0" r="635" b="2540"/>
            <wp:docPr id="56" name="Grafik 5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light_TypeRegistry_FlightClass.png"/>
                    <pic:cNvPicPr/>
                  </pic:nvPicPr>
                  <pic:blipFill rotWithShape="1">
                    <a:blip r:embed="rId27" cstate="print">
                      <a:extLst>
                        <a:ext uri="{28A0092B-C50C-407E-A947-70E740481C1C}">
                          <a14:useLocalDpi xmlns:a14="http://schemas.microsoft.com/office/drawing/2010/main" val="0"/>
                        </a:ext>
                      </a:extLst>
                    </a:blip>
                    <a:srcRect l="3030" t="25231" r="1217" b="9141"/>
                    <a:stretch/>
                  </pic:blipFill>
                  <pic:spPr bwMode="auto">
                    <a:xfrm>
                      <a:off x="0" y="0"/>
                      <a:ext cx="5170738" cy="1001409"/>
                    </a:xfrm>
                    <a:prstGeom prst="rect">
                      <a:avLst/>
                    </a:prstGeom>
                    <a:ln>
                      <a:noFill/>
                    </a:ln>
                    <a:extLst>
                      <a:ext uri="{53640926-AAD7-44D8-BBD7-CCE9431645EC}">
                        <a14:shadowObscured xmlns:a14="http://schemas.microsoft.com/office/drawing/2010/main"/>
                      </a:ext>
                    </a:extLst>
                  </pic:spPr>
                </pic:pic>
              </a:graphicData>
            </a:graphic>
          </wp:inline>
        </w:drawing>
      </w:r>
      <w:r>
        <w:t xml:space="preserve">Abbildung </w:t>
      </w:r>
      <w:r w:rsidR="00BE7E66">
        <w:fldChar w:fldCharType="begin"/>
      </w:r>
      <w:r w:rsidR="00BE7E66">
        <w:instrText xml:space="preserve"> SEQ Abbildung \* ARABIC </w:instrText>
      </w:r>
      <w:r w:rsidR="00BE7E66">
        <w:fldChar w:fldCharType="separate"/>
      </w:r>
      <w:r w:rsidR="00BF37CD">
        <w:rPr>
          <w:noProof/>
        </w:rPr>
        <w:t>13</w:t>
      </w:r>
      <w:r w:rsidR="00BE7E66">
        <w:rPr>
          <w:noProof/>
        </w:rPr>
        <w:fldChar w:fldCharType="end"/>
      </w:r>
      <w:r>
        <w:t>: Registrierung eines Output Parameters</w:t>
      </w:r>
      <w:bookmarkEnd w:id="523"/>
    </w:p>
    <w:p w14:paraId="259F9A7C" w14:textId="77777777" w:rsidR="008E6D33" w:rsidRPr="00A45DC7" w:rsidRDefault="008E6D33" w:rsidP="008E6D33">
      <w:pPr>
        <w:pStyle w:val="Quelle"/>
      </w:pPr>
    </w:p>
    <w:p w14:paraId="070EE40A" w14:textId="7DC671DB" w:rsidR="00F836FF" w:rsidRDefault="00F836FF" w:rsidP="00157B00">
      <w:pPr>
        <w:pStyle w:val="Flietext"/>
      </w:pPr>
      <w:r>
        <w:t xml:space="preserve">In </w:t>
      </w:r>
      <w:r w:rsidR="00157B00">
        <w:t>Abbildung 1</w:t>
      </w:r>
      <w:r w:rsidR="00690EFA">
        <w:t>3</w:t>
      </w:r>
      <w:r w:rsidR="00157B00">
        <w:t xml:space="preserve"> </w:t>
      </w:r>
      <w:r>
        <w:t>wird am Beispiel des</w:t>
      </w:r>
      <w:r w:rsidR="00157B00">
        <w:t xml:space="preserve"> Output Parameter „</w:t>
      </w:r>
      <w:proofErr w:type="spellStart"/>
      <w:r w:rsidR="00157B00">
        <w:t>flight</w:t>
      </w:r>
      <w:proofErr w:type="spellEnd"/>
      <w:r w:rsidR="00157B00">
        <w:t>“</w:t>
      </w:r>
      <w:r>
        <w:t xml:space="preserve"> gezeigt, wie die Klasse </w:t>
      </w:r>
      <w:r w:rsidRPr="005801DB">
        <w:rPr>
          <w:i/>
          <w:iCs/>
        </w:rPr>
        <w:t>Flight</w:t>
      </w:r>
      <w:r w:rsidR="00157B00">
        <w:t xml:space="preserve"> in der Type Registry registriert werden kann. Hierfür muss das Interface „</w:t>
      </w:r>
      <w:proofErr w:type="spellStart"/>
      <w:r w:rsidR="00157B00">
        <w:t>TypeRegistryConfigurer</w:t>
      </w:r>
      <w:proofErr w:type="spellEnd"/>
      <w:r w:rsidR="00157B00">
        <w:t xml:space="preserve">“ aus dem </w:t>
      </w:r>
      <w:r w:rsidR="00FD7D4A">
        <w:t>P</w:t>
      </w:r>
      <w:r w:rsidR="00157B00">
        <w:t>ackage „</w:t>
      </w:r>
      <w:proofErr w:type="spellStart"/>
      <w:r w:rsidR="00157B00" w:rsidRPr="00FC3455">
        <w:rPr>
          <w:i/>
          <w:iCs/>
          <w:rPrChange w:id="524" w:author="Stephan Müller" w:date="2019-07-16T07:30:00Z">
            <w:rPr/>
          </w:rPrChange>
        </w:rPr>
        <w:t>cucumber.api</w:t>
      </w:r>
      <w:proofErr w:type="spellEnd"/>
      <w:r w:rsidR="00157B00">
        <w:t xml:space="preserve">“ implementiert werden. </w:t>
      </w:r>
    </w:p>
    <w:p w14:paraId="41BA8F59" w14:textId="7908F7F9" w:rsidR="005801DB" w:rsidRDefault="005801DB" w:rsidP="00157B00">
      <w:pPr>
        <w:pStyle w:val="Flietext"/>
      </w:pPr>
      <w:r>
        <w:t xml:space="preserve">Bei der Konfiguration des </w:t>
      </w:r>
      <w:proofErr w:type="spellStart"/>
      <w:r>
        <w:t>Cucumber</w:t>
      </w:r>
      <w:proofErr w:type="spellEnd"/>
      <w:r>
        <w:t xml:space="preserve">-Tests (vgl. Kapitel 3.3.2) muss das Package der implementierenden Klasse </w:t>
      </w:r>
      <w:proofErr w:type="spellStart"/>
      <w:r>
        <w:t>Cucumber</w:t>
      </w:r>
      <w:proofErr w:type="spellEnd"/>
      <w:r>
        <w:t xml:space="preserve"> mitgeteilt we</w:t>
      </w:r>
      <w:r w:rsidR="00326A29">
        <w:t>r</w:t>
      </w:r>
      <w:r>
        <w:t>den.</w:t>
      </w:r>
      <w:r w:rsidR="00326A29">
        <w:t xml:space="preserve"> Bei der Testdurchführung </w:t>
      </w:r>
      <w:del w:id="525" w:author="Stephan Müller" w:date="2019-07-16T07:32:00Z">
        <w:r w:rsidR="00326A29" w:rsidDel="00FC3455">
          <w:delText xml:space="preserve">wird </w:delText>
        </w:r>
      </w:del>
      <w:ins w:id="526" w:author="Stephan Müller" w:date="2019-07-16T07:32:00Z">
        <w:r w:rsidR="00FC3455">
          <w:t xml:space="preserve">durchsucht </w:t>
        </w:r>
        <w:proofErr w:type="spellStart"/>
        <w:r w:rsidR="00FC3455">
          <w:t>Cucumber</w:t>
        </w:r>
        <w:proofErr w:type="spellEnd"/>
        <w:r w:rsidR="00FC3455">
          <w:t xml:space="preserve"> </w:t>
        </w:r>
      </w:ins>
      <w:ins w:id="527" w:author="Stephan Müller" w:date="2019-07-16T07:31:00Z">
        <w:r w:rsidR="00FC3455">
          <w:t xml:space="preserve">das Package </w:t>
        </w:r>
      </w:ins>
      <w:r w:rsidR="00326A29">
        <w:t>nach einer Klasse</w:t>
      </w:r>
      <w:del w:id="528" w:author="Stephan Müller" w:date="2019-07-16T07:32:00Z">
        <w:r w:rsidR="00326A29" w:rsidDel="00FC3455">
          <w:delText xml:space="preserve"> gesucht</w:delText>
        </w:r>
      </w:del>
      <w:r w:rsidR="00326A29">
        <w:t xml:space="preserve">, die dieses Interface implementiert und verwendet diese </w:t>
      </w:r>
      <w:ins w:id="529" w:author="Stephan Müller" w:date="2019-07-16T07:33:00Z">
        <w:r w:rsidR="00FC3455">
          <w:t xml:space="preserve">anstelle der Default-Implementierung </w:t>
        </w:r>
      </w:ins>
      <w:r w:rsidR="00326A29">
        <w:t>um die Type Registry zu konfigurieren.</w:t>
      </w:r>
      <w:del w:id="530" w:author="Stephan Müller" w:date="2019-07-16T07:33:00Z">
        <w:r w:rsidR="00326A29" w:rsidDel="00FC3455">
          <w:delText xml:space="preserve"> Wird keines gefunden wird eine Default-Klasse verwendet.</w:delText>
        </w:r>
      </w:del>
    </w:p>
    <w:p w14:paraId="253576CA" w14:textId="4A707ABE" w:rsidR="005801DB" w:rsidRDefault="005801DB" w:rsidP="00157B00">
      <w:pPr>
        <w:pStyle w:val="Flietext"/>
      </w:pPr>
      <w:commentRangeStart w:id="531"/>
      <w:r w:rsidRPr="005801DB">
        <w:t>Die Methode „</w:t>
      </w:r>
      <w:proofErr w:type="spellStart"/>
      <w:r w:rsidRPr="005801DB">
        <w:t>configureTypeRegistry</w:t>
      </w:r>
      <w:proofErr w:type="spellEnd"/>
      <w:r w:rsidRPr="005801DB">
        <w:t xml:space="preserve">“ des Interfaces bekommt die </w:t>
      </w:r>
      <w:r>
        <w:t>Type Registry als Parameter übergeben. Diese enthält wiederum weitere Methoden, mit der die Parameter-Typen registriert werden können (vgl. Abbildung 13 und 15).</w:t>
      </w:r>
      <w:commentRangeEnd w:id="531"/>
      <w:r w:rsidR="00FC3455">
        <w:rPr>
          <w:rStyle w:val="Kommentarzeichen"/>
          <w:rFonts w:cstheme="minorBidi"/>
        </w:rPr>
        <w:commentReference w:id="531"/>
      </w:r>
    </w:p>
    <w:p w14:paraId="48805F9C" w14:textId="5C2A14E5" w:rsidR="005801DB" w:rsidRPr="005801DB" w:rsidRDefault="005801DB" w:rsidP="00157B00">
      <w:pPr>
        <w:pStyle w:val="Flietext"/>
      </w:pPr>
      <w:r>
        <w:t xml:space="preserve">Um die Daten einer Data Table als Typen an die </w:t>
      </w:r>
      <w:proofErr w:type="spellStart"/>
      <w:r>
        <w:t>Step</w:t>
      </w:r>
      <w:proofErr w:type="spellEnd"/>
      <w:r>
        <w:t>-Definition zu übergeben, können ebenfalls entsprechende Data-Table- Typen registriert werden (vgl. Abbildung 15).</w:t>
      </w:r>
    </w:p>
    <w:p w14:paraId="5A1D410B" w14:textId="580F898F" w:rsidR="005D56F4" w:rsidRDefault="005D56F4" w:rsidP="00157B00">
      <w:pPr>
        <w:pStyle w:val="Flietext"/>
      </w:pPr>
    </w:p>
    <w:p w14:paraId="77C4E577" w14:textId="28B27838" w:rsidR="00F70CB4" w:rsidRDefault="00F70CB4" w:rsidP="00690EFA">
      <w:pPr>
        <w:pStyle w:val="Flietext"/>
        <w:jc w:val="center"/>
      </w:pPr>
      <w:r>
        <w:rPr>
          <w:noProof/>
        </w:rPr>
        <w:lastRenderedPageBreak/>
        <w:drawing>
          <wp:inline distT="0" distB="0" distL="0" distR="0" wp14:anchorId="22B55F43" wp14:editId="439105E5">
            <wp:extent cx="4062714" cy="2104935"/>
            <wp:effectExtent l="0" t="0" r="1905" b="3810"/>
            <wp:docPr id="87" name="Grafik 8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flight_dataTable.png"/>
                    <pic:cNvPicPr/>
                  </pic:nvPicPr>
                  <pic:blipFill rotWithShape="1">
                    <a:blip r:embed="rId25">
                      <a:extLst>
                        <a:ext uri="{28A0092B-C50C-407E-A947-70E740481C1C}">
                          <a14:useLocalDpi xmlns:a14="http://schemas.microsoft.com/office/drawing/2010/main" val="0"/>
                        </a:ext>
                      </a:extLst>
                    </a:blip>
                    <a:srcRect l="5573" t="19417"/>
                    <a:stretch/>
                  </pic:blipFill>
                  <pic:spPr bwMode="auto">
                    <a:xfrm>
                      <a:off x="0" y="0"/>
                      <a:ext cx="4079825" cy="2113800"/>
                    </a:xfrm>
                    <a:prstGeom prst="rect">
                      <a:avLst/>
                    </a:prstGeom>
                    <a:ln>
                      <a:noFill/>
                    </a:ln>
                    <a:extLst>
                      <a:ext uri="{53640926-AAD7-44D8-BBD7-CCE9431645EC}">
                        <a14:shadowObscured xmlns:a14="http://schemas.microsoft.com/office/drawing/2010/main"/>
                      </a:ext>
                    </a:extLst>
                  </pic:spPr>
                </pic:pic>
              </a:graphicData>
            </a:graphic>
          </wp:inline>
        </w:drawing>
      </w:r>
    </w:p>
    <w:p w14:paraId="5CD53475" w14:textId="3167C2A6" w:rsidR="008E6D33" w:rsidRDefault="00F70CB4" w:rsidP="00F70CB4">
      <w:pPr>
        <w:pStyle w:val="Beschriftung"/>
      </w:pPr>
      <w:bookmarkStart w:id="532" w:name="_Toc12891975"/>
      <w:r>
        <w:t xml:space="preserve">Abbildung </w:t>
      </w:r>
      <w:r w:rsidR="00BE7E66">
        <w:fldChar w:fldCharType="begin"/>
      </w:r>
      <w:r w:rsidR="00BE7E66">
        <w:instrText xml:space="preserve"> S</w:instrText>
      </w:r>
      <w:r w:rsidR="00BE7E66">
        <w:instrText xml:space="preserve">EQ Abbildung \* ARABIC </w:instrText>
      </w:r>
      <w:r w:rsidR="00BE7E66">
        <w:fldChar w:fldCharType="separate"/>
      </w:r>
      <w:r w:rsidR="00BF37CD">
        <w:rPr>
          <w:noProof/>
        </w:rPr>
        <w:t>14</w:t>
      </w:r>
      <w:r w:rsidR="00BE7E66">
        <w:rPr>
          <w:noProof/>
        </w:rPr>
        <w:fldChar w:fldCharType="end"/>
      </w:r>
      <w:r>
        <w:t>: Flight Data Table</w:t>
      </w:r>
      <w:bookmarkEnd w:id="532"/>
    </w:p>
    <w:p w14:paraId="7568C053" w14:textId="77777777" w:rsidR="00F70CB4" w:rsidRPr="00F70CB4" w:rsidRDefault="00F70CB4" w:rsidP="00F70CB4">
      <w:pPr>
        <w:pStyle w:val="Quelle"/>
      </w:pPr>
    </w:p>
    <w:p w14:paraId="7A4A424B" w14:textId="41003F83" w:rsidR="008E6D33" w:rsidRDefault="008E6D33" w:rsidP="008E6D33">
      <w:pPr>
        <w:pStyle w:val="Beschriftung"/>
        <w:rPr>
          <w:noProof/>
          <w:bdr w:val="single" w:sz="4" w:space="0" w:color="auto"/>
        </w:rPr>
      </w:pPr>
      <w:bookmarkStart w:id="533" w:name="_Toc12891976"/>
      <w:r>
        <w:rPr>
          <w:noProof/>
          <w:bdr w:val="single" w:sz="4" w:space="0" w:color="auto"/>
        </w:rPr>
        <w:drawing>
          <wp:inline distT="0" distB="0" distL="0" distR="0" wp14:anchorId="5C4BEF2E" wp14:editId="6823AE9F">
            <wp:extent cx="5274911" cy="478523"/>
            <wp:effectExtent l="0" t="0" r="0" b="4445"/>
            <wp:docPr id="59" name="Grafik 5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light_TypeRegistry_DataTable_Flight.png"/>
                    <pic:cNvPicPr/>
                  </pic:nvPicPr>
                  <pic:blipFill rotWithShape="1">
                    <a:blip r:embed="rId28" cstate="print">
                      <a:extLst>
                        <a:ext uri="{28A0092B-C50C-407E-A947-70E740481C1C}">
                          <a14:useLocalDpi xmlns:a14="http://schemas.microsoft.com/office/drawing/2010/main" val="0"/>
                        </a:ext>
                      </a:extLst>
                    </a:blip>
                    <a:srcRect l="2317" t="36029"/>
                    <a:stretch/>
                  </pic:blipFill>
                  <pic:spPr bwMode="auto">
                    <a:xfrm>
                      <a:off x="0" y="0"/>
                      <a:ext cx="5274911" cy="478523"/>
                    </a:xfrm>
                    <a:prstGeom prst="rect">
                      <a:avLst/>
                    </a:prstGeom>
                    <a:ln>
                      <a:noFill/>
                    </a:ln>
                    <a:extLst>
                      <a:ext uri="{53640926-AAD7-44D8-BBD7-CCE9431645EC}">
                        <a14:shadowObscured xmlns:a14="http://schemas.microsoft.com/office/drawing/2010/main"/>
                      </a:ext>
                    </a:extLst>
                  </pic:spPr>
                </pic:pic>
              </a:graphicData>
            </a:graphic>
          </wp:inline>
        </w:drawing>
      </w:r>
      <w:r>
        <w:t xml:space="preserve">Abbildung </w:t>
      </w:r>
      <w:r w:rsidR="00BE7E66">
        <w:fldChar w:fldCharType="begin"/>
      </w:r>
      <w:r w:rsidR="00BE7E66">
        <w:instrText xml:space="preserve"> SEQ Abbildung \* ARABIC </w:instrText>
      </w:r>
      <w:r w:rsidR="00BE7E66">
        <w:fldChar w:fldCharType="separate"/>
      </w:r>
      <w:r w:rsidR="00BF37CD">
        <w:rPr>
          <w:noProof/>
        </w:rPr>
        <w:t>15</w:t>
      </w:r>
      <w:r w:rsidR="00BE7E66">
        <w:rPr>
          <w:noProof/>
        </w:rPr>
        <w:fldChar w:fldCharType="end"/>
      </w:r>
      <w:r>
        <w:t>: Registrierung eines Data Table Typens</w:t>
      </w:r>
      <w:bookmarkEnd w:id="533"/>
    </w:p>
    <w:p w14:paraId="0DDE36A1" w14:textId="77777777" w:rsidR="008E6D33" w:rsidRDefault="008E6D33" w:rsidP="008E6D33">
      <w:pPr>
        <w:pStyle w:val="Flietext"/>
      </w:pPr>
    </w:p>
    <w:p w14:paraId="20E269E0" w14:textId="34784CB6" w:rsidR="008E6D33" w:rsidRDefault="008E6D33" w:rsidP="008E6D33">
      <w:pPr>
        <w:pStyle w:val="Beschriftung"/>
      </w:pPr>
      <w:bookmarkStart w:id="534" w:name="_Toc12891977"/>
      <w:r>
        <w:rPr>
          <w:noProof/>
        </w:rPr>
        <w:drawing>
          <wp:inline distT="0" distB="0" distL="0" distR="0" wp14:anchorId="3BEEEDB7" wp14:editId="58226B28">
            <wp:extent cx="5072514" cy="673768"/>
            <wp:effectExtent l="0" t="0" r="0" b="0"/>
            <wp:docPr id="60" name="Grafik 6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light_StepDefinition_DataTableType.png"/>
                    <pic:cNvPicPr/>
                  </pic:nvPicPr>
                  <pic:blipFill rotWithShape="1">
                    <a:blip r:embed="rId29" cstate="print">
                      <a:extLst>
                        <a:ext uri="{28A0092B-C50C-407E-A947-70E740481C1C}">
                          <a14:useLocalDpi xmlns:a14="http://schemas.microsoft.com/office/drawing/2010/main" val="0"/>
                        </a:ext>
                      </a:extLst>
                    </a:blip>
                    <a:srcRect l="3208" t="31806" r="2855" b="9604"/>
                    <a:stretch/>
                  </pic:blipFill>
                  <pic:spPr bwMode="auto">
                    <a:xfrm>
                      <a:off x="0" y="0"/>
                      <a:ext cx="5072611" cy="673781"/>
                    </a:xfrm>
                    <a:prstGeom prst="rect">
                      <a:avLst/>
                    </a:prstGeom>
                    <a:ln>
                      <a:noFill/>
                    </a:ln>
                    <a:extLst>
                      <a:ext uri="{53640926-AAD7-44D8-BBD7-CCE9431645EC}">
                        <a14:shadowObscured xmlns:a14="http://schemas.microsoft.com/office/drawing/2010/main"/>
                      </a:ext>
                    </a:extLst>
                  </pic:spPr>
                </pic:pic>
              </a:graphicData>
            </a:graphic>
          </wp:inline>
        </w:drawing>
      </w:r>
      <w:r>
        <w:t xml:space="preserve">Abbildung </w:t>
      </w:r>
      <w:r w:rsidR="00BE7E66">
        <w:fldChar w:fldCharType="begin"/>
      </w:r>
      <w:r w:rsidR="00BE7E66">
        <w:instrText xml:space="preserve"> SEQ Abbildung \* ARABIC </w:instrText>
      </w:r>
      <w:r w:rsidR="00BE7E66">
        <w:fldChar w:fldCharType="separate"/>
      </w:r>
      <w:r w:rsidR="00BF37CD">
        <w:rPr>
          <w:noProof/>
        </w:rPr>
        <w:t>16</w:t>
      </w:r>
      <w:r w:rsidR="00BE7E66">
        <w:rPr>
          <w:noProof/>
        </w:rPr>
        <w:fldChar w:fldCharType="end"/>
      </w:r>
      <w:r>
        <w:t>: Verwendung eines registrierten Data Table Typens</w:t>
      </w:r>
      <w:bookmarkEnd w:id="534"/>
    </w:p>
    <w:p w14:paraId="2904705F" w14:textId="1CE99215" w:rsidR="008E6D33" w:rsidRDefault="008E6D33" w:rsidP="008E6D33">
      <w:pPr>
        <w:pStyle w:val="Flietext"/>
      </w:pPr>
    </w:p>
    <w:p w14:paraId="4795F1B7" w14:textId="4517DDA9" w:rsidR="00F70CB4" w:rsidRPr="008B62A2" w:rsidRDefault="00BE36E4" w:rsidP="008E6D33">
      <w:pPr>
        <w:pStyle w:val="Flietext"/>
      </w:pPr>
      <w:r>
        <w:t xml:space="preserve">Bei der Ausführung des </w:t>
      </w:r>
      <w:r w:rsidR="00690EFA">
        <w:t>Szenario</w:t>
      </w:r>
      <w:r>
        <w:t>s</w:t>
      </w:r>
      <w:r w:rsidR="00690EFA">
        <w:t xml:space="preserve"> </w:t>
      </w:r>
      <w:r w:rsidR="00F70CB4">
        <w:t xml:space="preserve">aus Abbildung </w:t>
      </w:r>
      <w:r w:rsidR="00690EFA">
        <w:t xml:space="preserve">14 </w:t>
      </w:r>
      <w:r w:rsidR="00F70CB4">
        <w:t>würde für jede Zeile</w:t>
      </w:r>
      <w:r w:rsidR="00690EFA">
        <w:t>, mit Ausnahme der Überschriften-Zeile,</w:t>
      </w:r>
      <w:r w:rsidR="00F70CB4">
        <w:t xml:space="preserve"> aus der Data Table die Lambda Funktion </w:t>
      </w:r>
      <w:r w:rsidR="00FD7D4A">
        <w:t xml:space="preserve">aus Abbildung 14 </w:t>
      </w:r>
      <w:r w:rsidR="00F70CB4">
        <w:t xml:space="preserve">aufgerufen werden, sodass die </w:t>
      </w:r>
      <w:proofErr w:type="spellStart"/>
      <w:r w:rsidR="00F70CB4">
        <w:t>Step</w:t>
      </w:r>
      <w:proofErr w:type="spellEnd"/>
      <w:r w:rsidR="00FA5C1B">
        <w:t>-</w:t>
      </w:r>
      <w:r w:rsidR="00F70CB4">
        <w:t>Definition</w:t>
      </w:r>
      <w:r w:rsidR="00690EFA">
        <w:t xml:space="preserve"> aus Abbildung 16</w:t>
      </w:r>
      <w:r w:rsidR="00F70CB4">
        <w:t xml:space="preserve"> eine Liste an Flügen als Parameter übergeben bekommt.</w:t>
      </w:r>
    </w:p>
    <w:p w14:paraId="24064F36" w14:textId="0E03C5D3" w:rsidR="005E49C0" w:rsidRDefault="008E6D33" w:rsidP="005E49C0">
      <w:pPr>
        <w:pStyle w:val="Ebene3"/>
      </w:pPr>
      <w:bookmarkStart w:id="535" w:name="_Toc14296601"/>
      <w:r w:rsidRPr="002B2842">
        <w:t>Hooks</w:t>
      </w:r>
      <w:bookmarkEnd w:id="535"/>
    </w:p>
    <w:p w14:paraId="4F1327F3" w14:textId="2CF07C4E" w:rsidR="001D79F9" w:rsidRDefault="001D79F9" w:rsidP="005E49C0">
      <w:pPr>
        <w:pStyle w:val="Flietext"/>
      </w:pPr>
      <w:r>
        <w:t xml:space="preserve">Hooks sind Methoden, die vor- bzw. nach jedem Szenario ausgeführt werden. Dazu können Methoden mit den von </w:t>
      </w:r>
      <w:proofErr w:type="spellStart"/>
      <w:r>
        <w:t>Cucumber</w:t>
      </w:r>
      <w:proofErr w:type="spellEnd"/>
      <w:r>
        <w:t xml:space="preserve"> mitgelieferten Annotationen „@</w:t>
      </w:r>
      <w:proofErr w:type="spellStart"/>
      <w:r>
        <w:t>Before</w:t>
      </w:r>
      <w:proofErr w:type="spellEnd"/>
      <w:r>
        <w:t>“, bzw. „@After“ annotiert werden</w:t>
      </w:r>
      <w:r>
        <w:rPr>
          <w:rStyle w:val="Funotenzeichen"/>
        </w:rPr>
        <w:footnoteReference w:id="25"/>
      </w:r>
      <w:r>
        <w:t xml:space="preserve"> – nicht zu verwechseln mit den von </w:t>
      </w:r>
      <w:proofErr w:type="spellStart"/>
      <w:r>
        <w:t>JUnit</w:t>
      </w:r>
      <w:proofErr w:type="spellEnd"/>
      <w:r>
        <w:t xml:space="preserve"> gelieferten Annotation @Before und @After.</w:t>
      </w:r>
    </w:p>
    <w:p w14:paraId="08E565F7" w14:textId="6C350920" w:rsidR="005E49C0" w:rsidRDefault="00533F5F" w:rsidP="005E49C0">
      <w:pPr>
        <w:pStyle w:val="Flietext"/>
      </w:pPr>
      <w:r>
        <w:lastRenderedPageBreak/>
        <w:t xml:space="preserve">Mit </w:t>
      </w:r>
      <w:proofErr w:type="spellStart"/>
      <w:r>
        <w:t>Cucumber</w:t>
      </w:r>
      <w:proofErr w:type="spellEnd"/>
      <w:r>
        <w:t xml:space="preserve"> </w:t>
      </w:r>
      <w:r w:rsidR="005E49C0">
        <w:t xml:space="preserve">v3.0.0 </w:t>
      </w:r>
      <w:r>
        <w:t>wurden</w:t>
      </w:r>
      <w:r w:rsidR="005E49C0">
        <w:t xml:space="preserve"> </w:t>
      </w:r>
      <w:r>
        <w:t xml:space="preserve">zusätzlich </w:t>
      </w:r>
      <w:r w:rsidR="005E49C0">
        <w:t>die Annotationen „@</w:t>
      </w:r>
      <w:proofErr w:type="spellStart"/>
      <w:r w:rsidR="005E49C0">
        <w:t>BeforeStep</w:t>
      </w:r>
      <w:proofErr w:type="spellEnd"/>
      <w:r w:rsidR="005E49C0">
        <w:t>“ bzw. „@</w:t>
      </w:r>
      <w:proofErr w:type="spellStart"/>
      <w:r w:rsidR="005E49C0">
        <w:t>AfterStep</w:t>
      </w:r>
      <w:proofErr w:type="spellEnd"/>
      <w:r w:rsidR="005E49C0">
        <w:t xml:space="preserve">“ </w:t>
      </w:r>
      <w:r>
        <w:t xml:space="preserve">eingeführt. Damit ist es möglich Code </w:t>
      </w:r>
      <w:r w:rsidR="005E49C0">
        <w:t xml:space="preserve">vor- bzw. nach der Durchführung eines jeden </w:t>
      </w:r>
      <w:proofErr w:type="spellStart"/>
      <w:r w:rsidR="005E49C0">
        <w:t>Steps</w:t>
      </w:r>
      <w:proofErr w:type="spellEnd"/>
      <w:r w:rsidR="005E49C0">
        <w:t xml:space="preserve"> </w:t>
      </w:r>
      <w:r>
        <w:t>auszuführen</w:t>
      </w:r>
      <w:r w:rsidR="005E49C0">
        <w:t>.</w:t>
      </w:r>
      <w:r w:rsidR="005E49C0">
        <w:rPr>
          <w:rStyle w:val="Funotenzeichen"/>
        </w:rPr>
        <w:footnoteReference w:id="26"/>
      </w:r>
    </w:p>
    <w:p w14:paraId="638566B5" w14:textId="3C2D5747" w:rsidR="005E49C0" w:rsidRDefault="00533F5F" w:rsidP="005E49C0">
      <w:pPr>
        <w:pStyle w:val="Flietext"/>
      </w:pPr>
      <w:r>
        <w:t xml:space="preserve">Ergänzend dazu können den </w:t>
      </w:r>
      <w:proofErr w:type="spellStart"/>
      <w:r>
        <w:t>Cucumber</w:t>
      </w:r>
      <w:proofErr w:type="spellEnd"/>
      <w:r>
        <w:t xml:space="preserve"> Hook </w:t>
      </w:r>
      <w:r w:rsidR="005E49C0">
        <w:t xml:space="preserve">Annotationen </w:t>
      </w:r>
      <w:r>
        <w:t xml:space="preserve">Tags als </w:t>
      </w:r>
      <w:r w:rsidR="005E49C0">
        <w:t>String</w:t>
      </w:r>
      <w:r w:rsidR="00BE36E4">
        <w:t>-</w:t>
      </w:r>
      <w:r w:rsidR="005E49C0">
        <w:t xml:space="preserve">Array übergeben </w:t>
      </w:r>
      <w:r>
        <w:t>werden</w:t>
      </w:r>
      <w:r w:rsidR="00425965">
        <w:t xml:space="preserve">, um den Aufruf des Hooks einzuschränken. Um ein </w:t>
      </w:r>
      <w:r w:rsidR="00690EFA">
        <w:t>Szenari</w:t>
      </w:r>
      <w:r w:rsidR="00425965">
        <w:t>o</w:t>
      </w:r>
      <w:r w:rsidR="00690EFA">
        <w:t xml:space="preserve"> zu taggen wird </w:t>
      </w:r>
      <w:r w:rsidR="00425965">
        <w:t xml:space="preserve">in der </w:t>
      </w:r>
      <w:r w:rsidR="00690EFA">
        <w:t>Zeile oberhalb des „Szenario“- Key Words ein „@“-Zeichen mit einem beliebigen Begriff geschrieben.</w:t>
      </w:r>
      <w:r w:rsidR="00425965">
        <w:t xml:space="preserve"> </w:t>
      </w:r>
      <w:r w:rsidR="00690EFA">
        <w:t>Enthält eine Hook-Annotation ein</w:t>
      </w:r>
      <w:del w:id="536" w:author="Stephan Müller" w:date="2019-07-16T07:35:00Z">
        <w:r w:rsidR="00690EFA" w:rsidDel="00FC3455">
          <w:delText>en</w:delText>
        </w:r>
      </w:del>
      <w:r w:rsidR="00690EFA">
        <w:t xml:space="preserve"> </w:t>
      </w:r>
      <w:del w:id="537" w:author="Stephan Müller" w:date="2019-07-16T07:35:00Z">
        <w:r w:rsidR="00690EFA" w:rsidDel="00FC3455">
          <w:delText xml:space="preserve">solchen </w:delText>
        </w:r>
      </w:del>
      <w:ins w:id="538" w:author="Stephan Müller" w:date="2019-07-16T07:35:00Z">
        <w:r w:rsidR="00FC3455">
          <w:t xml:space="preserve">solches </w:t>
        </w:r>
      </w:ins>
      <w:r w:rsidR="00690EFA">
        <w:t>Tag wird</w:t>
      </w:r>
      <w:r w:rsidR="00425965">
        <w:t xml:space="preserve"> die annotierte Methode</w:t>
      </w:r>
      <w:r w:rsidR="00690EFA">
        <w:t xml:space="preserve"> </w:t>
      </w:r>
      <w:r w:rsidR="005E49C0">
        <w:t>nur bei Szenarien ausgeführt, die entsprechend getaggt sind.</w:t>
      </w:r>
      <w:r w:rsidR="005E49C0">
        <w:rPr>
          <w:rStyle w:val="Funotenzeichen"/>
        </w:rPr>
        <w:footnoteReference w:id="27"/>
      </w:r>
    </w:p>
    <w:p w14:paraId="3185B25F" w14:textId="1559E551" w:rsidR="00930D55" w:rsidRDefault="00AF29AA" w:rsidP="005A3117">
      <w:pPr>
        <w:pStyle w:val="Ebene2"/>
      </w:pPr>
      <w:bookmarkStart w:id="539" w:name="_Toc14296602"/>
      <w:r>
        <w:t>Arbeitsweise</w:t>
      </w:r>
      <w:bookmarkEnd w:id="539"/>
    </w:p>
    <w:p w14:paraId="34BF1504" w14:textId="30FE303B" w:rsidR="003C32B2" w:rsidRPr="003C32B2" w:rsidRDefault="00786640" w:rsidP="00786640">
      <w:pPr>
        <w:pStyle w:val="Ebene3"/>
      </w:pPr>
      <w:bookmarkStart w:id="540" w:name="_Toc14296603"/>
      <w:r>
        <w:t xml:space="preserve">Aufruf eines </w:t>
      </w:r>
      <w:proofErr w:type="spellStart"/>
      <w:r>
        <w:t>Cucumber</w:t>
      </w:r>
      <w:proofErr w:type="spellEnd"/>
      <w:r>
        <w:t xml:space="preserve"> Tests</w:t>
      </w:r>
      <w:bookmarkEnd w:id="540"/>
    </w:p>
    <w:p w14:paraId="3B952C2C" w14:textId="1CAA6F1F" w:rsidR="006B4636" w:rsidRDefault="00971D80" w:rsidP="004D0F8C">
      <w:pPr>
        <w:pStyle w:val="Flietext"/>
      </w:pPr>
      <w:proofErr w:type="spellStart"/>
      <w:r>
        <w:t>Cucumber</w:t>
      </w:r>
      <w:proofErr w:type="spellEnd"/>
      <w:r>
        <w:t xml:space="preserve"> Test</w:t>
      </w:r>
      <w:r w:rsidR="00D3379E">
        <w:t xml:space="preserve">s können auf </w:t>
      </w:r>
      <w:r>
        <w:t>verschiedene Weise</w:t>
      </w:r>
      <w:r w:rsidR="00D3379E">
        <w:t>n</w:t>
      </w:r>
      <w:r w:rsidR="005D3422">
        <w:t xml:space="preserve"> angestoßen werden. </w:t>
      </w:r>
      <w:r w:rsidR="000B266B">
        <w:t xml:space="preserve">Als </w:t>
      </w:r>
      <w:proofErr w:type="spellStart"/>
      <w:r w:rsidR="000B266B">
        <w:t>Standalone</w:t>
      </w:r>
      <w:proofErr w:type="spellEnd"/>
      <w:r w:rsidR="000B266B">
        <w:t xml:space="preserve">-Variante </w:t>
      </w:r>
      <w:r w:rsidR="004D0F8C">
        <w:t>steht im P</w:t>
      </w:r>
      <w:r w:rsidR="00B45241">
        <w:t>ackage „</w:t>
      </w:r>
      <w:proofErr w:type="spellStart"/>
      <w:r w:rsidR="00B45241">
        <w:t>cucumber.api.cli</w:t>
      </w:r>
      <w:proofErr w:type="spellEnd"/>
      <w:r w:rsidR="00B45241">
        <w:t xml:space="preserve">“ ein </w:t>
      </w:r>
      <w:r w:rsidR="003C32B2">
        <w:t>Command Line Interface (</w:t>
      </w:r>
      <w:r w:rsidR="000C6EBE">
        <w:t>„</w:t>
      </w:r>
      <w:r w:rsidR="000C6EBE" w:rsidRPr="000C6EBE">
        <w:rPr>
          <w:i/>
        </w:rPr>
        <w:t>C</w:t>
      </w:r>
      <w:r w:rsidR="003C32B2" w:rsidRPr="000C6EBE">
        <w:rPr>
          <w:i/>
        </w:rPr>
        <w:t>LI</w:t>
      </w:r>
      <w:r w:rsidR="000C6EBE">
        <w:t>“</w:t>
      </w:r>
      <w:r w:rsidR="003C32B2">
        <w:t>)</w:t>
      </w:r>
      <w:r w:rsidR="00B45241">
        <w:t xml:space="preserve"> bereit</w:t>
      </w:r>
      <w:r w:rsidR="00BD6C18">
        <w:t xml:space="preserve">, um Tests </w:t>
      </w:r>
      <w:r w:rsidR="004D0F8C">
        <w:t>auf der Kommandozeile</w:t>
      </w:r>
      <w:r w:rsidR="00BD6C18">
        <w:t xml:space="preserve"> ausführen zu können. </w:t>
      </w:r>
    </w:p>
    <w:p w14:paraId="4D0E3C1D" w14:textId="6AE1109E" w:rsidR="00881A8F" w:rsidRDefault="000B266B" w:rsidP="00971D80">
      <w:pPr>
        <w:pStyle w:val="Flietext"/>
      </w:pPr>
      <w:r>
        <w:t xml:space="preserve">In der Regel </w:t>
      </w:r>
      <w:r w:rsidR="005F6FBF">
        <w:t xml:space="preserve">wird </w:t>
      </w:r>
      <w:proofErr w:type="spellStart"/>
      <w:r>
        <w:t>Cucumber</w:t>
      </w:r>
      <w:proofErr w:type="spellEnd"/>
      <w:r>
        <w:t xml:space="preserve">-JVM </w:t>
      </w:r>
      <w:r w:rsidR="005F6FBF">
        <w:t xml:space="preserve">jedoch </w:t>
      </w:r>
      <w:r>
        <w:t>in Verbindung mit T</w:t>
      </w:r>
      <w:r w:rsidR="00EF0306">
        <w:t>est</w:t>
      </w:r>
      <w:r>
        <w:t>-F</w:t>
      </w:r>
      <w:r w:rsidR="00EF0306">
        <w:t>ramework</w:t>
      </w:r>
      <w:r>
        <w:t>s</w:t>
      </w:r>
      <w:r w:rsidR="004D0F8C">
        <w:t xml:space="preserve"> wie </w:t>
      </w:r>
      <w:proofErr w:type="spellStart"/>
      <w:r w:rsidR="004D0F8C">
        <w:t>JUnit</w:t>
      </w:r>
      <w:proofErr w:type="spellEnd"/>
      <w:r w:rsidR="004D0F8C">
        <w:t xml:space="preserve"> oder </w:t>
      </w:r>
      <w:proofErr w:type="spellStart"/>
      <w:r w:rsidR="004D0F8C">
        <w:t>TestNG</w:t>
      </w:r>
      <w:proofErr w:type="spellEnd"/>
      <w:r w:rsidR="006B4636">
        <w:t xml:space="preserve"> </w:t>
      </w:r>
      <w:r w:rsidR="005F6FBF">
        <w:t>verwendet</w:t>
      </w:r>
      <w:r>
        <w:t>,</w:t>
      </w:r>
      <w:r w:rsidR="005F6FBF">
        <w:t xml:space="preserve"> </w:t>
      </w:r>
      <w:r>
        <w:t>um</w:t>
      </w:r>
      <w:r w:rsidR="005F6FBF">
        <w:t xml:space="preserve"> Tests automatis</w:t>
      </w:r>
      <w:r>
        <w:t>iert ausführen zu</w:t>
      </w:r>
      <w:r w:rsidR="006416A0">
        <w:t xml:space="preserve"> können</w:t>
      </w:r>
      <w:r w:rsidR="006B4636">
        <w:t xml:space="preserve">. </w:t>
      </w:r>
      <w:r w:rsidR="004D0F8C">
        <w:t xml:space="preserve">Für beide </w:t>
      </w:r>
      <w:r>
        <w:t xml:space="preserve">Frameworks </w:t>
      </w:r>
      <w:r w:rsidR="004D0F8C">
        <w:t xml:space="preserve">stellt </w:t>
      </w:r>
      <w:proofErr w:type="spellStart"/>
      <w:r w:rsidR="004D0F8C">
        <w:t>Cucumber</w:t>
      </w:r>
      <w:proofErr w:type="spellEnd"/>
      <w:r w:rsidR="00881A8F">
        <w:t>-JVM</w:t>
      </w:r>
      <w:r w:rsidR="006B4636">
        <w:t xml:space="preserve"> eigene Module bereit. </w:t>
      </w:r>
    </w:p>
    <w:p w14:paraId="37B8590D" w14:textId="5537D17B" w:rsidR="009E5D38" w:rsidRDefault="00881A8F" w:rsidP="00971D80">
      <w:pPr>
        <w:pStyle w:val="Flietext"/>
      </w:pPr>
      <w:r>
        <w:t xml:space="preserve">Um einen </w:t>
      </w:r>
      <w:proofErr w:type="spellStart"/>
      <w:r>
        <w:t>Cucumber</w:t>
      </w:r>
      <w:proofErr w:type="spellEnd"/>
      <w:r>
        <w:t xml:space="preserve">-Test über </w:t>
      </w:r>
      <w:proofErr w:type="spellStart"/>
      <w:r>
        <w:t>JUnit</w:t>
      </w:r>
      <w:proofErr w:type="spellEnd"/>
      <w:r>
        <w:t xml:space="preserve"> auszuführen, </w:t>
      </w:r>
      <w:r w:rsidR="00EF0306">
        <w:t>enthält</w:t>
      </w:r>
      <w:r>
        <w:t xml:space="preserve"> </w:t>
      </w:r>
      <w:proofErr w:type="spellStart"/>
      <w:r>
        <w:t>Cucumber</w:t>
      </w:r>
      <w:proofErr w:type="spellEnd"/>
      <w:r>
        <w:t xml:space="preserve">-JVM einen eigenen </w:t>
      </w:r>
      <w:proofErr w:type="spellStart"/>
      <w:r>
        <w:t>JUnit</w:t>
      </w:r>
      <w:proofErr w:type="spellEnd"/>
      <w:r>
        <w:t xml:space="preserve">-Runner. Dieser wird über </w:t>
      </w:r>
      <w:r w:rsidR="006416A0">
        <w:t xml:space="preserve">die von </w:t>
      </w:r>
      <w:proofErr w:type="spellStart"/>
      <w:r w:rsidR="009E5D38">
        <w:t>JUnit</w:t>
      </w:r>
      <w:proofErr w:type="spellEnd"/>
      <w:ins w:id="541" w:author="Stephan Müller" w:date="2019-07-16T22:30:00Z">
        <w:r w:rsidR="0056443B">
          <w:t>-</w:t>
        </w:r>
      </w:ins>
      <w:del w:id="542" w:author="Stephan Müller" w:date="2019-07-16T22:30:00Z">
        <w:r w:rsidR="009E5D38" w:rsidDel="0056443B">
          <w:delText xml:space="preserve"> bereitgestellte</w:delText>
        </w:r>
        <w:r w:rsidR="005F6FBF" w:rsidDel="0056443B">
          <w:delText xml:space="preserve"> </w:delText>
        </w:r>
      </w:del>
      <w:r w:rsidR="005F6FBF">
        <w:t xml:space="preserve">Annotation </w:t>
      </w:r>
      <w:r>
        <w:t xml:space="preserve">@RunWith </w:t>
      </w:r>
      <w:r w:rsidR="005F6FBF">
        <w:t xml:space="preserve">an der </w:t>
      </w:r>
      <w:del w:id="543" w:author="Stephan Müller" w:date="2019-07-16T22:30:00Z">
        <w:r w:rsidR="005F6FBF" w:rsidDel="0056443B">
          <w:delText>Cucumber</w:delText>
        </w:r>
        <w:r w:rsidR="00FA5C1B" w:rsidDel="0056443B">
          <w:delText>-</w:delText>
        </w:r>
      </w:del>
      <w:r w:rsidR="005F6FBF">
        <w:t xml:space="preserve">Testklasse </w:t>
      </w:r>
      <w:r>
        <w:t>regist</w:t>
      </w:r>
      <w:r w:rsidR="00EF0306">
        <w:t>r</w:t>
      </w:r>
      <w:r>
        <w:t xml:space="preserve">iert. </w:t>
      </w:r>
      <w:r w:rsidR="009E5D38">
        <w:t xml:space="preserve">Für </w:t>
      </w:r>
      <w:proofErr w:type="spellStart"/>
      <w:r w:rsidR="009E5D38">
        <w:t>TestNG</w:t>
      </w:r>
      <w:proofErr w:type="spellEnd"/>
      <w:r w:rsidR="009E5D38">
        <w:t xml:space="preserve"> </w:t>
      </w:r>
      <w:r>
        <w:t>steht die abstrakte</w:t>
      </w:r>
      <w:r w:rsidR="009E5D38">
        <w:t xml:space="preserve"> </w:t>
      </w:r>
      <w:r>
        <w:t xml:space="preserve">Oberklasse </w:t>
      </w:r>
      <w:proofErr w:type="spellStart"/>
      <w:r w:rsidR="009E5D38">
        <w:t>AbstractTestNGCucumberTests</w:t>
      </w:r>
      <w:proofErr w:type="spellEnd"/>
      <w:r w:rsidR="009E5D38">
        <w:t xml:space="preserve"> bereit,</w:t>
      </w:r>
      <w:r w:rsidR="003D1C6A">
        <w:t xml:space="preserve"> von der eine </w:t>
      </w:r>
      <w:del w:id="544" w:author="Stephan Müller" w:date="2019-07-16T22:31:00Z">
        <w:r w:rsidR="003D1C6A" w:rsidDel="0056443B">
          <w:delText xml:space="preserve">Cucumber </w:delText>
        </w:r>
      </w:del>
      <w:r w:rsidR="003D1C6A">
        <w:t>Test</w:t>
      </w:r>
      <w:del w:id="545" w:author="Stephan Müller" w:date="2019-07-16T22:31:00Z">
        <w:r w:rsidR="00FA5C1B" w:rsidDel="0056443B">
          <w:delText>-</w:delText>
        </w:r>
        <w:r w:rsidR="003D1C6A" w:rsidDel="0056443B">
          <w:delText>K</w:delText>
        </w:r>
      </w:del>
      <w:ins w:id="546" w:author="Stephan Müller" w:date="2019-07-16T22:31:00Z">
        <w:r w:rsidR="0056443B">
          <w:t>k</w:t>
        </w:r>
      </w:ins>
      <w:r w:rsidR="003D1C6A">
        <w:t xml:space="preserve">lasse erben </w:t>
      </w:r>
      <w:r>
        <w:t>muss</w:t>
      </w:r>
      <w:r w:rsidR="003D1C6A">
        <w:t>.</w:t>
      </w:r>
    </w:p>
    <w:p w14:paraId="686662AB" w14:textId="3A4C2F48" w:rsidR="00786640" w:rsidRDefault="00A334AA" w:rsidP="00786640">
      <w:pPr>
        <w:pStyle w:val="Ebene3"/>
      </w:pPr>
      <w:bookmarkStart w:id="547" w:name="_Ref14209414"/>
      <w:bookmarkStart w:id="548" w:name="_Toc14296604"/>
      <w:r>
        <w:t>Konfiguration der Testausführung</w:t>
      </w:r>
      <w:bookmarkEnd w:id="547"/>
      <w:bookmarkEnd w:id="548"/>
    </w:p>
    <w:p w14:paraId="47AC369D" w14:textId="38E3F710" w:rsidR="003D1C6A" w:rsidDel="00043ED2" w:rsidRDefault="00786640" w:rsidP="00786640">
      <w:pPr>
        <w:pStyle w:val="Flietext"/>
        <w:rPr>
          <w:del w:id="549" w:author="Stephan Müller" w:date="2019-07-16T22:37:00Z"/>
        </w:rPr>
      </w:pPr>
      <w:proofErr w:type="spellStart"/>
      <w:r>
        <w:t>Cucumber</w:t>
      </w:r>
      <w:proofErr w:type="spellEnd"/>
      <w:r>
        <w:t xml:space="preserve"> stellt </w:t>
      </w:r>
      <w:r w:rsidR="00DB09DC">
        <w:t xml:space="preserve">eine Reihe von </w:t>
      </w:r>
      <w:r>
        <w:t>Optionen bereit</w:t>
      </w:r>
      <w:r w:rsidR="002C0885">
        <w:t xml:space="preserve"> </w:t>
      </w:r>
      <w:commentRangeStart w:id="550"/>
      <w:r w:rsidR="002C0885">
        <w:t>(vgl. Anhang xxx)</w:t>
      </w:r>
      <w:r>
        <w:t xml:space="preserve">, </w:t>
      </w:r>
      <w:commentRangeEnd w:id="550"/>
      <w:r w:rsidR="00CC562B">
        <w:rPr>
          <w:rStyle w:val="Kommentarzeichen"/>
          <w:rFonts w:cstheme="minorBidi"/>
        </w:rPr>
        <w:commentReference w:id="550"/>
      </w:r>
      <w:r>
        <w:t xml:space="preserve">um die Testausführung </w:t>
      </w:r>
      <w:r w:rsidR="00DB09DC">
        <w:t xml:space="preserve">zu </w:t>
      </w:r>
      <w:r>
        <w:t xml:space="preserve">konfigurieren. </w:t>
      </w:r>
      <w:del w:id="551" w:author="Stephan Müller" w:date="2019-07-16T22:32:00Z">
        <w:r w:rsidR="00CC562B" w:rsidDel="0056443B">
          <w:delText>Dies erfolgt abhängig von der Art</w:delText>
        </w:r>
        <w:r w:rsidDel="0056443B">
          <w:delText xml:space="preserve"> </w:delText>
        </w:r>
        <w:r w:rsidR="001D79F9" w:rsidDel="0056443B">
          <w:delText xml:space="preserve">der </w:delText>
        </w:r>
        <w:r w:rsidDel="0056443B">
          <w:delText xml:space="preserve">Testausführung. </w:delText>
        </w:r>
      </w:del>
      <w:r w:rsidR="001D79F9">
        <w:t>W</w:t>
      </w:r>
      <w:r w:rsidR="00CC562B">
        <w:t>ird ein Test</w:t>
      </w:r>
      <w:r w:rsidR="00DB09DC">
        <w:t xml:space="preserve"> über die </w:t>
      </w:r>
      <w:r w:rsidR="003D1C6A">
        <w:t>CLI</w:t>
      </w:r>
      <w:r w:rsidR="00CC562B">
        <w:t xml:space="preserve"> ausgeführt</w:t>
      </w:r>
      <w:r w:rsidR="003D1C6A">
        <w:t xml:space="preserve">, kann die Konfiguration </w:t>
      </w:r>
      <w:r w:rsidR="001D79F9">
        <w:t xml:space="preserve">per </w:t>
      </w:r>
      <w:r w:rsidR="003D1C6A">
        <w:t xml:space="preserve">Command Line Arguments vorgenommen werden. Die übergebenen Parameter werden geparst und </w:t>
      </w:r>
      <w:r w:rsidR="001D79F9">
        <w:t>in einer Instanz der Klasse „</w:t>
      </w:r>
      <w:proofErr w:type="spellStart"/>
      <w:r w:rsidR="001D79F9">
        <w:t>RuntimeOptions</w:t>
      </w:r>
      <w:proofErr w:type="spellEnd"/>
      <w:r w:rsidR="001D79F9">
        <w:t xml:space="preserve">“ </w:t>
      </w:r>
      <w:r w:rsidR="001D79F9">
        <w:lastRenderedPageBreak/>
        <w:t>bereitgestellt</w:t>
      </w:r>
      <w:r w:rsidR="00DB09DC">
        <w:t>.</w:t>
      </w:r>
      <w:ins w:id="552" w:author="Stephan Müller" w:date="2019-07-16T22:37:00Z">
        <w:r w:rsidR="00043ED2">
          <w:t xml:space="preserve"> </w:t>
        </w:r>
      </w:ins>
    </w:p>
    <w:p w14:paraId="0DE76A33" w14:textId="13B21813" w:rsidR="00043ED2" w:rsidRDefault="00786640" w:rsidP="00786640">
      <w:pPr>
        <w:pStyle w:val="Flietext"/>
        <w:rPr>
          <w:ins w:id="553" w:author="Stephan Müller" w:date="2019-07-16T22:36:00Z"/>
        </w:rPr>
      </w:pPr>
      <w:del w:id="554" w:author="Stephan Müller" w:date="2019-07-16T22:33:00Z">
        <w:r w:rsidDel="0056443B">
          <w:delText>Wird</w:delText>
        </w:r>
        <w:r w:rsidR="003F7202" w:rsidDel="0056443B">
          <w:delText xml:space="preserve"> </w:delText>
        </w:r>
      </w:del>
      <w:ins w:id="555" w:author="Stephan Müller" w:date="2019-07-16T22:33:00Z">
        <w:r w:rsidR="0056443B">
          <w:t xml:space="preserve">Erfolgt die Testausführung hingegen </w:t>
        </w:r>
      </w:ins>
      <w:del w:id="556" w:author="Stephan Müller" w:date="2019-07-16T22:33:00Z">
        <w:r w:rsidR="003F7202" w:rsidDel="0056443B">
          <w:delText xml:space="preserve">der Test </w:delText>
        </w:r>
      </w:del>
      <w:r w:rsidR="003F7202">
        <w:t xml:space="preserve">mit </w:t>
      </w:r>
      <w:proofErr w:type="spellStart"/>
      <w:r w:rsidR="003F7202">
        <w:t>JUnit</w:t>
      </w:r>
      <w:proofErr w:type="spellEnd"/>
      <w:r w:rsidR="005F6FBF">
        <w:t xml:space="preserve"> oder </w:t>
      </w:r>
      <w:proofErr w:type="spellStart"/>
      <w:r w:rsidR="005F6FBF">
        <w:t>TestNG</w:t>
      </w:r>
      <w:proofErr w:type="spellEnd"/>
      <w:del w:id="557" w:author="Stephan Müller" w:date="2019-07-16T22:33:00Z">
        <w:r w:rsidR="003F7202" w:rsidDel="0056443B">
          <w:delText xml:space="preserve"> ausgeführt</w:delText>
        </w:r>
      </w:del>
      <w:r w:rsidR="003F7202">
        <w:t xml:space="preserve">, </w:t>
      </w:r>
      <w:del w:id="558" w:author="Stephan Müller" w:date="2019-07-16T22:34:00Z">
        <w:r w:rsidR="00DB09DC" w:rsidDel="0056443B">
          <w:delText xml:space="preserve">erfolgt </w:delText>
        </w:r>
      </w:del>
      <w:ins w:id="559" w:author="Stephan Müller" w:date="2019-07-16T22:34:00Z">
        <w:r w:rsidR="0056443B">
          <w:t xml:space="preserve">wird </w:t>
        </w:r>
      </w:ins>
      <w:ins w:id="560" w:author="Stephan Müller" w:date="2019-07-16T22:37:00Z">
        <w:r w:rsidR="00043ED2">
          <w:t>der</w:t>
        </w:r>
      </w:ins>
      <w:ins w:id="561" w:author="Stephan Müller" w:date="2019-07-16T22:34:00Z">
        <w:r w:rsidR="0056443B">
          <w:t xml:space="preserve"> Test </w:t>
        </w:r>
      </w:ins>
      <w:del w:id="562" w:author="Stephan Müller" w:date="2019-07-16T22:34:00Z">
        <w:r w:rsidR="003F7202" w:rsidDel="0056443B">
          <w:delText xml:space="preserve">die Konfigurationen </w:delText>
        </w:r>
      </w:del>
      <w:r w:rsidR="00CC562B">
        <w:t>über die</w:t>
      </w:r>
      <w:r w:rsidR="003F7202">
        <w:t xml:space="preserve"> Annotation „@</w:t>
      </w:r>
      <w:proofErr w:type="spellStart"/>
      <w:r w:rsidR="003F7202">
        <w:t>CucumberOptions</w:t>
      </w:r>
      <w:proofErr w:type="spellEnd"/>
      <w:r w:rsidR="003F7202">
        <w:t>“</w:t>
      </w:r>
      <w:ins w:id="563" w:author="Stephan Müller" w:date="2019-07-16T22:34:00Z">
        <w:r w:rsidR="0056443B">
          <w:t xml:space="preserve"> konfiguriert</w:t>
        </w:r>
      </w:ins>
      <w:r w:rsidR="00CC562B">
        <w:t xml:space="preserve">. </w:t>
      </w:r>
    </w:p>
    <w:p w14:paraId="40434E38" w14:textId="17A33F99" w:rsidR="00A334AA" w:rsidDel="00043ED2" w:rsidRDefault="00CC562B" w:rsidP="00786640">
      <w:pPr>
        <w:pStyle w:val="Flietext"/>
        <w:rPr>
          <w:del w:id="564" w:author="Stephan Müller" w:date="2019-07-16T22:36:00Z"/>
        </w:rPr>
      </w:pPr>
      <w:del w:id="565" w:author="Stephan Müller" w:date="2019-07-16T22:35:00Z">
        <w:r w:rsidDel="00043ED2">
          <w:delText>Diese muss zur</w:delText>
        </w:r>
        <w:r w:rsidR="003F7202" w:rsidDel="00043ED2">
          <w:delText xml:space="preserve"> </w:delText>
        </w:r>
        <w:r w:rsidR="005F6FBF" w:rsidDel="00043ED2">
          <w:delText>Cucumber</w:delText>
        </w:r>
        <w:r w:rsidR="00FA5C1B" w:rsidDel="00043ED2">
          <w:delText>-</w:delText>
        </w:r>
        <w:r w:rsidR="003F7202" w:rsidDel="00043ED2">
          <w:delText xml:space="preserve">Testklasse </w:delText>
        </w:r>
        <w:r w:rsidDel="00043ED2">
          <w:delText>hinzugefügt werden</w:delText>
        </w:r>
        <w:r w:rsidR="003F7202" w:rsidDel="00043ED2">
          <w:delText xml:space="preserve">. </w:delText>
        </w:r>
      </w:del>
      <w:r w:rsidR="002E4955">
        <w:t>Die wichtigsten Konfigurations-Parameter</w:t>
      </w:r>
      <w:ins w:id="566" w:author="Stephan Müller" w:date="2019-07-16T22:37:00Z">
        <w:r w:rsidR="00043ED2">
          <w:t xml:space="preserve"> für einen </w:t>
        </w:r>
        <w:proofErr w:type="spellStart"/>
        <w:r w:rsidR="00043ED2">
          <w:t>Cucumber</w:t>
        </w:r>
        <w:proofErr w:type="spellEnd"/>
        <w:r w:rsidR="00043ED2">
          <w:t>-Test</w:t>
        </w:r>
      </w:ins>
      <w:r w:rsidR="002E4955">
        <w:t xml:space="preserve"> sind </w:t>
      </w:r>
      <w:r w:rsidR="002E4955" w:rsidRPr="00043ED2">
        <w:rPr>
          <w:i/>
          <w:iCs/>
          <w:rPrChange w:id="567" w:author="Stephan Müller" w:date="2019-07-16T22:37:00Z">
            <w:rPr/>
          </w:rPrChange>
        </w:rPr>
        <w:t>feature</w:t>
      </w:r>
      <w:r w:rsidR="002E4955">
        <w:t xml:space="preserve">, </w:t>
      </w:r>
      <w:proofErr w:type="spellStart"/>
      <w:r w:rsidR="002E4955" w:rsidRPr="00043ED2">
        <w:rPr>
          <w:i/>
          <w:iCs/>
          <w:rPrChange w:id="568" w:author="Stephan Müller" w:date="2019-07-16T22:37:00Z">
            <w:rPr/>
          </w:rPrChange>
        </w:rPr>
        <w:t>glue</w:t>
      </w:r>
      <w:proofErr w:type="spellEnd"/>
      <w:r w:rsidR="002E4955">
        <w:t xml:space="preserve">, </w:t>
      </w:r>
      <w:proofErr w:type="spellStart"/>
      <w:r w:rsidR="002E4955" w:rsidRPr="00043ED2">
        <w:rPr>
          <w:i/>
          <w:iCs/>
          <w:rPrChange w:id="569" w:author="Stephan Müller" w:date="2019-07-16T22:37:00Z">
            <w:rPr/>
          </w:rPrChange>
        </w:rPr>
        <w:t>name</w:t>
      </w:r>
      <w:proofErr w:type="spellEnd"/>
      <w:r w:rsidR="002E4955">
        <w:t xml:space="preserve">, </w:t>
      </w:r>
      <w:r w:rsidR="002E4955" w:rsidRPr="00043ED2">
        <w:rPr>
          <w:i/>
          <w:iCs/>
          <w:rPrChange w:id="570" w:author="Stephan Müller" w:date="2019-07-16T22:37:00Z">
            <w:rPr/>
          </w:rPrChange>
        </w:rPr>
        <w:t>tags</w:t>
      </w:r>
      <w:r w:rsidR="002E4955">
        <w:t xml:space="preserve"> und </w:t>
      </w:r>
      <w:proofErr w:type="spellStart"/>
      <w:r w:rsidR="002E4955" w:rsidRPr="00043ED2">
        <w:rPr>
          <w:i/>
          <w:iCs/>
          <w:rPrChange w:id="571" w:author="Stephan Müller" w:date="2019-07-16T22:37:00Z">
            <w:rPr/>
          </w:rPrChange>
        </w:rPr>
        <w:t>plugin</w:t>
      </w:r>
      <w:proofErr w:type="spellEnd"/>
      <w:ins w:id="572" w:author="Stephan Müller" w:date="2019-07-16T22:38:00Z">
        <w:r w:rsidR="00043ED2">
          <w:t>:</w:t>
        </w:r>
      </w:ins>
      <w:del w:id="573" w:author="Stephan Müller" w:date="2019-07-16T22:38:00Z">
        <w:r w:rsidR="002E4955" w:rsidDel="00043ED2">
          <w:delText>.</w:delText>
        </w:r>
      </w:del>
      <w:ins w:id="574" w:author="Stephan Müller" w:date="2019-07-16T22:37:00Z">
        <w:r w:rsidR="00043ED2">
          <w:t xml:space="preserve"> </w:t>
        </w:r>
      </w:ins>
    </w:p>
    <w:p w14:paraId="6CCB7E23" w14:textId="77777777" w:rsidR="00043ED2" w:rsidRDefault="00043ED2" w:rsidP="00786640">
      <w:pPr>
        <w:pStyle w:val="Flietext"/>
        <w:rPr>
          <w:ins w:id="575" w:author="Stephan Müller" w:date="2019-07-16T22:38:00Z"/>
        </w:rPr>
      </w:pPr>
    </w:p>
    <w:p w14:paraId="399E549A" w14:textId="11E3546E" w:rsidR="002E4955" w:rsidDel="00043ED2" w:rsidRDefault="00043ED2">
      <w:pPr>
        <w:pStyle w:val="Flietext"/>
        <w:numPr>
          <w:ilvl w:val="0"/>
          <w:numId w:val="33"/>
        </w:numPr>
        <w:rPr>
          <w:del w:id="576" w:author="Stephan Müller" w:date="2019-07-16T22:38:00Z"/>
        </w:rPr>
        <w:pPrChange w:id="577" w:author="Stephan Müller" w:date="2019-07-16T22:38:00Z">
          <w:pPr>
            <w:pStyle w:val="Flietext"/>
          </w:pPr>
        </w:pPrChange>
      </w:pPr>
      <w:ins w:id="578" w:author="Stephan Müller" w:date="2019-07-16T22:38:00Z">
        <w:r w:rsidRPr="00043ED2">
          <w:rPr>
            <w:b/>
            <w:bCs/>
            <w:rPrChange w:id="579" w:author="Stephan Müller" w:date="2019-07-16T22:38:00Z">
              <w:rPr/>
            </w:rPrChange>
          </w:rPr>
          <w:t>feature</w:t>
        </w:r>
        <w:r>
          <w:t xml:space="preserve">: </w:t>
        </w:r>
      </w:ins>
      <w:r w:rsidR="00CC562B">
        <w:t>Über den</w:t>
      </w:r>
      <w:r w:rsidR="003F7202">
        <w:t xml:space="preserve"> Parameter </w:t>
      </w:r>
      <w:del w:id="580" w:author="Stephan Müller" w:date="2019-07-16T22:38:00Z">
        <w:r w:rsidR="003F7202" w:rsidDel="00043ED2">
          <w:delText xml:space="preserve">„feature“ </w:delText>
        </w:r>
      </w:del>
      <w:r w:rsidR="00CC562B">
        <w:t xml:space="preserve">wird </w:t>
      </w:r>
      <w:proofErr w:type="spellStart"/>
      <w:r w:rsidR="00CC562B">
        <w:t>Cucumber</w:t>
      </w:r>
      <w:proofErr w:type="spellEnd"/>
      <w:r w:rsidR="00CC562B">
        <w:t>-JVM mitge</w:t>
      </w:r>
      <w:r w:rsidR="002E4955">
        <w:t>te</w:t>
      </w:r>
      <w:r w:rsidR="00CC562B">
        <w:t>ilt, in welchen Verzeichnis</w:t>
      </w:r>
      <w:r w:rsidR="002E4955">
        <w:t>sen sich die Feature-Dateien befinden. Die Angabe erfolgt über ein String-Array.</w:t>
      </w:r>
    </w:p>
    <w:p w14:paraId="56523FF0" w14:textId="77777777" w:rsidR="00043ED2" w:rsidRDefault="00043ED2" w:rsidP="00274B73">
      <w:pPr>
        <w:pStyle w:val="Flietext"/>
        <w:numPr>
          <w:ilvl w:val="0"/>
          <w:numId w:val="33"/>
        </w:numPr>
        <w:rPr>
          <w:ins w:id="581" w:author="Stephan Müller" w:date="2019-07-16T22:38:00Z"/>
        </w:rPr>
      </w:pPr>
    </w:p>
    <w:p w14:paraId="37626377" w14:textId="69FC2B08" w:rsidR="00786640" w:rsidDel="00043ED2" w:rsidRDefault="00043ED2" w:rsidP="00786640">
      <w:pPr>
        <w:pStyle w:val="Flietext"/>
        <w:numPr>
          <w:ilvl w:val="0"/>
          <w:numId w:val="33"/>
        </w:numPr>
        <w:rPr>
          <w:del w:id="582" w:author="Stephan Müller" w:date="2019-07-16T22:39:00Z"/>
        </w:rPr>
      </w:pPr>
      <w:proofErr w:type="spellStart"/>
      <w:ins w:id="583" w:author="Stephan Müller" w:date="2019-07-16T22:38:00Z">
        <w:r w:rsidRPr="00043ED2">
          <w:rPr>
            <w:b/>
            <w:bCs/>
            <w:rPrChange w:id="584" w:author="Stephan Müller" w:date="2019-07-16T22:38:00Z">
              <w:rPr/>
            </w:rPrChange>
          </w:rPr>
          <w:t>glue</w:t>
        </w:r>
        <w:proofErr w:type="spellEnd"/>
        <w:r>
          <w:t xml:space="preserve">: </w:t>
        </w:r>
      </w:ins>
      <w:r w:rsidR="004D4DDB">
        <w:t>Mit dem „</w:t>
      </w:r>
      <w:del w:id="585" w:author="Stephan Müller" w:date="2019-07-16T22:38:00Z">
        <w:r w:rsidR="004D4DDB" w:rsidDel="00043ED2">
          <w:delText>glue“</w:delText>
        </w:r>
        <w:r w:rsidR="00FA5C1B" w:rsidDel="00043ED2">
          <w:delText>-</w:delText>
        </w:r>
      </w:del>
      <w:r w:rsidR="004D4DDB">
        <w:t>Parameter</w:t>
      </w:r>
      <w:r w:rsidR="002E4955">
        <w:t>,</w:t>
      </w:r>
      <w:r w:rsidR="004D4DDB">
        <w:t xml:space="preserve"> können </w:t>
      </w:r>
      <w:r w:rsidR="002E4955">
        <w:t>Java-Packages als String-Array</w:t>
      </w:r>
      <w:r w:rsidR="004D4DDB">
        <w:t xml:space="preserve"> angegeben werden, die </w:t>
      </w:r>
      <w:r w:rsidR="000B41BB">
        <w:t xml:space="preserve">die </w:t>
      </w:r>
      <w:r w:rsidR="004D4DDB">
        <w:t xml:space="preserve">für die </w:t>
      </w:r>
      <w:r w:rsidR="002E4955">
        <w:t>Test</w:t>
      </w:r>
      <w:r w:rsidR="001D79F9">
        <w:t>a</w:t>
      </w:r>
      <w:r w:rsidR="004D4DDB">
        <w:t>usführung relevante</w:t>
      </w:r>
      <w:r w:rsidR="002E4955">
        <w:t>n</w:t>
      </w:r>
      <w:r w:rsidR="004D4DDB">
        <w:t xml:space="preserve"> Klassen </w:t>
      </w:r>
      <w:r w:rsidR="002C0885">
        <w:t>(</w:t>
      </w:r>
      <w:r w:rsidR="002E4955">
        <w:t>nachf</w:t>
      </w:r>
      <w:r w:rsidR="002C0885">
        <w:t>olgend „</w:t>
      </w:r>
      <w:proofErr w:type="spellStart"/>
      <w:r w:rsidR="002C0885">
        <w:t>glue</w:t>
      </w:r>
      <w:proofErr w:type="spellEnd"/>
      <w:r w:rsidR="002C0885">
        <w:t xml:space="preserve">-Klassen“ genannt) </w:t>
      </w:r>
      <w:r w:rsidR="004D4DDB">
        <w:t>enthalten.</w:t>
      </w:r>
      <w:r w:rsidR="002E4955">
        <w:t xml:space="preserve"> </w:t>
      </w:r>
      <w:r w:rsidR="00326A29">
        <w:t xml:space="preserve">Zu diesen zählen z.B. Klassen mit enthaltenen </w:t>
      </w:r>
      <w:proofErr w:type="spellStart"/>
      <w:r w:rsidR="00326A29">
        <w:t>Step</w:t>
      </w:r>
      <w:proofErr w:type="spellEnd"/>
      <w:r w:rsidR="00326A29">
        <w:t>-Definitionen und die implementierende Klasse des „</w:t>
      </w:r>
      <w:proofErr w:type="spellStart"/>
      <w:r w:rsidR="00326A29">
        <w:t>TypeRegistryConfigurer</w:t>
      </w:r>
      <w:proofErr w:type="spellEnd"/>
      <w:r w:rsidR="00326A29">
        <w:t>“ Interfaces.</w:t>
      </w:r>
    </w:p>
    <w:p w14:paraId="0A0BC11B" w14:textId="77777777" w:rsidR="00043ED2" w:rsidRDefault="00043ED2">
      <w:pPr>
        <w:pStyle w:val="Flietext"/>
        <w:numPr>
          <w:ilvl w:val="0"/>
          <w:numId w:val="33"/>
        </w:numPr>
        <w:rPr>
          <w:ins w:id="586" w:author="Stephan Müller" w:date="2019-07-16T22:39:00Z"/>
        </w:rPr>
        <w:pPrChange w:id="587" w:author="Stephan Müller" w:date="2019-07-16T22:38:00Z">
          <w:pPr>
            <w:pStyle w:val="Flietext"/>
          </w:pPr>
        </w:pPrChange>
      </w:pPr>
    </w:p>
    <w:p w14:paraId="336D247E" w14:textId="72DBE628" w:rsidR="00744175" w:rsidDel="00043ED2" w:rsidRDefault="00043ED2" w:rsidP="00786640">
      <w:pPr>
        <w:pStyle w:val="Flietext"/>
        <w:numPr>
          <w:ilvl w:val="0"/>
          <w:numId w:val="33"/>
        </w:numPr>
        <w:rPr>
          <w:del w:id="588" w:author="Stephan Müller" w:date="2019-07-16T22:39:00Z"/>
        </w:rPr>
      </w:pPr>
      <w:proofErr w:type="spellStart"/>
      <w:ins w:id="589" w:author="Stephan Müller" w:date="2019-07-16T22:39:00Z">
        <w:r w:rsidRPr="00043ED2">
          <w:rPr>
            <w:b/>
            <w:bCs/>
            <w:rPrChange w:id="590" w:author="Stephan Müller" w:date="2019-07-16T22:39:00Z">
              <w:rPr/>
            </w:rPrChange>
          </w:rPr>
          <w:t>name</w:t>
        </w:r>
        <w:proofErr w:type="spellEnd"/>
        <w:r w:rsidRPr="00043ED2">
          <w:rPr>
            <w:b/>
            <w:bCs/>
            <w:rPrChange w:id="591" w:author="Stephan Müller" w:date="2019-07-16T22:39:00Z">
              <w:rPr/>
            </w:rPrChange>
          </w:rPr>
          <w:t>/tags</w:t>
        </w:r>
        <w:r>
          <w:t xml:space="preserve">: </w:t>
        </w:r>
      </w:ins>
      <w:r w:rsidR="002E4955">
        <w:t xml:space="preserve">Über die </w:t>
      </w:r>
      <w:r w:rsidR="00DD3820">
        <w:t>Parameter „</w:t>
      </w:r>
      <w:proofErr w:type="spellStart"/>
      <w:r w:rsidR="00DD3820">
        <w:t>name</w:t>
      </w:r>
      <w:proofErr w:type="spellEnd"/>
      <w:r w:rsidR="00DD3820">
        <w:t>“ und „tags“</w:t>
      </w:r>
      <w:r w:rsidR="002E4955">
        <w:t xml:space="preserve"> kann </w:t>
      </w:r>
      <w:r w:rsidR="00DD3820">
        <w:t>nach</w:t>
      </w:r>
      <w:r w:rsidR="002E4955">
        <w:t xml:space="preserve"> bestimmten</w:t>
      </w:r>
      <w:r w:rsidR="00DD3820">
        <w:t xml:space="preserve"> Szenarien gefiltert werden</w:t>
      </w:r>
      <w:r w:rsidR="002E4955">
        <w:t>, um bei Bedarf nur eine Teilmenge auszuführen</w:t>
      </w:r>
      <w:r w:rsidR="00744175">
        <w:t>. Der „</w:t>
      </w:r>
      <w:proofErr w:type="spellStart"/>
      <w:r w:rsidR="00744175">
        <w:t>name</w:t>
      </w:r>
      <w:proofErr w:type="spellEnd"/>
      <w:r w:rsidR="00744175">
        <w:t>“</w:t>
      </w:r>
      <w:r w:rsidR="00FA5C1B">
        <w:t>-</w:t>
      </w:r>
      <w:r w:rsidR="00744175">
        <w:t>Par</w:t>
      </w:r>
      <w:r w:rsidR="00DD3820">
        <w:t>a</w:t>
      </w:r>
      <w:r w:rsidR="00744175">
        <w:t>m</w:t>
      </w:r>
      <w:r w:rsidR="00DD3820">
        <w:t>e</w:t>
      </w:r>
      <w:r w:rsidR="00744175">
        <w:t>ter enthält die Titel von Szenarien</w:t>
      </w:r>
      <w:r w:rsidR="002E4955">
        <w:t>,</w:t>
      </w:r>
      <w:r w:rsidR="00744175">
        <w:t xml:space="preserve"> </w:t>
      </w:r>
      <w:r w:rsidR="002E4955">
        <w:t xml:space="preserve">der </w:t>
      </w:r>
      <w:r w:rsidR="00744175">
        <w:t>„tags“</w:t>
      </w:r>
      <w:r w:rsidR="00FA5C1B">
        <w:t>-</w:t>
      </w:r>
      <w:r w:rsidR="00744175">
        <w:t>Parameter nimmt die Namen von Tags entgegen.</w:t>
      </w:r>
      <w:r w:rsidR="002E4955">
        <w:t xml:space="preserve"> Beide Parameter können einen oder mehrere Werte entgegennehmen, n</w:t>
      </w:r>
      <w:r w:rsidR="00744175">
        <w:t xml:space="preserve">ach </w:t>
      </w:r>
      <w:r w:rsidR="002E4955">
        <w:t xml:space="preserve">denen die </w:t>
      </w:r>
      <w:r w:rsidR="000B41BB">
        <w:t>Szenarien gefiltert</w:t>
      </w:r>
      <w:r w:rsidR="002E4955">
        <w:t xml:space="preserve"> werden.</w:t>
      </w:r>
    </w:p>
    <w:p w14:paraId="7919773A" w14:textId="531E21F0" w:rsidR="00043ED2" w:rsidRDefault="00043ED2">
      <w:pPr>
        <w:pStyle w:val="Flietext"/>
        <w:numPr>
          <w:ilvl w:val="0"/>
          <w:numId w:val="33"/>
        </w:numPr>
        <w:rPr>
          <w:ins w:id="592" w:author="Stephan Müller" w:date="2019-07-16T22:39:00Z"/>
        </w:rPr>
        <w:pPrChange w:id="593" w:author="Stephan Müller" w:date="2019-07-16T22:39:00Z">
          <w:pPr>
            <w:pStyle w:val="Flietext"/>
          </w:pPr>
        </w:pPrChange>
      </w:pPr>
    </w:p>
    <w:p w14:paraId="3B49ADFB" w14:textId="0E71F2D5" w:rsidR="00DD3820" w:rsidRDefault="00043ED2">
      <w:pPr>
        <w:pStyle w:val="Flietext"/>
        <w:numPr>
          <w:ilvl w:val="0"/>
          <w:numId w:val="33"/>
        </w:numPr>
        <w:pPrChange w:id="594" w:author="Stephan Müller" w:date="2019-07-16T22:39:00Z">
          <w:pPr>
            <w:pStyle w:val="Flietext"/>
          </w:pPr>
        </w:pPrChange>
      </w:pPr>
      <w:proofErr w:type="spellStart"/>
      <w:ins w:id="595" w:author="Stephan Müller" w:date="2019-07-16T22:39:00Z">
        <w:r w:rsidRPr="00043ED2">
          <w:rPr>
            <w:b/>
            <w:bCs/>
            <w:rPrChange w:id="596" w:author="Stephan Müller" w:date="2019-07-16T22:39:00Z">
              <w:rPr/>
            </w:rPrChange>
          </w:rPr>
          <w:t>plugins</w:t>
        </w:r>
        <w:proofErr w:type="spellEnd"/>
        <w:r>
          <w:t xml:space="preserve">: </w:t>
        </w:r>
      </w:ins>
      <w:r w:rsidR="00DD3820">
        <w:t>Die Ausgabe der Test</w:t>
      </w:r>
      <w:r w:rsidR="00FA5C1B">
        <w:t>-</w:t>
      </w:r>
      <w:r w:rsidR="00DD3820">
        <w:t xml:space="preserve">Ergebnisse kann mithilfe von Plugins beeinflusst werden. </w:t>
      </w:r>
      <w:r w:rsidR="00CC562B">
        <w:t xml:space="preserve">Hierzu </w:t>
      </w:r>
      <w:r w:rsidR="00326A29">
        <w:t xml:space="preserve">stellt </w:t>
      </w:r>
      <w:proofErr w:type="spellStart"/>
      <w:r w:rsidR="00FC0E4B">
        <w:t>Cucumber</w:t>
      </w:r>
      <w:proofErr w:type="spellEnd"/>
      <w:r w:rsidR="00FC0E4B">
        <w:t xml:space="preserve"> eine Reihe </w:t>
      </w:r>
      <w:proofErr w:type="spellStart"/>
      <w:r w:rsidR="00A334AA">
        <w:t>built</w:t>
      </w:r>
      <w:proofErr w:type="spellEnd"/>
      <w:r w:rsidR="00A334AA">
        <w:t xml:space="preserve">-in Plugins </w:t>
      </w:r>
      <w:r w:rsidR="00FC0E4B">
        <w:t>bereit</w:t>
      </w:r>
      <w:r w:rsidR="00CC562B">
        <w:t>.</w:t>
      </w:r>
      <w:r w:rsidR="00A334AA">
        <w:t xml:space="preserve"> </w:t>
      </w:r>
      <w:r w:rsidR="00DD3820">
        <w:t xml:space="preserve">Um ein Plugin bei der Ausführung eines </w:t>
      </w:r>
      <w:proofErr w:type="spellStart"/>
      <w:r w:rsidR="00DD3820">
        <w:t>Cucumber</w:t>
      </w:r>
      <w:proofErr w:type="spellEnd"/>
      <w:r w:rsidR="00FA5C1B">
        <w:t>-</w:t>
      </w:r>
      <w:r w:rsidR="00DD3820">
        <w:t>Tests anzumelden</w:t>
      </w:r>
      <w:r w:rsidR="00CC562B">
        <w:t xml:space="preserve">, werden </w:t>
      </w:r>
      <w:r w:rsidR="00DD3820">
        <w:t>de</w:t>
      </w:r>
      <w:r w:rsidR="00CC562B">
        <w:t>m</w:t>
      </w:r>
      <w:r w:rsidR="00DD3820">
        <w:t xml:space="preserve"> Parameter</w:t>
      </w:r>
      <w:del w:id="597" w:author="Stephan Müller" w:date="2019-07-16T22:39:00Z">
        <w:r w:rsidR="00DD3820" w:rsidDel="00043ED2">
          <w:delText xml:space="preserve"> „plugin“</w:delText>
        </w:r>
      </w:del>
      <w:r w:rsidR="00DD3820">
        <w:t xml:space="preserve"> </w:t>
      </w:r>
      <w:r w:rsidR="00CC562B">
        <w:t>die Namen als String-Array übergeben.</w:t>
      </w:r>
      <w:r w:rsidR="00DD3820">
        <w:t xml:space="preserve"> </w:t>
      </w:r>
    </w:p>
    <w:p w14:paraId="335F8361" w14:textId="1DBBD975" w:rsidR="00A334AA" w:rsidDel="00043ED2" w:rsidRDefault="00A334AA" w:rsidP="00786640">
      <w:pPr>
        <w:pStyle w:val="Flietext"/>
        <w:rPr>
          <w:del w:id="598" w:author="Stephan Müller" w:date="2019-07-16T22:39:00Z"/>
        </w:rPr>
      </w:pPr>
      <w:del w:id="599" w:author="Stephan Müller" w:date="2019-07-16T22:39:00Z">
        <w:r w:rsidDel="00043ED2">
          <w:delText xml:space="preserve">Weitere Konfigurationen sind durch Cucumber möglich, werden an dieser Stelle jedoch nicht weiter erläutert. </w:delText>
        </w:r>
        <w:bookmarkStart w:id="600" w:name="_Toc14296605"/>
        <w:bookmarkEnd w:id="600"/>
      </w:del>
    </w:p>
    <w:p w14:paraId="5B0AA594" w14:textId="3DE556C8" w:rsidR="00A334AA" w:rsidRDefault="008B0823" w:rsidP="00A334AA">
      <w:pPr>
        <w:pStyle w:val="Ebene3"/>
      </w:pPr>
      <w:bookmarkStart w:id="601" w:name="_Toc14296606"/>
      <w:r>
        <w:t>Testvorbereitung</w:t>
      </w:r>
      <w:bookmarkEnd w:id="601"/>
    </w:p>
    <w:p w14:paraId="4B72D45C" w14:textId="7729BD5A" w:rsidR="00A334AA" w:rsidRDefault="0078494A" w:rsidP="00A334AA">
      <w:pPr>
        <w:pStyle w:val="Flietext"/>
      </w:pPr>
      <w:r>
        <w:t>Bei der Ausführung eines</w:t>
      </w:r>
      <w:r w:rsidR="00AC79DB">
        <w:t xml:space="preserve"> </w:t>
      </w:r>
      <w:proofErr w:type="spellStart"/>
      <w:r w:rsidR="00AC79DB">
        <w:t>Cucumber</w:t>
      </w:r>
      <w:proofErr w:type="spellEnd"/>
      <w:r w:rsidR="00FA5C1B">
        <w:t>-</w:t>
      </w:r>
      <w:r w:rsidR="00AC79DB">
        <w:t>Test</w:t>
      </w:r>
      <w:r w:rsidR="0085360B">
        <w:t>s</w:t>
      </w:r>
      <w:r w:rsidR="00AC79DB">
        <w:t xml:space="preserve"> </w:t>
      </w:r>
      <w:r>
        <w:t>wird</w:t>
      </w:r>
      <w:r w:rsidR="00AC79DB">
        <w:t xml:space="preserve"> </w:t>
      </w:r>
      <w:ins w:id="602" w:author="Stephan Müller" w:date="2019-07-16T22:40:00Z">
        <w:r w:rsidR="00043ED2">
          <w:t xml:space="preserve">zuerst </w:t>
        </w:r>
      </w:ins>
      <w:del w:id="603" w:author="Stephan Müller" w:date="2019-07-16T22:40:00Z">
        <w:r w:rsidDel="00043ED2">
          <w:delText xml:space="preserve">als Erstes </w:delText>
        </w:r>
      </w:del>
      <w:r w:rsidR="00AC79DB">
        <w:t xml:space="preserve">die Konfigurationen für die Testausführung ausgelesen. Dies geschieht </w:t>
      </w:r>
      <w:r w:rsidR="006416A0">
        <w:t>durch Erstellen einer Instanz von „</w:t>
      </w:r>
      <w:proofErr w:type="spellStart"/>
      <w:r w:rsidR="006416A0">
        <w:t>RuntimeOptions</w:t>
      </w:r>
      <w:proofErr w:type="spellEnd"/>
      <w:r w:rsidR="006416A0">
        <w:t xml:space="preserve">“. </w:t>
      </w:r>
      <w:commentRangeStart w:id="604"/>
      <w:r w:rsidR="006416A0">
        <w:t>Im Konstruktor wird eine Liste an Strings geparst und in entsprechenden Attributen gespeichert</w:t>
      </w:r>
      <w:commentRangeEnd w:id="604"/>
      <w:r w:rsidR="00043ED2">
        <w:rPr>
          <w:rStyle w:val="Kommentarzeichen"/>
          <w:rFonts w:cstheme="minorBidi"/>
        </w:rPr>
        <w:commentReference w:id="604"/>
      </w:r>
      <w:r w:rsidR="006416A0">
        <w:t>. B</w:t>
      </w:r>
      <w:r w:rsidR="00AC79DB">
        <w:t xml:space="preserve">eim Nutzen der CLI </w:t>
      </w:r>
      <w:r w:rsidR="006416A0">
        <w:t xml:space="preserve">werden die </w:t>
      </w:r>
      <w:r w:rsidR="00AC79DB">
        <w:t>Command Line Arguments</w:t>
      </w:r>
      <w:r w:rsidR="006416A0">
        <w:t xml:space="preserve"> an den Konstruktor übergeben</w:t>
      </w:r>
      <w:r w:rsidR="00AC79DB">
        <w:t xml:space="preserve">. </w:t>
      </w:r>
    </w:p>
    <w:p w14:paraId="51CBA781" w14:textId="24DF78A0" w:rsidR="00AC79DB" w:rsidRDefault="00AC79DB" w:rsidP="002E4955">
      <w:pPr>
        <w:pStyle w:val="Flietext"/>
      </w:pPr>
      <w:del w:id="605" w:author="Stephan Müller" w:date="2019-07-16T22:42:00Z">
        <w:r w:rsidDel="00043ED2">
          <w:delText xml:space="preserve">Wird </w:delText>
        </w:r>
      </w:del>
      <w:ins w:id="606" w:author="Stephan Müller" w:date="2019-07-16T22:42:00Z">
        <w:r w:rsidR="00043ED2">
          <w:t xml:space="preserve">Bei </w:t>
        </w:r>
      </w:ins>
      <w:r>
        <w:t>der Test</w:t>
      </w:r>
      <w:ins w:id="607" w:author="Stephan Müller" w:date="2019-07-16T22:42:00Z">
        <w:r w:rsidR="00043ED2">
          <w:t>ausführung mit</w:t>
        </w:r>
      </w:ins>
      <w:del w:id="608" w:author="Stephan Müller" w:date="2019-07-16T22:42:00Z">
        <w:r w:rsidDel="00043ED2">
          <w:delText xml:space="preserve"> durch</w:delText>
        </w:r>
      </w:del>
      <w:r>
        <w:t xml:space="preserve"> </w:t>
      </w:r>
      <w:proofErr w:type="spellStart"/>
      <w:r>
        <w:t>JUnit</w:t>
      </w:r>
      <w:proofErr w:type="spellEnd"/>
      <w:r>
        <w:t xml:space="preserve"> bzw. </w:t>
      </w:r>
      <w:proofErr w:type="spellStart"/>
      <w:r>
        <w:t>TestNG</w:t>
      </w:r>
      <w:proofErr w:type="spellEnd"/>
      <w:del w:id="609" w:author="Stephan Müller" w:date="2019-07-16T22:42:00Z">
        <w:r w:rsidDel="00043ED2">
          <w:delText xml:space="preserve"> ausgeführt,</w:delText>
        </w:r>
      </w:del>
      <w:r>
        <w:t xml:space="preserve"> </w:t>
      </w:r>
      <w:del w:id="610" w:author="Stephan Müller" w:date="2019-07-16T22:42:00Z">
        <w:r w:rsidDel="00043ED2">
          <w:delText xml:space="preserve">wird </w:delText>
        </w:r>
      </w:del>
      <w:ins w:id="611" w:author="Stephan Müller" w:date="2019-07-16T22:42:00Z">
        <w:r w:rsidR="00043ED2">
          <w:t xml:space="preserve">wird die Konfiguration ( @CucumberOptions) </w:t>
        </w:r>
      </w:ins>
      <w:ins w:id="612" w:author="Stephan Müller" w:date="2019-07-16T22:43:00Z">
        <w:r w:rsidR="00043ED2">
          <w:t xml:space="preserve">über die </w:t>
        </w:r>
      </w:ins>
      <w:del w:id="613" w:author="Stephan Müller" w:date="2019-07-16T22:43:00Z">
        <w:r w:rsidDel="00043ED2">
          <w:delText xml:space="preserve">eine </w:delText>
        </w:r>
      </w:del>
      <w:proofErr w:type="spellStart"/>
      <w:r>
        <w:t>RuntimeOptionsFactory</w:t>
      </w:r>
      <w:proofErr w:type="spellEnd"/>
      <w:r>
        <w:t xml:space="preserve"> </w:t>
      </w:r>
      <w:del w:id="614" w:author="Stephan Müller" w:date="2019-07-16T22:43:00Z">
        <w:r w:rsidDel="00043ED2">
          <w:delText>verwendet, welche die „@CucumberOptions“ Annotation ausliest</w:delText>
        </w:r>
      </w:del>
      <w:ins w:id="615" w:author="Stephan Müller" w:date="2019-07-16T22:43:00Z">
        <w:r w:rsidR="00043ED2">
          <w:t>ausgelesen</w:t>
        </w:r>
      </w:ins>
      <w:ins w:id="616" w:author="Stephan Müller" w:date="2019-07-16T22:50:00Z">
        <w:r w:rsidR="00CA67AA">
          <w:t>. Als Ergebnis wird</w:t>
        </w:r>
      </w:ins>
      <w:del w:id="617" w:author="Stephan Müller" w:date="2019-07-16T22:50:00Z">
        <w:r w:rsidDel="00CA67AA">
          <w:delText xml:space="preserve"> und</w:delText>
        </w:r>
      </w:del>
      <w:r>
        <w:t xml:space="preserve"> </w:t>
      </w:r>
      <w:r>
        <w:lastRenderedPageBreak/>
        <w:t xml:space="preserve">eine Instanz </w:t>
      </w:r>
      <w:r w:rsidR="00326A29">
        <w:t xml:space="preserve">der Klasse </w:t>
      </w:r>
      <w:proofErr w:type="spellStart"/>
      <w:r>
        <w:t>RuntimeOptions</w:t>
      </w:r>
      <w:proofErr w:type="spellEnd"/>
      <w:r>
        <w:t xml:space="preserve"> </w:t>
      </w:r>
      <w:del w:id="618" w:author="Stephan Müller" w:date="2019-07-16T22:43:00Z">
        <w:r w:rsidDel="00043ED2">
          <w:delText>zurückgibt</w:delText>
        </w:r>
      </w:del>
      <w:ins w:id="619" w:author="Stephan Müller" w:date="2019-07-16T22:43:00Z">
        <w:r w:rsidR="00043ED2">
          <w:t>zurückgeben</w:t>
        </w:r>
      </w:ins>
      <w:del w:id="620" w:author="Stephan Müller" w:date="2019-07-16T22:50:00Z">
        <w:r w:rsidDel="00CA67AA">
          <w:delText>.</w:delText>
        </w:r>
        <w:r w:rsidR="002E4955" w:rsidDel="00CA67AA">
          <w:delText xml:space="preserve"> </w:delText>
        </w:r>
      </w:del>
      <w:ins w:id="621" w:author="Stephan Müller" w:date="2019-07-16T22:50:00Z">
        <w:r w:rsidR="00CA67AA">
          <w:t xml:space="preserve">, </w:t>
        </w:r>
      </w:ins>
      <w:del w:id="622" w:author="Stephan Müller" w:date="2019-07-16T22:50:00Z">
        <w:r w:rsidR="002E4955" w:rsidDel="00CA67AA">
          <w:delText xml:space="preserve">Diese wird </w:delText>
        </w:r>
      </w:del>
      <w:ins w:id="623" w:author="Stephan Müller" w:date="2019-07-16T22:50:00Z">
        <w:r w:rsidR="00CA67AA">
          <w:t xml:space="preserve">welche </w:t>
        </w:r>
      </w:ins>
      <w:r w:rsidR="002E4955">
        <w:t xml:space="preserve">für die Instanziierung </w:t>
      </w:r>
      <w:r w:rsidR="001B63FC">
        <w:t xml:space="preserve">der Klasse </w:t>
      </w:r>
      <w:r w:rsidR="00094984">
        <w:t>„</w:t>
      </w:r>
      <w:proofErr w:type="spellStart"/>
      <w:r w:rsidR="00094984" w:rsidRPr="00043ED2">
        <w:rPr>
          <w:i/>
          <w:iCs/>
          <w:rPrChange w:id="624" w:author="Stephan Müller" w:date="2019-07-16T22:44:00Z">
            <w:rPr/>
          </w:rPrChange>
        </w:rPr>
        <w:t>Runtime</w:t>
      </w:r>
      <w:proofErr w:type="spellEnd"/>
      <w:r w:rsidR="00094984">
        <w:t>“</w:t>
      </w:r>
      <w:r w:rsidR="001B63FC">
        <w:t xml:space="preserve"> </w:t>
      </w:r>
      <w:ins w:id="625" w:author="Stephan Müller" w:date="2019-07-16T22:50:00Z">
        <w:r w:rsidR="00CA67AA">
          <w:t xml:space="preserve">- die zentrale Klasse eines jeden </w:t>
        </w:r>
        <w:proofErr w:type="spellStart"/>
        <w:r w:rsidR="00CA67AA">
          <w:t>Cucumber</w:t>
        </w:r>
        <w:proofErr w:type="spellEnd"/>
        <w:r w:rsidR="00CA67AA">
          <w:t xml:space="preserve">-Tests  - </w:t>
        </w:r>
      </w:ins>
      <w:r w:rsidR="002E4955">
        <w:t>genutzt</w:t>
      </w:r>
      <w:ins w:id="626" w:author="Stephan Müller" w:date="2019-07-16T22:50:00Z">
        <w:r w:rsidR="00CA67AA">
          <w:t xml:space="preserve"> wird</w:t>
        </w:r>
      </w:ins>
      <w:r w:rsidR="001B63FC">
        <w:t xml:space="preserve">. </w:t>
      </w:r>
    </w:p>
    <w:p w14:paraId="05DC0CB5" w14:textId="18B62B6B" w:rsidR="001B63FC" w:rsidRDefault="001B63FC" w:rsidP="0014387B">
      <w:pPr>
        <w:pStyle w:val="Flietext"/>
      </w:pPr>
      <w:del w:id="627" w:author="Stephan Müller" w:date="2019-07-16T22:50:00Z">
        <w:r w:rsidRPr="00E46CF7" w:rsidDel="00CA67AA">
          <w:rPr>
            <w:i/>
            <w:iCs/>
          </w:rPr>
          <w:delText>Runtime</w:delText>
        </w:r>
        <w:r w:rsidDel="00CA67AA">
          <w:delText xml:space="preserve"> ist die zentrale Klasse eines jeden Cucumber</w:delText>
        </w:r>
      </w:del>
      <w:del w:id="628" w:author="Stephan Müller" w:date="2019-07-16T22:44:00Z">
        <w:r w:rsidDel="00043ED2">
          <w:delText xml:space="preserve"> </w:delText>
        </w:r>
      </w:del>
      <w:del w:id="629" w:author="Stephan Müller" w:date="2019-07-16T22:50:00Z">
        <w:r w:rsidDel="00CA67AA">
          <w:delText>Tests</w:delText>
        </w:r>
        <w:r w:rsidR="00BD3C08" w:rsidDel="00CA67AA">
          <w:delText>.</w:delText>
        </w:r>
        <w:r w:rsidDel="00CA67AA">
          <w:delText xml:space="preserve"> </w:delText>
        </w:r>
      </w:del>
      <w:r w:rsidR="005C6D88">
        <w:t xml:space="preserve">Mit dem Aufruf des Konstruktors wird die </w:t>
      </w:r>
      <w:r w:rsidR="00BD3C08">
        <w:t xml:space="preserve">Testdurchführung </w:t>
      </w:r>
      <w:r w:rsidR="008B0823">
        <w:t>vorbereitet</w:t>
      </w:r>
      <w:r>
        <w:t xml:space="preserve">. </w:t>
      </w:r>
      <w:del w:id="630" w:author="Stephan Müller" w:date="2019-07-16T22:52:00Z">
        <w:r w:rsidR="005C6D88" w:rsidDel="00CA67AA">
          <w:delText xml:space="preserve">Hierzu </w:delText>
        </w:r>
      </w:del>
      <w:ins w:id="631" w:author="Stephan Müller" w:date="2019-07-16T22:52:00Z">
        <w:r w:rsidR="00CA67AA">
          <w:t>Nach der Konfi</w:t>
        </w:r>
      </w:ins>
      <w:ins w:id="632" w:author="Stephan Müller" w:date="2019-07-16T22:53:00Z">
        <w:r w:rsidR="00CA67AA">
          <w:t>g</w:t>
        </w:r>
      </w:ins>
      <w:ins w:id="633" w:author="Stephan Müller" w:date="2019-07-16T22:52:00Z">
        <w:r w:rsidR="00CA67AA">
          <w:t xml:space="preserve">uration der  </w:t>
        </w:r>
      </w:ins>
      <w:del w:id="634" w:author="Stephan Müller" w:date="2019-07-16T22:52:00Z">
        <w:r w:rsidR="005C6D88" w:rsidDel="00CA67AA">
          <w:delText xml:space="preserve">wird </w:delText>
        </w:r>
        <w:r w:rsidR="00110515" w:rsidDel="00CA67AA">
          <w:delText xml:space="preserve">die </w:delText>
        </w:r>
      </w:del>
      <w:r w:rsidR="00110515">
        <w:t>Type</w:t>
      </w:r>
      <w:r w:rsidR="00B30087">
        <w:t xml:space="preserve"> </w:t>
      </w:r>
      <w:r w:rsidR="00110515">
        <w:t xml:space="preserve">Registry </w:t>
      </w:r>
      <w:del w:id="635" w:author="Stephan Müller" w:date="2019-07-16T22:52:00Z">
        <w:r w:rsidR="00110515" w:rsidDel="00CA67AA">
          <w:delText>erstellt und konfiguriert.</w:delText>
        </w:r>
      </w:del>
      <w:ins w:id="636" w:author="Stephan Müller" w:date="2019-07-16T22:52:00Z">
        <w:r w:rsidR="00CA67AA">
          <w:t>wird</w:t>
        </w:r>
      </w:ins>
      <w:r w:rsidR="00110515">
        <w:t xml:space="preserve"> </w:t>
      </w:r>
      <w:del w:id="637" w:author="Stephan Müller" w:date="2019-07-16T22:52:00Z">
        <w:r w:rsidR="005C6D88" w:rsidDel="00CA67AA">
          <w:delText xml:space="preserve">Im </w:delText>
        </w:r>
      </w:del>
      <w:del w:id="638" w:author="Stephan Müller" w:date="2019-07-16T22:53:00Z">
        <w:r w:rsidR="005C6D88" w:rsidDel="00CA67AA">
          <w:delText>Anschluss</w:delText>
        </w:r>
      </w:del>
      <w:r w:rsidR="003C33DB">
        <w:t xml:space="preserve"> </w:t>
      </w:r>
      <w:del w:id="639" w:author="Stephan Müller" w:date="2019-07-16T22:52:00Z">
        <w:r w:rsidR="003C33DB" w:rsidDel="00CA67AA">
          <w:delText xml:space="preserve">wird </w:delText>
        </w:r>
      </w:del>
      <w:ins w:id="640" w:author="Stephan Müller" w:date="2019-07-16T22:52:00Z">
        <w:r w:rsidR="00CA67AA">
          <w:t xml:space="preserve">eine </w:t>
        </w:r>
      </w:ins>
      <w:del w:id="641" w:author="Stephan Müller" w:date="2019-07-16T22:52:00Z">
        <w:r w:rsidR="0014387B" w:rsidDel="00CA67AA">
          <w:delText xml:space="preserve">die </w:delText>
        </w:r>
      </w:del>
      <w:ins w:id="642" w:author="Stephan Müller" w:date="2019-07-16T22:52:00Z">
        <w:r w:rsidR="00CA67AA">
          <w:t xml:space="preserve"> </w:t>
        </w:r>
      </w:ins>
      <w:r w:rsidR="0014387B">
        <w:t>„Runner“ Instanz erstellt</w:t>
      </w:r>
      <w:del w:id="643" w:author="Stephan Müller" w:date="2019-07-16T22:55:00Z">
        <w:r w:rsidR="0014387B" w:rsidDel="00CA67AA">
          <w:delText xml:space="preserve">. </w:delText>
        </w:r>
        <w:r w:rsidR="006416A0" w:rsidDel="00CA67AA">
          <w:delText xml:space="preserve">Der Konstruktor </w:delText>
        </w:r>
        <w:r w:rsidR="0014387B" w:rsidDel="00CA67AA">
          <w:delText>erhält eine Instanz der Klasse</w:delText>
        </w:r>
        <w:r w:rsidR="00BD3C08" w:rsidDel="00CA67AA">
          <w:delText xml:space="preserve"> </w:delText>
        </w:r>
        <w:r w:rsidR="0014387B" w:rsidDel="00CA67AA">
          <w:delText>„</w:delText>
        </w:r>
        <w:r w:rsidR="00BD3C08" w:rsidDel="00CA67AA">
          <w:delText>JavaBackend</w:delText>
        </w:r>
        <w:r w:rsidR="0014387B" w:rsidDel="00CA67AA">
          <w:delText>“ und veranlasst diese</w:delText>
        </w:r>
      </w:del>
      <w:ins w:id="644" w:author="Stephan Müller" w:date="2019-07-16T22:55:00Z">
        <w:r w:rsidR="00CA67AA">
          <w:t>, die</w:t>
        </w:r>
      </w:ins>
      <w:r w:rsidR="0014387B">
        <w:t xml:space="preserve"> </w:t>
      </w:r>
      <w:r w:rsidR="005C6D88">
        <w:t xml:space="preserve">in den </w:t>
      </w:r>
      <w:proofErr w:type="spellStart"/>
      <w:r w:rsidR="00E46CF7">
        <w:t>glue</w:t>
      </w:r>
      <w:proofErr w:type="spellEnd"/>
      <w:r w:rsidR="00E46CF7">
        <w:t>-</w:t>
      </w:r>
      <w:r w:rsidR="005C6D88">
        <w:t xml:space="preserve">Klassen </w:t>
      </w:r>
      <w:r w:rsidR="0014387B">
        <w:t xml:space="preserve">nach </w:t>
      </w:r>
      <w:proofErr w:type="spellStart"/>
      <w:r w:rsidR="0014387B">
        <w:t>Step</w:t>
      </w:r>
      <w:proofErr w:type="spellEnd"/>
      <w:r w:rsidR="00FA5C1B">
        <w:t>-</w:t>
      </w:r>
      <w:r w:rsidR="0014387B">
        <w:t>Definitionen und Hook</w:t>
      </w:r>
      <w:r w:rsidR="00FA5C1B">
        <w:t>-</w:t>
      </w:r>
      <w:r w:rsidR="0014387B">
        <w:t xml:space="preserve">Methoden </w:t>
      </w:r>
      <w:del w:id="645" w:author="Stephan Müller" w:date="2019-07-16T22:56:00Z">
        <w:r w:rsidR="0014387B" w:rsidDel="00CA67AA">
          <w:delText xml:space="preserve">zu </w:delText>
        </w:r>
      </w:del>
      <w:r w:rsidR="0014387B">
        <w:t>such</w:t>
      </w:r>
      <w:ins w:id="646" w:author="Stephan Müller" w:date="2019-07-16T22:56:00Z">
        <w:r w:rsidR="00CA67AA">
          <w:t>t</w:t>
        </w:r>
      </w:ins>
      <w:del w:id="647" w:author="Stephan Müller" w:date="2019-07-16T22:56:00Z">
        <w:r w:rsidR="0014387B" w:rsidDel="00CA67AA">
          <w:delText>en</w:delText>
        </w:r>
      </w:del>
      <w:r w:rsidR="0014387B">
        <w:t>.</w:t>
      </w:r>
      <w:del w:id="648" w:author="Stephan Müller" w:date="2019-07-16T22:56:00Z">
        <w:r w:rsidR="005C6D88" w:rsidDel="00CA67AA">
          <w:delText xml:space="preserve"> Als letzter Schritt der </w:delText>
        </w:r>
        <w:r w:rsidR="0014387B" w:rsidDel="00CA67AA">
          <w:delText>Testvorbereitung wird im Kon</w:delText>
        </w:r>
        <w:r w:rsidR="00AE1820" w:rsidDel="00CA67AA">
          <w:delText>s</w:delText>
        </w:r>
        <w:r w:rsidR="0014387B" w:rsidDel="00CA67AA">
          <w:delText>truktor der Runtime überprüft, ob in der RuntimeOptions</w:delText>
        </w:r>
        <w:r w:rsidR="00FA5C1B" w:rsidDel="00CA67AA">
          <w:delText>-</w:delText>
        </w:r>
        <w:r w:rsidR="0014387B" w:rsidDel="00CA67AA">
          <w:delText xml:space="preserve">Instanz </w:delText>
        </w:r>
        <w:r w:rsidR="00EE76D3" w:rsidRPr="006A019C" w:rsidDel="00CA67AA">
          <w:delText>Filter</w:delText>
        </w:r>
        <w:r w:rsidR="005C6D88" w:rsidDel="00CA67AA">
          <w:delText xml:space="preserve"> definiert</w:delText>
        </w:r>
        <w:r w:rsidR="00EC6BA3" w:rsidDel="00CA67AA">
          <w:delText xml:space="preserve"> sind</w:delText>
        </w:r>
        <w:r w:rsidR="00AE1820" w:rsidDel="00CA67AA">
          <w:delText>.</w:delText>
        </w:r>
      </w:del>
    </w:p>
    <w:p w14:paraId="7E16D4BB" w14:textId="3155FE9D" w:rsidR="006A019C" w:rsidRDefault="006A019C" w:rsidP="006A019C">
      <w:pPr>
        <w:pStyle w:val="Ebene3"/>
      </w:pPr>
      <w:bookmarkStart w:id="649" w:name="_Toc14296607"/>
      <w:r>
        <w:t>Testausführung</w:t>
      </w:r>
      <w:bookmarkEnd w:id="649"/>
    </w:p>
    <w:p w14:paraId="4B15938B" w14:textId="480AECAF" w:rsidR="006A019C" w:rsidDel="00CA67AA" w:rsidRDefault="006A019C" w:rsidP="006A019C">
      <w:pPr>
        <w:pStyle w:val="Flietext"/>
        <w:rPr>
          <w:del w:id="650" w:author="Stephan Müller" w:date="2019-07-16T22:49:00Z"/>
        </w:rPr>
      </w:pPr>
      <w:r>
        <w:t>Ist die Testvorbereitung abgeschlossen</w:t>
      </w:r>
      <w:ins w:id="651" w:author="Stephan Müller" w:date="2019-07-16T22:49:00Z">
        <w:r w:rsidR="00CA67AA">
          <w:t>,</w:t>
        </w:r>
      </w:ins>
      <w:r>
        <w:t xml:space="preserve"> wird die Ausführung der </w:t>
      </w:r>
      <w:proofErr w:type="spellStart"/>
      <w:r>
        <w:t>Runtime</w:t>
      </w:r>
      <w:proofErr w:type="spellEnd"/>
      <w:r w:rsidR="00AE1820">
        <w:t>-Instanz</w:t>
      </w:r>
      <w:r>
        <w:t xml:space="preserve"> angestoßen.</w:t>
      </w:r>
    </w:p>
    <w:p w14:paraId="44298B41" w14:textId="10EBA47E" w:rsidR="006A019C" w:rsidRDefault="00CA67AA" w:rsidP="008976FC">
      <w:pPr>
        <w:pStyle w:val="Flietext"/>
      </w:pPr>
      <w:ins w:id="652" w:author="Stephan Müller" w:date="2019-07-16T22:49:00Z">
        <w:r>
          <w:t xml:space="preserve"> </w:t>
        </w:r>
      </w:ins>
      <w:del w:id="653" w:author="Stephan Müller" w:date="2019-07-16T22:49:00Z">
        <w:r w:rsidR="00A624F7" w:rsidDel="00CA67AA">
          <w:delText xml:space="preserve">Dazu </w:delText>
        </w:r>
      </w:del>
      <w:ins w:id="654" w:author="Stephan Müller" w:date="2019-07-16T22:49:00Z">
        <w:r>
          <w:t xml:space="preserve">Zunächst </w:t>
        </w:r>
      </w:ins>
      <w:r w:rsidR="006A019C">
        <w:t xml:space="preserve">werden </w:t>
      </w:r>
      <w:r w:rsidR="00A624F7">
        <w:t xml:space="preserve">alle </w:t>
      </w:r>
      <w:r w:rsidR="001E16B9">
        <w:t xml:space="preserve">angegebenen </w:t>
      </w:r>
      <w:r w:rsidR="006A019C">
        <w:t>Feature</w:t>
      </w:r>
      <w:r w:rsidR="00FA5C1B">
        <w:t>-</w:t>
      </w:r>
      <w:r w:rsidR="006A019C">
        <w:t xml:space="preserve">Dateien </w:t>
      </w:r>
      <w:r w:rsidR="00EC6BA3">
        <w:t>geparst</w:t>
      </w:r>
      <w:r w:rsidR="00A624F7">
        <w:t xml:space="preserve"> und für jede Datei</w:t>
      </w:r>
      <w:r w:rsidR="00E10211">
        <w:t xml:space="preserve"> eine Instanz der Klasse </w:t>
      </w:r>
      <w:r w:rsidR="005D1105">
        <w:t>„</w:t>
      </w:r>
      <w:proofErr w:type="spellStart"/>
      <w:r w:rsidR="005D1105">
        <w:t>CucumberFeature</w:t>
      </w:r>
      <w:proofErr w:type="spellEnd"/>
      <w:r w:rsidR="005D1105">
        <w:t>“ e</w:t>
      </w:r>
      <w:r w:rsidR="00A624F7">
        <w:t xml:space="preserve">rstellt. </w:t>
      </w:r>
      <w:r w:rsidR="008976FC">
        <w:t xml:space="preserve">Im Anschluss </w:t>
      </w:r>
      <w:r w:rsidR="00E10211">
        <w:t xml:space="preserve">werden die </w:t>
      </w:r>
      <w:r w:rsidR="00EC6BA3">
        <w:t xml:space="preserve">für die Ausgaben zuständigen </w:t>
      </w:r>
      <w:r w:rsidR="00E10211">
        <w:t>Plugins geladen</w:t>
      </w:r>
      <w:r w:rsidR="005D1105">
        <w:t xml:space="preserve">. </w:t>
      </w:r>
      <w:r w:rsidR="00E10211">
        <w:t>Die</w:t>
      </w:r>
      <w:r w:rsidR="00B30087">
        <w:t xml:space="preserve"> </w:t>
      </w:r>
      <w:r w:rsidR="00E10211">
        <w:t xml:space="preserve">Ausgaben erfolgen </w:t>
      </w:r>
      <w:r w:rsidR="008976FC">
        <w:t>als Reaktion auf</w:t>
      </w:r>
      <w:r w:rsidR="00E10211">
        <w:t xml:space="preserve"> Events</w:t>
      </w:r>
      <w:r w:rsidR="008976FC">
        <w:t xml:space="preserve">, die </w:t>
      </w:r>
      <w:proofErr w:type="spellStart"/>
      <w:r w:rsidR="008976FC">
        <w:t>Cucumber</w:t>
      </w:r>
      <w:proofErr w:type="spellEnd"/>
      <w:r w:rsidR="008976FC">
        <w:t xml:space="preserve"> b</w:t>
      </w:r>
      <w:r w:rsidR="00E10211">
        <w:t xml:space="preserve">ei der Testausführung zu unterschiedlichen </w:t>
      </w:r>
      <w:del w:id="655" w:author="Stephan Müller" w:date="2019-07-16T22:47:00Z">
        <w:r w:rsidR="00E10211" w:rsidDel="00CA67AA">
          <w:delText xml:space="preserve">Zeiten,  </w:delText>
        </w:r>
        <w:r w:rsidR="00E46CF7" w:rsidDel="00CA67AA">
          <w:delText>wie</w:delText>
        </w:r>
      </w:del>
      <w:ins w:id="656" w:author="Stephan Müller" w:date="2019-07-16T22:47:00Z">
        <w:r>
          <w:t xml:space="preserve">Zeitpunkten, </w:t>
        </w:r>
      </w:ins>
      <w:proofErr w:type="spellStart"/>
      <w:ins w:id="657" w:author="Stephan Müller" w:date="2019-07-16T22:48:00Z">
        <w:r>
          <w:t>z.B</w:t>
        </w:r>
      </w:ins>
      <w:proofErr w:type="spellEnd"/>
      <w:r w:rsidR="00E10211">
        <w:t xml:space="preserve"> vor</w:t>
      </w:r>
      <w:r w:rsidR="00B30087">
        <w:t xml:space="preserve"> </w:t>
      </w:r>
      <w:r w:rsidR="00E10211">
        <w:t xml:space="preserve">und nach der Ausführung eines Szenarios, </w:t>
      </w:r>
      <w:r w:rsidR="008976FC">
        <w:t>auslöst</w:t>
      </w:r>
      <w:r w:rsidR="00E10211">
        <w:t xml:space="preserve">. </w:t>
      </w:r>
      <w:r w:rsidR="008976FC">
        <w:t>Über einen Event-Handler (</w:t>
      </w:r>
      <w:r w:rsidR="00E46CF7">
        <w:t xml:space="preserve">eine Instanz der </w:t>
      </w:r>
      <w:r w:rsidR="00E10211">
        <w:t>Klasse „</w:t>
      </w:r>
      <w:proofErr w:type="spellStart"/>
      <w:r w:rsidR="00E10211">
        <w:t>EventPublisher</w:t>
      </w:r>
      <w:proofErr w:type="spellEnd"/>
      <w:r w:rsidR="00E10211">
        <w:t>“</w:t>
      </w:r>
      <w:r w:rsidR="008976FC">
        <w:t>)</w:t>
      </w:r>
      <w:r w:rsidR="00E10211">
        <w:t xml:space="preserve"> </w:t>
      </w:r>
      <w:r w:rsidR="008976FC">
        <w:t xml:space="preserve">werden die Plugins über für sie relevante Events informiert </w:t>
      </w:r>
      <w:r w:rsidR="00E10211">
        <w:t xml:space="preserve">und </w:t>
      </w:r>
      <w:r w:rsidR="008976FC">
        <w:t xml:space="preserve">können eine </w:t>
      </w:r>
      <w:r w:rsidR="00E10211">
        <w:t>entsprechend</w:t>
      </w:r>
      <w:r w:rsidR="0050404A">
        <w:t>e</w:t>
      </w:r>
      <w:r w:rsidR="00E10211">
        <w:t xml:space="preserve"> Ausgabe </w:t>
      </w:r>
      <w:r w:rsidR="00B30087">
        <w:t>durchführen</w:t>
      </w:r>
      <w:r w:rsidR="00E10211">
        <w:t>.</w:t>
      </w:r>
    </w:p>
    <w:p w14:paraId="01708B6D" w14:textId="06781543" w:rsidR="00AE1820" w:rsidRPr="004657F6" w:rsidRDefault="00FC0E4B" w:rsidP="00AE1820">
      <w:pPr>
        <w:pStyle w:val="Flietext"/>
      </w:pPr>
      <w:r w:rsidRPr="004657F6">
        <w:t xml:space="preserve">Sind </w:t>
      </w:r>
      <w:ins w:id="658" w:author="Stephan Müller" w:date="2019-07-16T22:57:00Z">
        <w:r w:rsidR="00AE0C28">
          <w:t>alle</w:t>
        </w:r>
      </w:ins>
      <w:del w:id="659" w:author="Stephan Müller" w:date="2019-07-16T22:57:00Z">
        <w:r w:rsidRPr="004657F6" w:rsidDel="00AE0C28">
          <w:delText>die</w:delText>
        </w:r>
      </w:del>
      <w:r w:rsidRPr="004657F6">
        <w:t xml:space="preserve"> Plugins geladen</w:t>
      </w:r>
      <w:ins w:id="660" w:author="Stephan Müller" w:date="2019-07-16T22:48:00Z">
        <w:r w:rsidR="00CA67AA">
          <w:t>,</w:t>
        </w:r>
      </w:ins>
      <w:r w:rsidRPr="004657F6">
        <w:t xml:space="preserve"> </w:t>
      </w:r>
      <w:del w:id="661" w:author="Stephan Müller" w:date="2019-07-16T22:57:00Z">
        <w:r w:rsidR="00AE1820" w:rsidRPr="004657F6" w:rsidDel="00AE0C28">
          <w:delText xml:space="preserve">werden </w:delText>
        </w:r>
      </w:del>
      <w:ins w:id="662" w:author="Stephan Müller" w:date="2019-07-16T22:57:00Z">
        <w:r w:rsidR="00AE0C28">
          <w:t>wird</w:t>
        </w:r>
        <w:r w:rsidR="00AE0C28" w:rsidRPr="004657F6">
          <w:t xml:space="preserve"> </w:t>
        </w:r>
      </w:ins>
      <w:r w:rsidR="004657F6">
        <w:t xml:space="preserve">zu </w:t>
      </w:r>
      <w:del w:id="663" w:author="Stephan Müller" w:date="2019-07-16T22:57:00Z">
        <w:r w:rsidR="004657F6" w:rsidDel="00AE0C28">
          <w:delText>jede</w:delText>
        </w:r>
        <w:r w:rsidR="0050404A" w:rsidDel="00AE0C28">
          <w:delText>r</w:delText>
        </w:r>
        <w:r w:rsidR="004657F6" w:rsidDel="00AE0C28">
          <w:delText xml:space="preserve"> </w:delText>
        </w:r>
      </w:del>
      <w:ins w:id="664" w:author="Stephan Müller" w:date="2019-07-16T22:57:00Z">
        <w:r w:rsidR="00AE0C28">
          <w:t xml:space="preserve">jedem </w:t>
        </w:r>
      </w:ins>
      <w:proofErr w:type="spellStart"/>
      <w:r w:rsidR="004657F6">
        <w:t>CucumberFeature</w:t>
      </w:r>
      <w:proofErr w:type="spellEnd"/>
      <w:r w:rsidR="004657F6">
        <w:t xml:space="preserve"> </w:t>
      </w:r>
      <w:del w:id="665" w:author="Stephan Müller" w:date="2019-07-16T22:58:00Z">
        <w:r w:rsidR="004657F6" w:rsidDel="00AE0C28">
          <w:delText>Instanz</w:delText>
        </w:r>
        <w:r w:rsidR="0050404A" w:rsidDel="00AE0C28">
          <w:delText xml:space="preserve"> </w:delText>
        </w:r>
      </w:del>
      <w:r w:rsidR="0050404A">
        <w:t>ein</w:t>
      </w:r>
      <w:del w:id="666" w:author="Stephan Müller" w:date="2019-07-16T22:58:00Z">
        <w:r w:rsidR="0050404A" w:rsidDel="00AE0C28">
          <w:delText>e Instanz</w:delText>
        </w:r>
        <w:r w:rsidR="004657F6" w:rsidDel="00AE0C28">
          <w:delText xml:space="preserve"> der Klasse</w:delText>
        </w:r>
      </w:del>
      <w:r w:rsidR="004657F6">
        <w:t xml:space="preserve"> </w:t>
      </w:r>
      <w:proofErr w:type="spellStart"/>
      <w:r w:rsidR="004657F6">
        <w:t>TestCase</w:t>
      </w:r>
      <w:proofErr w:type="spellEnd"/>
      <w:r w:rsidR="004657F6">
        <w:t xml:space="preserve"> erstellt</w:t>
      </w:r>
      <w:ins w:id="667" w:author="Stephan Müller" w:date="2019-07-16T22:58:00Z">
        <w:r w:rsidR="00AE0C28">
          <w:t xml:space="preserve">. In diesem Schritt </w:t>
        </w:r>
      </w:ins>
      <w:ins w:id="668" w:author="Stephan Müller" w:date="2019-07-16T22:59:00Z">
        <w:r w:rsidR="00AE0C28">
          <w:t>werden</w:t>
        </w:r>
      </w:ins>
      <w:del w:id="669" w:author="Stephan Müller" w:date="2019-07-16T22:59:00Z">
        <w:r w:rsidR="004657F6" w:rsidDel="00AE0C28">
          <w:delText>, wobei die Instanziierung</w:delText>
        </w:r>
      </w:del>
      <w:r w:rsidR="004657F6">
        <w:t xml:space="preserve"> </w:t>
      </w:r>
      <w:del w:id="670" w:author="Stephan Müller" w:date="2019-07-16T22:59:00Z">
        <w:r w:rsidR="004657F6" w:rsidDel="00AE0C28">
          <w:delText xml:space="preserve">der </w:delText>
        </w:r>
      </w:del>
      <w:ins w:id="671" w:author="Stephan Müller" w:date="2019-07-16T22:59:00Z">
        <w:r w:rsidR="00AE0C28">
          <w:t xml:space="preserve">die </w:t>
        </w:r>
      </w:ins>
      <w:proofErr w:type="spellStart"/>
      <w:r w:rsidR="004657F6">
        <w:t>glue</w:t>
      </w:r>
      <w:proofErr w:type="spellEnd"/>
      <w:r w:rsidR="004657F6">
        <w:t xml:space="preserve">-Klassen </w:t>
      </w:r>
      <w:del w:id="672" w:author="Stephan Müller" w:date="2019-07-16T22:59:00Z">
        <w:r w:rsidR="004657F6" w:rsidDel="00AE0C28">
          <w:delText>erfolgt</w:delText>
        </w:r>
      </w:del>
      <w:ins w:id="673" w:author="Stephan Müller" w:date="2019-07-16T22:59:00Z">
        <w:r w:rsidR="00AE0C28">
          <w:t xml:space="preserve">instanziiert </w:t>
        </w:r>
      </w:ins>
      <w:del w:id="674" w:author="Stephan Müller" w:date="2019-07-16T22:59:00Z">
        <w:r w:rsidR="004657F6" w:rsidDel="00AE0C28">
          <w:delText>, sowie die Zuordnung von</w:delText>
        </w:r>
      </w:del>
      <w:ins w:id="675" w:author="Stephan Müller" w:date="2019-07-16T22:59:00Z">
        <w:r w:rsidR="00AE0C28">
          <w:t>und</w:t>
        </w:r>
      </w:ins>
      <w:r w:rsidR="004657F6">
        <w:t xml:space="preserve"> </w:t>
      </w:r>
      <w:proofErr w:type="spellStart"/>
      <w:r w:rsidR="004657F6">
        <w:t>Step</w:t>
      </w:r>
      <w:proofErr w:type="spellEnd"/>
      <w:r w:rsidR="004657F6">
        <w:t xml:space="preserve"> zu </w:t>
      </w:r>
      <w:proofErr w:type="spellStart"/>
      <w:r w:rsidR="004657F6">
        <w:t>Step</w:t>
      </w:r>
      <w:proofErr w:type="spellEnd"/>
      <w:r w:rsidR="004657F6">
        <w:t>-Definition</w:t>
      </w:r>
      <w:ins w:id="676" w:author="Stephan Müller" w:date="2019-07-16T22:59:00Z">
        <w:r w:rsidR="00AE0C28">
          <w:t xml:space="preserve"> zugeordnet</w:t>
        </w:r>
      </w:ins>
      <w:r w:rsidR="00AE1820" w:rsidRPr="004657F6">
        <w:t>.</w:t>
      </w:r>
      <w:del w:id="677" w:author="Stephan Müller" w:date="2019-07-16T22:59:00Z">
        <w:r w:rsidR="00AE1820" w:rsidRPr="004657F6" w:rsidDel="00AE0C28">
          <w:delText xml:space="preserve"> </w:delText>
        </w:r>
      </w:del>
    </w:p>
    <w:p w14:paraId="41CB7661" w14:textId="763F258E" w:rsidR="004657F6" w:rsidRPr="004657F6" w:rsidRDefault="00352F7B" w:rsidP="004657F6">
      <w:pPr>
        <w:pStyle w:val="Flietext"/>
      </w:pPr>
      <w:ins w:id="678" w:author="Stephan Müller" w:date="2019-07-16T23:00:00Z">
        <w:r>
          <w:t xml:space="preserve">Die Ausführung eines </w:t>
        </w:r>
        <w:proofErr w:type="spellStart"/>
        <w:r>
          <w:t>Cucumber</w:t>
        </w:r>
        <w:proofErr w:type="spellEnd"/>
        <w:r>
          <w:t xml:space="preserve">-Tests erfolgt in </w:t>
        </w:r>
      </w:ins>
      <w:ins w:id="679" w:author="Stephan Müller" w:date="2019-07-16T23:01:00Z">
        <w:r>
          <w:t>der beschriebenen Reihenfolge</w:t>
        </w:r>
      </w:ins>
      <w:ins w:id="680" w:author="Stephan Müller" w:date="2019-07-16T23:00:00Z">
        <w:r>
          <w:t>:</w:t>
        </w:r>
      </w:ins>
      <w:del w:id="681" w:author="Stephan Müller" w:date="2019-07-16T23:00:00Z">
        <w:r w:rsidR="004657F6" w:rsidDel="00352F7B">
          <w:delText>Es entstehen dabei folgende Listen</w:delText>
        </w:r>
        <w:r w:rsidR="0050404A" w:rsidDel="00352F7B">
          <w:delText xml:space="preserve"> mit Methoden</w:delText>
        </w:r>
        <w:r w:rsidR="004657F6" w:rsidDel="00352F7B">
          <w:delText xml:space="preserve">, die </w:delText>
        </w:r>
        <w:r w:rsidR="0050404A" w:rsidDel="00352F7B">
          <w:delText>nacheinander entsprechend der Nummerierung</w:delText>
        </w:r>
        <w:r w:rsidR="004657F6" w:rsidDel="00352F7B">
          <w:delText xml:space="preserve"> ausgeführt werden:</w:delText>
        </w:r>
      </w:del>
    </w:p>
    <w:p w14:paraId="09201B43" w14:textId="0489EF7D" w:rsidR="00AE1820" w:rsidRPr="004657F6" w:rsidRDefault="004657F6" w:rsidP="008F1065">
      <w:pPr>
        <w:pStyle w:val="Flietext"/>
        <w:numPr>
          <w:ilvl w:val="0"/>
          <w:numId w:val="29"/>
        </w:numPr>
        <w:ind w:hanging="76"/>
      </w:pPr>
      <w:proofErr w:type="spellStart"/>
      <w:r>
        <w:t>Before</w:t>
      </w:r>
      <w:proofErr w:type="spellEnd"/>
      <w:r>
        <w:t>-Hooks</w:t>
      </w:r>
    </w:p>
    <w:p w14:paraId="039FF92A" w14:textId="57E9A4E9" w:rsidR="00AE1820" w:rsidRPr="004657F6" w:rsidRDefault="004657F6" w:rsidP="008F1065">
      <w:pPr>
        <w:pStyle w:val="Flietext"/>
        <w:numPr>
          <w:ilvl w:val="0"/>
          <w:numId w:val="29"/>
        </w:numPr>
        <w:ind w:hanging="76"/>
      </w:pPr>
      <w:r>
        <w:t>Matches:</w:t>
      </w:r>
      <w:r w:rsidR="00AE1820" w:rsidRPr="004657F6">
        <w:t xml:space="preserve"> Jeder Match enthält wiederum Listen an auszuführenden Methoden:</w:t>
      </w:r>
    </w:p>
    <w:p w14:paraId="337E8767" w14:textId="39685F14" w:rsidR="00AE1820" w:rsidRPr="004657F6" w:rsidRDefault="00AE1820" w:rsidP="008F1065">
      <w:pPr>
        <w:pStyle w:val="Flietext"/>
        <w:numPr>
          <w:ilvl w:val="1"/>
          <w:numId w:val="29"/>
        </w:numPr>
        <w:ind w:hanging="76"/>
      </w:pPr>
      <w:proofErr w:type="spellStart"/>
      <w:r w:rsidRPr="004657F6">
        <w:t>BeforeStep</w:t>
      </w:r>
      <w:proofErr w:type="spellEnd"/>
      <w:r w:rsidRPr="004657F6">
        <w:t>-Hooks</w:t>
      </w:r>
    </w:p>
    <w:p w14:paraId="53EEB5EA" w14:textId="4ACDF89C" w:rsidR="00AE1820" w:rsidRPr="004657F6" w:rsidRDefault="004657F6" w:rsidP="008F1065">
      <w:pPr>
        <w:pStyle w:val="Flietext"/>
        <w:numPr>
          <w:ilvl w:val="1"/>
          <w:numId w:val="29"/>
        </w:numPr>
        <w:ind w:hanging="76"/>
      </w:pPr>
      <w:proofErr w:type="spellStart"/>
      <w:r>
        <w:t>Step</w:t>
      </w:r>
      <w:proofErr w:type="spellEnd"/>
      <w:r w:rsidR="00AE1820" w:rsidRPr="004657F6">
        <w:t>-Definitionen</w:t>
      </w:r>
    </w:p>
    <w:p w14:paraId="033A0AF8" w14:textId="5AC767F0" w:rsidR="00AE1820" w:rsidRPr="004657F6" w:rsidRDefault="00AE1820" w:rsidP="008F1065">
      <w:pPr>
        <w:pStyle w:val="Flietext"/>
        <w:numPr>
          <w:ilvl w:val="1"/>
          <w:numId w:val="29"/>
        </w:numPr>
        <w:ind w:hanging="76"/>
      </w:pPr>
      <w:proofErr w:type="spellStart"/>
      <w:r w:rsidRPr="004657F6">
        <w:t>AfterStep</w:t>
      </w:r>
      <w:proofErr w:type="spellEnd"/>
      <w:r w:rsidRPr="004657F6">
        <w:t>-Hooks</w:t>
      </w:r>
    </w:p>
    <w:p w14:paraId="4126FAED" w14:textId="2EEB5847" w:rsidR="00AE1820" w:rsidRPr="004657F6" w:rsidRDefault="00AE1820" w:rsidP="008F1065">
      <w:pPr>
        <w:pStyle w:val="Flietext"/>
        <w:numPr>
          <w:ilvl w:val="0"/>
          <w:numId w:val="29"/>
        </w:numPr>
        <w:ind w:hanging="76"/>
      </w:pPr>
      <w:r w:rsidRPr="004657F6">
        <w:t>After-Hooks</w:t>
      </w:r>
    </w:p>
    <w:p w14:paraId="5390E140" w14:textId="14C36AD5" w:rsidR="00AE1820" w:rsidRPr="004657F6" w:rsidRDefault="00B16FA8" w:rsidP="00AE1820">
      <w:pPr>
        <w:pStyle w:val="Flietext"/>
      </w:pPr>
      <w:r w:rsidRPr="004657F6">
        <w:t xml:space="preserve">Wird für einen </w:t>
      </w:r>
      <w:proofErr w:type="spellStart"/>
      <w:r w:rsidRPr="004657F6">
        <w:t>Step</w:t>
      </w:r>
      <w:proofErr w:type="spellEnd"/>
      <w:r w:rsidRPr="004657F6">
        <w:t xml:space="preserve"> keine passende </w:t>
      </w:r>
      <w:proofErr w:type="spellStart"/>
      <w:r w:rsidRPr="004657F6">
        <w:t>Step</w:t>
      </w:r>
      <w:proofErr w:type="spellEnd"/>
      <w:r w:rsidR="00FA5C1B" w:rsidRPr="004657F6">
        <w:t>-</w:t>
      </w:r>
      <w:r w:rsidRPr="004657F6">
        <w:t>Definition gefunden</w:t>
      </w:r>
      <w:ins w:id="682" w:author="Stephan Müller" w:date="2019-07-16T23:01:00Z">
        <w:r w:rsidR="00352F7B">
          <w:t>,</w:t>
        </w:r>
      </w:ins>
      <w:r w:rsidRPr="004657F6">
        <w:t xml:space="preserve"> </w:t>
      </w:r>
      <w:commentRangeStart w:id="683"/>
      <w:del w:id="684" w:author="Stephan Müller" w:date="2019-07-16T23:01:00Z">
        <w:r w:rsidR="001973D2" w:rsidDel="00352F7B">
          <w:delText xml:space="preserve">wird </w:delText>
        </w:r>
      </w:del>
      <w:ins w:id="685" w:author="Stephan Müller" w:date="2019-07-16T23:01:00Z">
        <w:r w:rsidR="00352F7B">
          <w:t xml:space="preserve">gibt </w:t>
        </w:r>
      </w:ins>
      <w:del w:id="686" w:author="Stephan Müller" w:date="2019-07-16T23:01:00Z">
        <w:r w:rsidR="001973D2" w:rsidDel="00352F7B">
          <w:delText xml:space="preserve">von </w:delText>
        </w:r>
      </w:del>
      <w:proofErr w:type="spellStart"/>
      <w:r w:rsidR="001973D2">
        <w:t>Cucumber</w:t>
      </w:r>
      <w:proofErr w:type="spellEnd"/>
      <w:r w:rsidR="001973D2">
        <w:t xml:space="preserve"> </w:t>
      </w:r>
      <w:r w:rsidR="0050404A">
        <w:t xml:space="preserve">eine </w:t>
      </w:r>
      <w:del w:id="687" w:author="Stephan Müller" w:date="2019-07-16T23:02:00Z">
        <w:r w:rsidR="0050404A" w:rsidDel="00352F7B">
          <w:delText xml:space="preserve">auf </w:delText>
        </w:r>
      </w:del>
      <w:ins w:id="688" w:author="Stephan Müller" w:date="2019-07-16T23:02:00Z">
        <w:r w:rsidR="00352F7B">
          <w:t xml:space="preserve">zu </w:t>
        </w:r>
      </w:ins>
      <w:del w:id="689" w:author="Stephan Müller" w:date="2019-07-16T23:02:00Z">
        <w:r w:rsidR="0050404A" w:rsidDel="00352F7B">
          <w:delText xml:space="preserve">den </w:delText>
        </w:r>
      </w:del>
      <w:ins w:id="690" w:author="Stephan Müller" w:date="2019-07-16T23:02:00Z">
        <w:r w:rsidR="00352F7B">
          <w:t xml:space="preserve">dem </w:t>
        </w:r>
      </w:ins>
      <w:proofErr w:type="spellStart"/>
      <w:r w:rsidR="0050404A">
        <w:t>Step</w:t>
      </w:r>
      <w:proofErr w:type="spellEnd"/>
      <w:r w:rsidR="0050404A">
        <w:t xml:space="preserve"> passende </w:t>
      </w:r>
      <w:proofErr w:type="spellStart"/>
      <w:r w:rsidR="0050404A">
        <w:t>Step</w:t>
      </w:r>
      <w:proofErr w:type="spellEnd"/>
      <w:r w:rsidR="0050404A">
        <w:t>-Definition aus</w:t>
      </w:r>
      <w:del w:id="691" w:author="Stephan Müller" w:date="2019-07-16T23:01:00Z">
        <w:r w:rsidR="0050404A" w:rsidDel="00352F7B">
          <w:delText>gegeben</w:delText>
        </w:r>
      </w:del>
      <w:r w:rsidR="0050404A">
        <w:t xml:space="preserve">. Diese wirft zunächst eine </w:t>
      </w:r>
      <w:proofErr w:type="spellStart"/>
      <w:r w:rsidR="0050404A">
        <w:t>PendingException</w:t>
      </w:r>
      <w:proofErr w:type="spellEnd"/>
      <w:r w:rsidR="0050404A">
        <w:t>, um darauf hinzuweisen, dass sie noch ausimplementiert werden muss.</w:t>
      </w:r>
      <w:commentRangeEnd w:id="683"/>
      <w:r w:rsidR="00352F7B">
        <w:rPr>
          <w:rStyle w:val="Kommentarzeichen"/>
          <w:rFonts w:cstheme="minorBidi"/>
        </w:rPr>
        <w:commentReference w:id="683"/>
      </w:r>
    </w:p>
    <w:p w14:paraId="1DFF6B16" w14:textId="416C71D0" w:rsidR="00FC0E4B" w:rsidRPr="004657F6" w:rsidRDefault="00C7680B" w:rsidP="00AE1820">
      <w:pPr>
        <w:pStyle w:val="Flietext"/>
      </w:pPr>
      <w:del w:id="692" w:author="Stephan Müller" w:date="2019-07-16T23:03:00Z">
        <w:r w:rsidRPr="004657F6" w:rsidDel="00352F7B">
          <w:delText xml:space="preserve">Jede </w:delText>
        </w:r>
      </w:del>
      <w:ins w:id="693" w:author="Stephan Müller" w:date="2019-07-16T23:03:00Z">
        <w:r w:rsidR="00352F7B">
          <w:t>Alle</w:t>
        </w:r>
        <w:r w:rsidR="00352F7B" w:rsidRPr="004657F6">
          <w:t xml:space="preserve"> </w:t>
        </w:r>
      </w:ins>
      <w:r w:rsidR="00DB6C00" w:rsidRPr="004657F6">
        <w:t>ausgeführte</w:t>
      </w:r>
      <w:ins w:id="694" w:author="Stephan Müller" w:date="2019-07-16T23:03:00Z">
        <w:r w:rsidR="00352F7B">
          <w:t>n</w:t>
        </w:r>
      </w:ins>
      <w:r w:rsidR="00DB6C00" w:rsidRPr="004657F6">
        <w:t xml:space="preserve"> Methode</w:t>
      </w:r>
      <w:ins w:id="695" w:author="Stephan Müller" w:date="2019-07-16T23:03:00Z">
        <w:r w:rsidR="00352F7B">
          <w:t>n</w:t>
        </w:r>
      </w:ins>
      <w:r w:rsidR="00DB6C00" w:rsidRPr="004657F6">
        <w:t xml:space="preserve">, auch die Hooks, </w:t>
      </w:r>
      <w:del w:id="696" w:author="Stephan Müller" w:date="2019-07-16T23:04:00Z">
        <w:r w:rsidR="00DB6C00" w:rsidRPr="004657F6" w:rsidDel="00352F7B">
          <w:delText xml:space="preserve">sind Implementierungen der abstrakten Klasse „TestStep“ und </w:delText>
        </w:r>
      </w:del>
      <w:r w:rsidR="00DB6C00" w:rsidRPr="004657F6">
        <w:t xml:space="preserve">erhalten ein Ergebnis (vgl. </w:t>
      </w:r>
      <w:r w:rsidR="00B30087" w:rsidRPr="004657F6">
        <w:t xml:space="preserve">Kap. 3.2.1 </w:t>
      </w:r>
      <w:r w:rsidR="00DB6C00" w:rsidRPr="004657F6">
        <w:t xml:space="preserve">Tabelle </w:t>
      </w:r>
      <w:r w:rsidR="00B53B1F" w:rsidRPr="004657F6">
        <w:t>1</w:t>
      </w:r>
      <w:r w:rsidR="00DB6C00" w:rsidRPr="004657F6">
        <w:t xml:space="preserve">). Wird ein </w:t>
      </w:r>
      <w:proofErr w:type="spellStart"/>
      <w:r w:rsidR="00DB6C00" w:rsidRPr="004657F6">
        <w:t>Step</w:t>
      </w:r>
      <w:proofErr w:type="spellEnd"/>
      <w:r w:rsidR="00DB6C00" w:rsidRPr="004657F6">
        <w:t xml:space="preserve"> anders </w:t>
      </w:r>
      <w:del w:id="697" w:author="Stephan Müller" w:date="2019-07-16T23:04:00Z">
        <w:r w:rsidR="00DB6C00" w:rsidRPr="004657F6" w:rsidDel="00352F7B">
          <w:delText xml:space="preserve">bewertet </w:delText>
        </w:r>
      </w:del>
      <w:r w:rsidR="00DB6C00" w:rsidRPr="004657F6">
        <w:t>als mit PASSED</w:t>
      </w:r>
      <w:ins w:id="698" w:author="Stephan Müller" w:date="2019-07-16T23:04:00Z">
        <w:r w:rsidR="00352F7B">
          <w:t xml:space="preserve"> </w:t>
        </w:r>
        <w:r w:rsidR="00352F7B" w:rsidRPr="004657F6">
          <w:t>bewertet</w:t>
        </w:r>
      </w:ins>
      <w:r w:rsidR="00DB6C00" w:rsidRPr="004657F6">
        <w:t xml:space="preserve">, </w:t>
      </w:r>
      <w:del w:id="699" w:author="Stephan Müller" w:date="2019-07-16T23:05:00Z">
        <w:r w:rsidR="008E6D33" w:rsidRPr="004657F6" w:rsidDel="00352F7B">
          <w:delText xml:space="preserve">wird der eventuelle </w:delText>
        </w:r>
        <w:r w:rsidR="00AE1820" w:rsidRPr="004657F6" w:rsidDel="00352F7B">
          <w:delText>„</w:delText>
        </w:r>
        <w:r w:rsidR="008E6D33" w:rsidRPr="004657F6" w:rsidDel="00352F7B">
          <w:delText>AfterStep</w:delText>
        </w:r>
        <w:r w:rsidR="00AE1820" w:rsidRPr="004657F6" w:rsidDel="00352F7B">
          <w:delText>“-</w:delText>
        </w:r>
        <w:r w:rsidR="008E6D33" w:rsidRPr="004657F6" w:rsidDel="00352F7B">
          <w:delText xml:space="preserve"> bzw. </w:delText>
        </w:r>
        <w:r w:rsidR="00AE1820" w:rsidRPr="004657F6" w:rsidDel="00352F7B">
          <w:delText>„</w:delText>
        </w:r>
        <w:r w:rsidR="008E6D33" w:rsidRPr="004657F6" w:rsidDel="00352F7B">
          <w:delText>After</w:delText>
        </w:r>
        <w:r w:rsidR="00AE1820" w:rsidRPr="004657F6" w:rsidDel="00352F7B">
          <w:delText>“-</w:delText>
        </w:r>
        <w:r w:rsidR="008E6D33" w:rsidRPr="004657F6" w:rsidDel="00352F7B">
          <w:delText xml:space="preserve"> Hook noch ausgeführt, jedoch </w:delText>
        </w:r>
      </w:del>
      <w:r w:rsidR="008E6D33" w:rsidRPr="004657F6">
        <w:t xml:space="preserve">werden alle weiteren </w:t>
      </w:r>
      <w:proofErr w:type="spellStart"/>
      <w:r w:rsidR="008E6D33" w:rsidRPr="004657F6">
        <w:t>Steps</w:t>
      </w:r>
      <w:proofErr w:type="spellEnd"/>
      <w:r w:rsidR="008E6D33" w:rsidRPr="004657F6">
        <w:t xml:space="preserve"> </w:t>
      </w:r>
      <w:r w:rsidR="008E6D33" w:rsidRPr="004657F6">
        <w:lastRenderedPageBreak/>
        <w:t>des Szenarios als SKIPPED bewertet und übersprungen.</w:t>
      </w:r>
      <w:ins w:id="700" w:author="Stephan Müller" w:date="2019-07-16T23:05:00Z">
        <w:r w:rsidR="00352F7B">
          <w:t xml:space="preserve"> Ein</w:t>
        </w:r>
      </w:ins>
      <w:ins w:id="701" w:author="Stephan Müller" w:date="2019-07-16T23:06:00Z">
        <w:r w:rsidR="00352F7B">
          <w:t>e</w:t>
        </w:r>
      </w:ins>
      <w:ins w:id="702" w:author="Stephan Müller" w:date="2019-07-16T23:05:00Z">
        <w:r w:rsidR="00352F7B">
          <w:t xml:space="preserve"> Ausnahme bilden </w:t>
        </w:r>
      </w:ins>
      <w:ins w:id="703" w:author="Stephan Müller" w:date="2019-07-16T23:07:00Z">
        <w:r w:rsidR="002973E0">
          <w:t>die</w:t>
        </w:r>
      </w:ins>
      <w:ins w:id="704" w:author="Stephan Müller" w:date="2019-07-16T23:05:00Z">
        <w:r w:rsidR="00352F7B" w:rsidRPr="004657F6">
          <w:t xml:space="preserve"> </w:t>
        </w:r>
        <w:r w:rsidR="00352F7B">
          <w:t>optionale</w:t>
        </w:r>
      </w:ins>
      <w:ins w:id="705" w:author="Stephan Müller" w:date="2019-07-16T23:07:00Z">
        <w:r w:rsidR="002973E0">
          <w:t>n</w:t>
        </w:r>
      </w:ins>
      <w:ins w:id="706" w:author="Stephan Müller" w:date="2019-07-16T23:05:00Z">
        <w:r w:rsidR="00352F7B" w:rsidRPr="004657F6">
          <w:t xml:space="preserve"> „</w:t>
        </w:r>
        <w:proofErr w:type="spellStart"/>
        <w:r w:rsidR="00352F7B" w:rsidRPr="004657F6">
          <w:t>AfterStep</w:t>
        </w:r>
        <w:proofErr w:type="spellEnd"/>
        <w:r w:rsidR="00352F7B" w:rsidRPr="004657F6">
          <w:t>“</w:t>
        </w:r>
      </w:ins>
      <w:ins w:id="707" w:author="Stephan Müller" w:date="2019-07-16T23:07:00Z">
        <w:r w:rsidR="002973E0">
          <w:t>-</w:t>
        </w:r>
      </w:ins>
      <w:ins w:id="708" w:author="Stephan Müller" w:date="2019-07-16T23:05:00Z">
        <w:r w:rsidR="00352F7B" w:rsidRPr="004657F6">
          <w:t xml:space="preserve"> </w:t>
        </w:r>
        <w:r w:rsidR="00352F7B">
          <w:t>und</w:t>
        </w:r>
        <w:r w:rsidR="00352F7B" w:rsidRPr="004657F6">
          <w:t xml:space="preserve"> „After“-Hook</w:t>
        </w:r>
      </w:ins>
      <w:ins w:id="709" w:author="Stephan Müller" w:date="2019-07-16T23:06:00Z">
        <w:r w:rsidR="00352F7B">
          <w:t>, die in jedem Fall ausgeführt werden.</w:t>
        </w:r>
      </w:ins>
    </w:p>
    <w:p w14:paraId="4B01B52B" w14:textId="3C7B8CD8" w:rsidR="008E6D33" w:rsidRPr="004657F6" w:rsidDel="002973E0" w:rsidRDefault="008E6D33" w:rsidP="00E10211">
      <w:pPr>
        <w:pStyle w:val="Flietext"/>
        <w:rPr>
          <w:del w:id="710" w:author="Stephan Müller" w:date="2019-07-16T23:07:00Z"/>
        </w:rPr>
      </w:pPr>
      <w:r w:rsidRPr="004657F6">
        <w:t xml:space="preserve">Nachdem alle </w:t>
      </w:r>
      <w:proofErr w:type="spellStart"/>
      <w:r w:rsidRPr="004657F6">
        <w:t>TestSteps</w:t>
      </w:r>
      <w:proofErr w:type="spellEnd"/>
      <w:r w:rsidRPr="004657F6">
        <w:t xml:space="preserve"> ausgeführt wurden wird das Szenario an sich bewertet (vgl. Kap. </w:t>
      </w:r>
      <w:r w:rsidR="00B53B1F" w:rsidRPr="004657F6">
        <w:t>3.2.1</w:t>
      </w:r>
      <w:r w:rsidRPr="004657F6">
        <w:t xml:space="preserve">) und alle Instanzen der </w:t>
      </w:r>
      <w:proofErr w:type="spellStart"/>
      <w:r w:rsidRPr="004657F6">
        <w:t>glue</w:t>
      </w:r>
      <w:proofErr w:type="spellEnd"/>
      <w:r w:rsidR="00FA5C1B" w:rsidRPr="004657F6">
        <w:t>-</w:t>
      </w:r>
      <w:r w:rsidRPr="004657F6">
        <w:t xml:space="preserve">Klassen </w:t>
      </w:r>
      <w:del w:id="711" w:author="Stephan Müller" w:date="2019-07-16T23:07:00Z">
        <w:r w:rsidRPr="004657F6" w:rsidDel="002973E0">
          <w:delText xml:space="preserve">werden </w:delText>
        </w:r>
      </w:del>
      <w:r w:rsidRPr="004657F6">
        <w:t xml:space="preserve">dem </w:t>
      </w:r>
      <w:proofErr w:type="spellStart"/>
      <w:r w:rsidRPr="004657F6">
        <w:t>Garbage</w:t>
      </w:r>
      <w:proofErr w:type="spellEnd"/>
      <w:r w:rsidRPr="004657F6">
        <w:t xml:space="preserve"> </w:t>
      </w:r>
      <w:proofErr w:type="spellStart"/>
      <w:r w:rsidRPr="004657F6">
        <w:t>Collector</w:t>
      </w:r>
      <w:proofErr w:type="spellEnd"/>
      <w:r w:rsidRPr="004657F6">
        <w:t xml:space="preserve"> zugeführt. </w:t>
      </w:r>
    </w:p>
    <w:p w14:paraId="57EBED63" w14:textId="6AD7155B" w:rsidR="00A16E60" w:rsidRPr="006A019C" w:rsidRDefault="00A16E60" w:rsidP="00E10211">
      <w:pPr>
        <w:pStyle w:val="Flietext"/>
      </w:pPr>
      <w:r w:rsidRPr="004657F6">
        <w:t xml:space="preserve">Dieses Vorgehen geschieht iterativ, bis alle </w:t>
      </w:r>
      <w:r w:rsidR="00AE1820" w:rsidRPr="004657F6">
        <w:t xml:space="preserve">Szenarien </w:t>
      </w:r>
      <w:r w:rsidRPr="004657F6">
        <w:t>aller Feature</w:t>
      </w:r>
      <w:r w:rsidR="00FA5C1B" w:rsidRPr="004657F6">
        <w:t>-</w:t>
      </w:r>
      <w:r w:rsidRPr="004657F6">
        <w:t>Dateien ausgeführt wurden.</w:t>
      </w:r>
    </w:p>
    <w:p w14:paraId="45A4CC21" w14:textId="3A2B5BBD" w:rsidR="00930D55" w:rsidRDefault="00930D55" w:rsidP="000F6576">
      <w:pPr>
        <w:pStyle w:val="Ebene2"/>
      </w:pPr>
      <w:bookmarkStart w:id="712" w:name="_Toc14296608"/>
      <w:r>
        <w:t>Best Practices</w:t>
      </w:r>
      <w:bookmarkEnd w:id="712"/>
    </w:p>
    <w:p w14:paraId="2C6B380E" w14:textId="469D7B39" w:rsidR="00B30087" w:rsidRDefault="00B30087" w:rsidP="00B30087">
      <w:pPr>
        <w:pStyle w:val="Ebene3"/>
      </w:pPr>
      <w:bookmarkStart w:id="713" w:name="_Toc14296609"/>
      <w:r>
        <w:t>Vorgehen</w:t>
      </w:r>
      <w:bookmarkEnd w:id="713"/>
    </w:p>
    <w:p w14:paraId="4AC14545" w14:textId="5B1596B1" w:rsidR="00EB66FC" w:rsidRDefault="00B30087" w:rsidP="00AE5525">
      <w:pPr>
        <w:pStyle w:val="Flietext"/>
      </w:pPr>
      <w:proofErr w:type="spellStart"/>
      <w:r>
        <w:t>Cucumber</w:t>
      </w:r>
      <w:proofErr w:type="spellEnd"/>
      <w:r w:rsidR="008976FC">
        <w:t xml:space="preserve"> unterstützt das Vorgehen</w:t>
      </w:r>
      <w:r>
        <w:t xml:space="preserve"> nach BDD </w:t>
      </w:r>
      <w:r w:rsidR="00AE5525">
        <w:t>(vgl. Kapitel 2.2)</w:t>
      </w:r>
      <w:r w:rsidR="008976FC">
        <w:t xml:space="preserve">. Wurden im Rahmen eines </w:t>
      </w:r>
      <w:proofErr w:type="spellStart"/>
      <w:r w:rsidR="008976FC">
        <w:t>Three</w:t>
      </w:r>
      <w:proofErr w:type="spellEnd"/>
      <w:r w:rsidR="008976FC">
        <w:t>-Amigo Workshops bereits Szenarien erstellt, empfiehlt es sich diese in Feature-Dateien abzulegen. Anschließend kann</w:t>
      </w:r>
      <w:r w:rsidR="00AE5525">
        <w:t xml:space="preserve"> </w:t>
      </w:r>
      <w:proofErr w:type="spellStart"/>
      <w:r w:rsidR="00AE5525">
        <w:t>Cucumber</w:t>
      </w:r>
      <w:proofErr w:type="spellEnd"/>
      <w:r w:rsidR="00AE5525">
        <w:t xml:space="preserve"> genutzt werden, </w:t>
      </w:r>
      <w:r w:rsidR="008976FC">
        <w:t xml:space="preserve">um die noch </w:t>
      </w:r>
      <w:r w:rsidR="00E46CF7">
        <w:t>nichtexistierenden</w:t>
      </w:r>
      <w:r w:rsidR="008976FC">
        <w:t xml:space="preserve"> </w:t>
      </w:r>
      <w:proofErr w:type="spellStart"/>
      <w:r w:rsidR="00AE5525">
        <w:t>Step</w:t>
      </w:r>
      <w:proofErr w:type="spellEnd"/>
      <w:r w:rsidR="00AE5525">
        <w:t xml:space="preserve">-Definitionen </w:t>
      </w:r>
      <w:r w:rsidR="008976FC">
        <w:t xml:space="preserve">als </w:t>
      </w:r>
      <w:r w:rsidR="00EB66FC">
        <w:t>„</w:t>
      </w:r>
      <w:r w:rsidR="008976FC">
        <w:t>leere</w:t>
      </w:r>
      <w:r w:rsidR="00EB66FC">
        <w:t xml:space="preserve">“ (wirft beim Aufruf lediglich eine </w:t>
      </w:r>
      <w:proofErr w:type="spellStart"/>
      <w:r w:rsidR="00EB66FC">
        <w:t>PendigException</w:t>
      </w:r>
      <w:proofErr w:type="spellEnd"/>
      <w:r w:rsidR="00EB66FC">
        <w:t>)</w:t>
      </w:r>
      <w:r w:rsidR="008976FC">
        <w:t xml:space="preserve"> Methoden </w:t>
      </w:r>
      <w:r w:rsidR="00AE5525">
        <w:t>erstellen zu lassen (vgl. Kapitel 3.3.4).</w:t>
      </w:r>
      <w:r>
        <w:t xml:space="preserve"> </w:t>
      </w:r>
      <w:r w:rsidR="00EB66FC">
        <w:t xml:space="preserve">Diese </w:t>
      </w:r>
      <w:r w:rsidR="00E46CF7">
        <w:t>werden in einem Terminal ausgegeben und können in eine beliebige Klasse kopiert und dort ausimplementiert werden.</w:t>
      </w:r>
    </w:p>
    <w:p w14:paraId="19A06AA5" w14:textId="459A8736" w:rsidR="00681F38" w:rsidRDefault="0078494A" w:rsidP="00AE5525">
      <w:pPr>
        <w:pStyle w:val="Ebene3"/>
      </w:pPr>
      <w:bookmarkStart w:id="714" w:name="_Toc14296610"/>
      <w:r>
        <w:t xml:space="preserve">Regressionsfähige (unabhängige) </w:t>
      </w:r>
      <w:r w:rsidR="00681F38">
        <w:t>Szenarien</w:t>
      </w:r>
      <w:bookmarkEnd w:id="714"/>
    </w:p>
    <w:p w14:paraId="28BAEA4E" w14:textId="1D68719B" w:rsidR="0078494A" w:rsidRDefault="00B97C9B" w:rsidP="00681F38">
      <w:pPr>
        <w:pStyle w:val="Flietext"/>
      </w:pPr>
      <w:r>
        <w:t xml:space="preserve">Jedes Szenario definiert seinen eigenen Anfangszustand, das </w:t>
      </w:r>
      <w:r w:rsidR="00CF7690">
        <w:t xml:space="preserve">auszuführende </w:t>
      </w:r>
      <w:r>
        <w:t>Event und den gewünschten Endzustand</w:t>
      </w:r>
      <w:r w:rsidR="00813015">
        <w:t xml:space="preserve">. Dadurch ist </w:t>
      </w:r>
      <w:r w:rsidR="0078494A">
        <w:t>sichergestellt</w:t>
      </w:r>
      <w:r w:rsidR="00813015">
        <w:t xml:space="preserve">, dass Szenarien unabhängig voneinander sind und nicht von der Ausführung </w:t>
      </w:r>
      <w:r w:rsidR="00205E22">
        <w:t xml:space="preserve">anderer </w:t>
      </w:r>
      <w:r w:rsidR="00813015">
        <w:t xml:space="preserve">Szenarien </w:t>
      </w:r>
      <w:r w:rsidR="00AE5525">
        <w:t>beeinflusst werden</w:t>
      </w:r>
      <w:r w:rsidR="00813015">
        <w:t xml:space="preserve">. </w:t>
      </w:r>
    </w:p>
    <w:p w14:paraId="71E900DF" w14:textId="252F97E4" w:rsidR="00B97C9B" w:rsidRDefault="0078494A" w:rsidP="0078494A">
      <w:pPr>
        <w:pStyle w:val="Flietext"/>
      </w:pPr>
      <w:r>
        <w:t>Ein Szenario ist regressionsfähig, wenn es unabhängig von der Anzahl der eigene</w:t>
      </w:r>
      <w:r w:rsidR="00946C3F">
        <w:t>n</w:t>
      </w:r>
      <w:r>
        <w:t xml:space="preserve"> Ausführung</w:t>
      </w:r>
      <w:r w:rsidR="00EB66FC">
        <w:t>en</w:t>
      </w:r>
      <w:r>
        <w:t xml:space="preserve"> sowie unabhängig von der Änderung, Löschung, Ausführung bzw. nicht Ausführung anderer Szenarien</w:t>
      </w:r>
      <w:r w:rsidR="00AE5525">
        <w:t>,</w:t>
      </w:r>
      <w:r>
        <w:t xml:space="preserve"> immer dasselbe Ergebnis liefert</w:t>
      </w:r>
      <w:r w:rsidR="00B569E5">
        <w:t xml:space="preserve">. </w:t>
      </w:r>
    </w:p>
    <w:p w14:paraId="2DE2C91D" w14:textId="3CC748B4" w:rsidR="007C1249" w:rsidRDefault="007C1249" w:rsidP="0078494A">
      <w:pPr>
        <w:pStyle w:val="Flietext"/>
      </w:pPr>
      <w:r>
        <w:t xml:space="preserve">Die Zustände, auf die die </w:t>
      </w:r>
      <w:proofErr w:type="spellStart"/>
      <w:r>
        <w:t>Step-Defintionen</w:t>
      </w:r>
      <w:proofErr w:type="spellEnd"/>
      <w:r>
        <w:t xml:space="preserve"> zugreifen, sollten somit in jedem Szenario neu gesetzt, bzw. initialisiert werden.</w:t>
      </w:r>
    </w:p>
    <w:p w14:paraId="0174CDEF" w14:textId="1A00EB74" w:rsidR="00946C3F" w:rsidRDefault="00946C3F" w:rsidP="00946C3F">
      <w:pPr>
        <w:pStyle w:val="Flietext"/>
      </w:pPr>
      <w:commentRangeStart w:id="715"/>
      <w:proofErr w:type="spellStart"/>
      <w:r>
        <w:t>Cucumber</w:t>
      </w:r>
      <w:proofErr w:type="spellEnd"/>
      <w:r>
        <w:t xml:space="preserve"> unterstützt dies indem es für jedes Szenario neue Instanzen der </w:t>
      </w:r>
      <w:proofErr w:type="spellStart"/>
      <w:r>
        <w:t>glue</w:t>
      </w:r>
      <w:proofErr w:type="spellEnd"/>
      <w:r>
        <w:t xml:space="preserve">- Klassen erstellt und so keine Zustände innerhalb der </w:t>
      </w:r>
      <w:proofErr w:type="spellStart"/>
      <w:r>
        <w:t>glue</w:t>
      </w:r>
      <w:proofErr w:type="spellEnd"/>
      <w:r>
        <w:t xml:space="preserve">-Klassen erhalten bleiben – dies gilt jedoch nicht für </w:t>
      </w:r>
      <w:proofErr w:type="spellStart"/>
      <w:r>
        <w:t>static</w:t>
      </w:r>
      <w:proofErr w:type="spellEnd"/>
      <w:r>
        <w:t xml:space="preserve"> Argumente und der Anwendung an sich.</w:t>
      </w:r>
      <w:commentRangeEnd w:id="715"/>
      <w:r w:rsidR="00EB66FC">
        <w:rPr>
          <w:rStyle w:val="Kommentarzeichen"/>
          <w:rFonts w:cstheme="minorBidi"/>
        </w:rPr>
        <w:commentReference w:id="715"/>
      </w:r>
    </w:p>
    <w:p w14:paraId="2E6551A7" w14:textId="3FDD0F5F" w:rsidR="00E731FE" w:rsidRDefault="00946C3F" w:rsidP="00681F38">
      <w:pPr>
        <w:pStyle w:val="Flietext"/>
      </w:pPr>
      <w:commentRangeStart w:id="716"/>
      <w:r>
        <w:t xml:space="preserve">Damit die Szenarien wirklich unabhängig voneinander sind, müssen auch die Zustände der zu prüfenden Anwendung gesetzt werden. Die </w:t>
      </w:r>
      <w:proofErr w:type="spellStart"/>
      <w:r>
        <w:t>Steps</w:t>
      </w:r>
      <w:proofErr w:type="spellEnd"/>
      <w:r>
        <w:t xml:space="preserve"> der Given- Phase müssen dafür </w:t>
      </w:r>
      <w:r>
        <w:lastRenderedPageBreak/>
        <w:t>den gesamten relevanten Kontext beschreiben. Gerade bei Tests, die Daten aus einer Datenbank überprüfen ist es notwendig im Vorfeld diese korrekt zu setzen.</w:t>
      </w:r>
      <w:commentRangeEnd w:id="716"/>
      <w:r w:rsidR="00EB66FC">
        <w:rPr>
          <w:rStyle w:val="Kommentarzeichen"/>
          <w:rFonts w:cstheme="minorBidi"/>
        </w:rPr>
        <w:commentReference w:id="716"/>
      </w:r>
    </w:p>
    <w:p w14:paraId="3F48B3BD" w14:textId="321AB7A2" w:rsidR="00E731FE" w:rsidRDefault="00E731FE" w:rsidP="00AA190E">
      <w:pPr>
        <w:pStyle w:val="Ebene3"/>
      </w:pPr>
      <w:bookmarkStart w:id="717" w:name="_Toc14296611"/>
      <w:r>
        <w:t>Szenarien wie Geschichten beschreiben</w:t>
      </w:r>
      <w:bookmarkEnd w:id="717"/>
    </w:p>
    <w:p w14:paraId="66133747" w14:textId="4477C67F" w:rsidR="00B97C9B" w:rsidRDefault="00946C3F" w:rsidP="00681F38">
      <w:pPr>
        <w:pStyle w:val="Flietext"/>
      </w:pPr>
      <w:r>
        <w:t xml:space="preserve">Die Szenarien </w:t>
      </w:r>
      <w:r w:rsidR="007C1249">
        <w:t xml:space="preserve">der </w:t>
      </w:r>
      <w:r>
        <w:t>Features stellen konkrete Beispiele dar, die das Verhalten des Systems beschreiben. Damit diese leicht zu verstehen</w:t>
      </w:r>
      <w:r w:rsidR="00EB66FC">
        <w:t xml:space="preserve"> und nachzuvollziehen</w:t>
      </w:r>
      <w:r>
        <w:t xml:space="preserve"> sind</w:t>
      </w:r>
      <w:r w:rsidR="00EB66FC">
        <w:t>,</w:t>
      </w:r>
      <w:r>
        <w:t xml:space="preserve"> sollten sie wie kleine Geschichten aufgebaut sein, die eine Funktion oder einen Teil einer Funktion </w:t>
      </w:r>
      <w:del w:id="718" w:author="Stephan Müller" w:date="2019-07-16T23:09:00Z">
        <w:r w:rsidDel="00CD2DE4">
          <w:delText xml:space="preserve">kurz </w:delText>
        </w:r>
      </w:del>
      <w:r>
        <w:t>beschreiben.</w:t>
      </w:r>
      <w:r>
        <w:rPr>
          <w:rStyle w:val="Funotenzeichen"/>
        </w:rPr>
        <w:footnoteReference w:id="28"/>
      </w:r>
      <w:r>
        <w:t xml:space="preserve"> </w:t>
      </w:r>
      <w:r w:rsidR="00EB66FC">
        <w:t xml:space="preserve">Technische Formulierungen </w:t>
      </w:r>
      <w:r>
        <w:t>sollte</w:t>
      </w:r>
      <w:r w:rsidR="00EB66FC">
        <w:t xml:space="preserve">n </w:t>
      </w:r>
      <w:r w:rsidR="007C1249">
        <w:t xml:space="preserve">für </w:t>
      </w:r>
      <w:r w:rsidR="00EB66FC">
        <w:t>das gemeinsame Verständnis vermieden werden</w:t>
      </w:r>
      <w:r>
        <w:t>.</w:t>
      </w:r>
    </w:p>
    <w:p w14:paraId="4EA75C9B" w14:textId="38A75641" w:rsidR="00B97C9B" w:rsidRDefault="00B97C9B" w:rsidP="00AA190E">
      <w:pPr>
        <w:pStyle w:val="Ebene3"/>
      </w:pPr>
      <w:bookmarkStart w:id="719" w:name="_Toc14296612"/>
      <w:r>
        <w:t xml:space="preserve">Genaues Wording bei den </w:t>
      </w:r>
      <w:proofErr w:type="spellStart"/>
      <w:r>
        <w:t>Steps</w:t>
      </w:r>
      <w:bookmarkEnd w:id="719"/>
      <w:proofErr w:type="spellEnd"/>
    </w:p>
    <w:p w14:paraId="5EADB401" w14:textId="6923AFE2" w:rsidR="00946C3F" w:rsidRDefault="00946C3F" w:rsidP="00946C3F">
      <w:pPr>
        <w:pStyle w:val="Flietext"/>
      </w:pPr>
      <w:r>
        <w:t xml:space="preserve">Bei größeren Anwendungen kann es schnell dazu kommen, dass in mehreren Szenarien ähnlich formulierte </w:t>
      </w:r>
      <w:proofErr w:type="spellStart"/>
      <w:r>
        <w:t>Steps</w:t>
      </w:r>
      <w:proofErr w:type="spellEnd"/>
      <w:r>
        <w:t xml:space="preserve"> vorkommen, mit ihnen jedoch nicht</w:t>
      </w:r>
      <w:r w:rsidR="00F86F7F">
        <w:t xml:space="preserve"> </w:t>
      </w:r>
      <w:r>
        <w:t xml:space="preserve">das gleiche gemeint ist. </w:t>
      </w:r>
    </w:p>
    <w:p w14:paraId="3565DC5D" w14:textId="191345AC" w:rsidR="00DA572E" w:rsidRDefault="00EB66FC" w:rsidP="00681F38">
      <w:pPr>
        <w:pStyle w:val="Flietext"/>
      </w:pPr>
      <w:r>
        <w:t xml:space="preserve">Existieren auf einer </w:t>
      </w:r>
      <w:r w:rsidR="007C1249">
        <w:t xml:space="preserve">Webseite </w:t>
      </w:r>
      <w:r w:rsidR="00946C3F">
        <w:t>verschiedene Buttons</w:t>
      </w:r>
      <w:r>
        <w:t>,</w:t>
      </w:r>
      <w:r w:rsidR="00946C3F">
        <w:t xml:space="preserve"> wäre die Formulierung „</w:t>
      </w:r>
      <w:proofErr w:type="spellStart"/>
      <w:r w:rsidR="00946C3F">
        <w:t>When</w:t>
      </w:r>
      <w:proofErr w:type="spellEnd"/>
      <w:r w:rsidR="00946C3F">
        <w:t xml:space="preserve"> </w:t>
      </w:r>
      <w:proofErr w:type="spellStart"/>
      <w:r w:rsidR="00946C3F">
        <w:t>the</w:t>
      </w:r>
      <w:proofErr w:type="spellEnd"/>
      <w:r w:rsidR="00946C3F">
        <w:t xml:space="preserve"> </w:t>
      </w:r>
      <w:proofErr w:type="spellStart"/>
      <w:r w:rsidR="00946C3F">
        <w:t>client</w:t>
      </w:r>
      <w:proofErr w:type="spellEnd"/>
      <w:r w:rsidR="00946C3F">
        <w:t xml:space="preserve"> </w:t>
      </w:r>
      <w:proofErr w:type="spellStart"/>
      <w:r w:rsidR="007C1249">
        <w:t>clicks</w:t>
      </w:r>
      <w:proofErr w:type="spellEnd"/>
      <w:r w:rsidR="007C1249">
        <w:t xml:space="preserve"> </w:t>
      </w:r>
      <w:proofErr w:type="spellStart"/>
      <w:r w:rsidR="00946C3F">
        <w:t>the</w:t>
      </w:r>
      <w:proofErr w:type="spellEnd"/>
      <w:r w:rsidR="00946C3F">
        <w:t xml:space="preserve"> </w:t>
      </w:r>
      <w:proofErr w:type="spellStart"/>
      <w:r w:rsidR="00946C3F">
        <w:t>button</w:t>
      </w:r>
      <w:proofErr w:type="spellEnd"/>
      <w:r w:rsidR="00946C3F">
        <w:t xml:space="preserve">“ </w:t>
      </w:r>
      <w:r>
        <w:t>nicht eindeutig</w:t>
      </w:r>
      <w:r w:rsidR="00946C3F">
        <w:t xml:space="preserve">. Der </w:t>
      </w:r>
      <w:proofErr w:type="spellStart"/>
      <w:r w:rsidR="00946C3F">
        <w:t>Step</w:t>
      </w:r>
      <w:proofErr w:type="spellEnd"/>
      <w:r w:rsidR="00946C3F">
        <w:t xml:space="preserve"> könnte an verschiedenen Stellen vorkommen,</w:t>
      </w:r>
      <w:r>
        <w:t xml:space="preserve"> sich</w:t>
      </w:r>
      <w:r w:rsidR="00946C3F">
        <w:t xml:space="preserve"> jedoch</w:t>
      </w:r>
      <w:r>
        <w:t xml:space="preserve"> auf</w:t>
      </w:r>
      <w:r w:rsidR="00946C3F">
        <w:t xml:space="preserve"> unterschiedliche Buttons </w:t>
      </w:r>
      <w:r>
        <w:t>beziehen</w:t>
      </w:r>
      <w:r w:rsidR="00946C3F">
        <w:t xml:space="preserve">. </w:t>
      </w:r>
      <w:r w:rsidR="003137DF">
        <w:t xml:space="preserve">Da jedoch immer dieselbe </w:t>
      </w:r>
      <w:proofErr w:type="spellStart"/>
      <w:r w:rsidR="00946C3F">
        <w:t>Step</w:t>
      </w:r>
      <w:proofErr w:type="spellEnd"/>
      <w:r w:rsidR="00946C3F">
        <w:t>-Definition</w:t>
      </w:r>
      <w:r w:rsidR="003137DF">
        <w:t xml:space="preserve"> ausgeführt wird, würde sich der Test anderes als ursprünglich vorgesehen verhalten.</w:t>
      </w:r>
      <w:r w:rsidR="00946C3F">
        <w:t xml:space="preserve"> Um Unkla</w:t>
      </w:r>
      <w:r w:rsidR="00F86F7F">
        <w:t>r</w:t>
      </w:r>
      <w:r w:rsidR="00946C3F">
        <w:t>heiten und Verwirrungen von vornherein zu verhindern</w:t>
      </w:r>
      <w:r w:rsidR="003137DF">
        <w:t>,</w:t>
      </w:r>
      <w:r w:rsidR="00946C3F">
        <w:t xml:space="preserve"> sollte </w:t>
      </w:r>
      <w:r w:rsidR="003137DF">
        <w:t xml:space="preserve">daher </w:t>
      </w:r>
      <w:r w:rsidR="00946C3F">
        <w:t xml:space="preserve">eine </w:t>
      </w:r>
      <w:r w:rsidR="003137DF">
        <w:t xml:space="preserve">exakte und eindeutige </w:t>
      </w:r>
      <w:r w:rsidR="00946C3F">
        <w:t xml:space="preserve">Formulierung </w:t>
      </w:r>
      <w:r w:rsidR="003137DF">
        <w:t xml:space="preserve">für jeden </w:t>
      </w:r>
      <w:proofErr w:type="spellStart"/>
      <w:r w:rsidR="003137DF">
        <w:t>Step</w:t>
      </w:r>
      <w:proofErr w:type="spellEnd"/>
      <w:r w:rsidR="003137DF">
        <w:t xml:space="preserve"> </w:t>
      </w:r>
      <w:r w:rsidR="00946C3F">
        <w:t>gewählt werden</w:t>
      </w:r>
      <w:r w:rsidR="003137DF">
        <w:t xml:space="preserve"> – z.B.</w:t>
      </w:r>
      <w:r w:rsidR="00946C3F">
        <w:t xml:space="preserve"> „</w:t>
      </w:r>
      <w:proofErr w:type="spellStart"/>
      <w:r w:rsidR="00946C3F">
        <w:t>When</w:t>
      </w:r>
      <w:proofErr w:type="spellEnd"/>
      <w:r w:rsidR="00946C3F">
        <w:t xml:space="preserve"> </w:t>
      </w:r>
      <w:proofErr w:type="spellStart"/>
      <w:r w:rsidR="00946C3F">
        <w:t>the</w:t>
      </w:r>
      <w:proofErr w:type="spellEnd"/>
      <w:r w:rsidR="00946C3F">
        <w:t xml:space="preserve"> </w:t>
      </w:r>
      <w:proofErr w:type="spellStart"/>
      <w:r w:rsidR="00946C3F">
        <w:t>client</w:t>
      </w:r>
      <w:proofErr w:type="spellEnd"/>
      <w:r w:rsidR="00946C3F">
        <w:t xml:space="preserve"> </w:t>
      </w:r>
      <w:proofErr w:type="spellStart"/>
      <w:r w:rsidR="007C1249">
        <w:t>clicks</w:t>
      </w:r>
      <w:proofErr w:type="spellEnd"/>
      <w:r w:rsidR="007C1249">
        <w:t xml:space="preserve"> </w:t>
      </w:r>
      <w:proofErr w:type="spellStart"/>
      <w:r w:rsidR="00946C3F">
        <w:t>the</w:t>
      </w:r>
      <w:proofErr w:type="spellEnd"/>
      <w:r w:rsidR="00946C3F">
        <w:t xml:space="preserve"> Log In Button“.</w:t>
      </w:r>
    </w:p>
    <w:p w14:paraId="3188F365" w14:textId="6F502B9A" w:rsidR="00DA572E" w:rsidRDefault="00DA572E" w:rsidP="00AA190E">
      <w:pPr>
        <w:pStyle w:val="Ebene3"/>
      </w:pPr>
      <w:bookmarkStart w:id="720" w:name="_Toc14296613"/>
      <w:proofErr w:type="spellStart"/>
      <w:r w:rsidRPr="00DA572E">
        <w:t>Step</w:t>
      </w:r>
      <w:proofErr w:type="spellEnd"/>
      <w:r w:rsidR="00FA5C1B">
        <w:t>-</w:t>
      </w:r>
      <w:r w:rsidRPr="00DA572E">
        <w:t>Definitionen Klassen übersichtlich halten</w:t>
      </w:r>
      <w:bookmarkEnd w:id="720"/>
    </w:p>
    <w:p w14:paraId="29CE0D02" w14:textId="19308565" w:rsidR="00367D0C" w:rsidRDefault="00946C3F" w:rsidP="00681F38">
      <w:pPr>
        <w:pStyle w:val="Flietext"/>
      </w:pPr>
      <w:r>
        <w:t xml:space="preserve">Selbst kleinere Anwendungen </w:t>
      </w:r>
      <w:r w:rsidR="00481BAA">
        <w:t xml:space="preserve">stellen </w:t>
      </w:r>
      <w:r>
        <w:t>i.d.R. mehrere Funktionen</w:t>
      </w:r>
      <w:r w:rsidR="00481BAA">
        <w:t xml:space="preserve"> breit</w:t>
      </w:r>
      <w:r>
        <w:t xml:space="preserve">. </w:t>
      </w:r>
      <w:r w:rsidR="00481BAA">
        <w:t xml:space="preserve">Um die </w:t>
      </w:r>
      <w:proofErr w:type="spellStart"/>
      <w:r w:rsidR="00481BAA">
        <w:t>Step</w:t>
      </w:r>
      <w:proofErr w:type="spellEnd"/>
      <w:r w:rsidR="00481BAA">
        <w:t>-Definition einfach finden zu können, bietet es sich an,</w:t>
      </w:r>
      <w:r>
        <w:t xml:space="preserve"> </w:t>
      </w:r>
      <w:proofErr w:type="spellStart"/>
      <w:r>
        <w:t>Step</w:t>
      </w:r>
      <w:proofErr w:type="spellEnd"/>
      <w:r>
        <w:t>-Definitionen logisch auf verschiedene Klassen auf</w:t>
      </w:r>
      <w:r w:rsidR="00481BAA">
        <w:t>zuteilen. Damit sollen übergroße und schlecht verständliche (</w:t>
      </w:r>
      <w:r>
        <w:t>„</w:t>
      </w:r>
      <w:proofErr w:type="spellStart"/>
      <w:r>
        <w:t>Messy</w:t>
      </w:r>
      <w:proofErr w:type="spellEnd"/>
      <w:r w:rsidR="00481BAA">
        <w:t xml:space="preserve">“) </w:t>
      </w:r>
      <w:r>
        <w:t>Klassen vermieden</w:t>
      </w:r>
      <w:r w:rsidR="00481BAA">
        <w:t xml:space="preserve"> werden</w:t>
      </w:r>
      <w:r>
        <w:t xml:space="preserve">. </w:t>
      </w:r>
      <w:r w:rsidR="00481BAA">
        <w:t xml:space="preserve">Stattdessen sollte </w:t>
      </w:r>
      <w:r w:rsidR="007C1249">
        <w:t xml:space="preserve">das </w:t>
      </w:r>
      <w:r>
        <w:t xml:space="preserve">„Single </w:t>
      </w:r>
      <w:proofErr w:type="spellStart"/>
      <w:r>
        <w:t>responsibility</w:t>
      </w:r>
      <w:proofErr w:type="spellEnd"/>
      <w:r>
        <w:t xml:space="preserve"> </w:t>
      </w:r>
      <w:proofErr w:type="spellStart"/>
      <w:r>
        <w:t>principle</w:t>
      </w:r>
      <w:proofErr w:type="spellEnd"/>
      <w:r>
        <w:t>“</w:t>
      </w:r>
      <w:r w:rsidR="00481BAA">
        <w:t xml:space="preserve"> </w:t>
      </w:r>
      <w:r w:rsidR="007C1249">
        <w:t xml:space="preserve">eingehalten werden </w:t>
      </w:r>
      <w:r w:rsidR="00481BAA">
        <w:t xml:space="preserve">und nur </w:t>
      </w:r>
      <w:proofErr w:type="spellStart"/>
      <w:r w:rsidR="00481BAA">
        <w:t>Step</w:t>
      </w:r>
      <w:proofErr w:type="spellEnd"/>
      <w:r w:rsidR="00481BAA">
        <w:t xml:space="preserve">-Definition zu einer konkreten Funktion in einer Klasse </w:t>
      </w:r>
      <w:r w:rsidR="007C1249">
        <w:t>ge</w:t>
      </w:r>
      <w:r w:rsidR="00481BAA">
        <w:t>bündel</w:t>
      </w:r>
      <w:r w:rsidR="007C1249">
        <w:t>t werden</w:t>
      </w:r>
      <w:r>
        <w:t>.</w:t>
      </w:r>
      <w:r>
        <w:rPr>
          <w:rStyle w:val="Funotenzeichen"/>
        </w:rPr>
        <w:footnoteReference w:id="29"/>
      </w:r>
      <w:r>
        <w:t xml:space="preserve"> </w:t>
      </w:r>
      <w:r>
        <w:rPr>
          <w:rStyle w:val="Funotenzeichen"/>
        </w:rPr>
        <w:footnoteReference w:id="30"/>
      </w:r>
    </w:p>
    <w:p w14:paraId="046AD7D5" w14:textId="52606F9A" w:rsidR="00367D0C" w:rsidRDefault="00367D0C" w:rsidP="00F86F7F">
      <w:pPr>
        <w:pStyle w:val="Ebene3"/>
      </w:pPr>
      <w:bookmarkStart w:id="721" w:name="_Toc14296614"/>
      <w:r>
        <w:lastRenderedPageBreak/>
        <w:t>Szenarien übersichtlich halten</w:t>
      </w:r>
      <w:bookmarkEnd w:id="721"/>
    </w:p>
    <w:p w14:paraId="5D8FE4D3" w14:textId="798D875B" w:rsidR="00481BAA" w:rsidRDefault="00367D0C" w:rsidP="00481BAA">
      <w:pPr>
        <w:pStyle w:val="Flietext"/>
      </w:pPr>
      <w:r>
        <w:t>Szenarien dienen dem gemeinsamen Verständnis von Domänen</w:t>
      </w:r>
      <w:r w:rsidR="00FA5C1B">
        <w:t>-</w:t>
      </w:r>
      <w:r>
        <w:t xml:space="preserve">Experten, Entwicklern und Testern. </w:t>
      </w:r>
      <w:r w:rsidR="009940EC">
        <w:t xml:space="preserve">Um ein </w:t>
      </w:r>
      <w:r>
        <w:t>gemeinsame</w:t>
      </w:r>
      <w:r w:rsidR="009940EC">
        <w:t>s</w:t>
      </w:r>
      <w:r>
        <w:t xml:space="preserve"> Verständnis leicht erlangen</w:t>
      </w:r>
      <w:r w:rsidR="009940EC">
        <w:t xml:space="preserve"> zu können und zu fördern</w:t>
      </w:r>
      <w:r>
        <w:t xml:space="preserve">, sollen Szenarien </w:t>
      </w:r>
      <w:r w:rsidR="009940EC">
        <w:t>möglichst kurz und übersichtlich sein</w:t>
      </w:r>
      <w:r>
        <w:t xml:space="preserve">. </w:t>
      </w:r>
      <w:proofErr w:type="spellStart"/>
      <w:r w:rsidR="00481BAA">
        <w:t>Cucumber</w:t>
      </w:r>
      <w:proofErr w:type="spellEnd"/>
      <w:r w:rsidR="00481BAA">
        <w:t xml:space="preserve"> selbst empfiehlt nicht mehr als 3-5 </w:t>
      </w:r>
      <w:proofErr w:type="spellStart"/>
      <w:r w:rsidR="00481BAA">
        <w:t>Steps</w:t>
      </w:r>
      <w:proofErr w:type="spellEnd"/>
      <w:r w:rsidR="00481BAA">
        <w:t xml:space="preserve"> pro Szenario zu verwenden.</w:t>
      </w:r>
      <w:r w:rsidR="00481BAA">
        <w:rPr>
          <w:rStyle w:val="Funotenzeichen"/>
        </w:rPr>
        <w:footnoteReference w:id="31"/>
      </w:r>
    </w:p>
    <w:p w14:paraId="58A65217" w14:textId="3BCC5674" w:rsidR="00367D0C" w:rsidRDefault="003E3B58" w:rsidP="00681F38">
      <w:pPr>
        <w:pStyle w:val="Flietext"/>
      </w:pPr>
      <w:r>
        <w:t>Benötigt</w:t>
      </w:r>
      <w:r w:rsidR="00367D0C">
        <w:t xml:space="preserve"> die Beschreibung eines Akzeptanzkriteriums zu viele </w:t>
      </w:r>
      <w:proofErr w:type="spellStart"/>
      <w:r w:rsidR="00367D0C">
        <w:t>Steps</w:t>
      </w:r>
      <w:proofErr w:type="spellEnd"/>
      <w:r w:rsidR="00367D0C">
        <w:t xml:space="preserve">, </w:t>
      </w:r>
      <w:r>
        <w:t xml:space="preserve">um z.B. </w:t>
      </w:r>
      <w:r w:rsidR="00802A62">
        <w:t>den Anfangszustand zu beschr</w:t>
      </w:r>
      <w:r w:rsidR="00481BAA">
        <w:t>ei</w:t>
      </w:r>
      <w:r w:rsidR="00802A62">
        <w:t xml:space="preserve">ben oder </w:t>
      </w:r>
      <w:r>
        <w:t>mehrere</w:t>
      </w:r>
      <w:r w:rsidR="00367D0C">
        <w:t xml:space="preserve"> verschiedene Zustände </w:t>
      </w:r>
      <w:r w:rsidR="00802A62">
        <w:t>abzufragen</w:t>
      </w:r>
      <w:r w:rsidR="00367D0C">
        <w:t xml:space="preserve">, sollte </w:t>
      </w:r>
      <w:r w:rsidR="00802A62">
        <w:t>versucht</w:t>
      </w:r>
      <w:r w:rsidR="00367D0C">
        <w:t xml:space="preserve"> werden, </w:t>
      </w:r>
      <w:r w:rsidR="00481BAA">
        <w:t xml:space="preserve">dieses </w:t>
      </w:r>
      <w:r w:rsidR="00367D0C">
        <w:t>Szenario in kleinere</w:t>
      </w:r>
      <w:r w:rsidR="009940EC">
        <w:t xml:space="preserve"> Szenarien aufzuteilen</w:t>
      </w:r>
      <w:r w:rsidR="00367D0C">
        <w:t xml:space="preserve">. </w:t>
      </w:r>
    </w:p>
    <w:p w14:paraId="5C39AA06" w14:textId="65565B99" w:rsidR="00B97C9B" w:rsidRDefault="00481BAA" w:rsidP="00681F38">
      <w:pPr>
        <w:pStyle w:val="Flietext"/>
      </w:pPr>
      <w:del w:id="722" w:author="Stephan Müller" w:date="2019-07-16T23:11:00Z">
        <w:r w:rsidDel="00CD2DE4">
          <w:delText xml:space="preserve">Des </w:delText>
        </w:r>
        <w:r w:rsidR="001D6B9A" w:rsidDel="00CD2DE4">
          <w:delText>W</w:delText>
        </w:r>
        <w:r w:rsidDel="00CD2DE4">
          <w:delText>e</w:delText>
        </w:r>
        <w:r w:rsidR="001D6B9A" w:rsidDel="00CD2DE4">
          <w:delText>it</w:delText>
        </w:r>
        <w:r w:rsidDel="00CD2DE4">
          <w:delText>eren</w:delText>
        </w:r>
      </w:del>
      <w:ins w:id="723" w:author="Stephan Müller" w:date="2019-07-16T23:11:00Z">
        <w:r w:rsidR="00CD2DE4">
          <w:t>Grundsätzlich</w:t>
        </w:r>
      </w:ins>
      <w:r>
        <w:t xml:space="preserve"> sollte </w:t>
      </w:r>
      <w:r w:rsidR="001D6B9A">
        <w:t>j</w:t>
      </w:r>
      <w:r>
        <w:t xml:space="preserve">edes </w:t>
      </w:r>
      <w:r w:rsidR="00F57492">
        <w:t>Szenari</w:t>
      </w:r>
      <w:r>
        <w:t xml:space="preserve">o </w:t>
      </w:r>
      <w:r w:rsidR="00F57492">
        <w:t xml:space="preserve">nur einer Erklärung dienen. Werden verschiedene </w:t>
      </w:r>
      <w:r>
        <w:t xml:space="preserve">Aspekte </w:t>
      </w:r>
      <w:r w:rsidR="00F57492">
        <w:t>mit einem Szenario erklärt</w:t>
      </w:r>
      <w:r w:rsidR="009940EC">
        <w:t>,</w:t>
      </w:r>
      <w:r w:rsidR="00F57492">
        <w:t xml:space="preserve"> kann es schnell unübersichtlich und unnötig komplex werden.</w:t>
      </w:r>
    </w:p>
    <w:p w14:paraId="705204A4" w14:textId="4A20AF29" w:rsidR="00DB1CF9" w:rsidRDefault="00DB1CF9" w:rsidP="00DB1CF9">
      <w:pPr>
        <w:pStyle w:val="Ebene3"/>
      </w:pPr>
      <w:bookmarkStart w:id="724" w:name="_Toc14296615"/>
      <w:r>
        <w:t>Verwendung von Hooks</w:t>
      </w:r>
      <w:bookmarkEnd w:id="724"/>
    </w:p>
    <w:p w14:paraId="2F720134" w14:textId="2193C4A9" w:rsidR="00DB1CF9" w:rsidRDefault="00DB1CF9" w:rsidP="00DB1CF9">
      <w:pPr>
        <w:pStyle w:val="Flietext"/>
      </w:pPr>
      <w:r>
        <w:t xml:space="preserve">Die Verwendung von Hooks sollte nach Möglichkeiten vermieden werden, da </w:t>
      </w:r>
      <w:r w:rsidR="00481BAA">
        <w:t xml:space="preserve">der </w:t>
      </w:r>
      <w:r>
        <w:t xml:space="preserve">ausgeführte </w:t>
      </w:r>
      <w:r w:rsidR="00481BAA">
        <w:t>Code</w:t>
      </w:r>
      <w:r>
        <w:t xml:space="preserve"> nicht in den Szenarien ersichtlich ist. Das Ziel von BDD ist es, die Zusammenarbeit zwischen Domänen- Experten und Entwicklern zu verbessern und Missverständnisse zu vermeiden. </w:t>
      </w:r>
      <w:r w:rsidR="00087084">
        <w:t xml:space="preserve">Stattdessen sollte versucht werden </w:t>
      </w:r>
      <w:proofErr w:type="spellStart"/>
      <w:r>
        <w:t>Steps</w:t>
      </w:r>
      <w:proofErr w:type="spellEnd"/>
      <w:r>
        <w:t xml:space="preserve"> die bei jedem Szenario</w:t>
      </w:r>
      <w:r w:rsidR="00087084">
        <w:t xml:space="preserve"> eines Features</w:t>
      </w:r>
      <w:r>
        <w:t xml:space="preserve"> ausgeführt werden sollen, </w:t>
      </w:r>
      <w:r w:rsidR="00087084">
        <w:t xml:space="preserve">über das </w:t>
      </w:r>
      <w:r>
        <w:t>Background</w:t>
      </w:r>
      <w:r w:rsidR="00087084">
        <w:t xml:space="preserve"> Key-Word</w:t>
      </w:r>
      <w:r>
        <w:t xml:space="preserve"> einer Feature-Datei </w:t>
      </w:r>
      <w:r w:rsidR="00087084">
        <w:t>abzubilden</w:t>
      </w:r>
      <w:r>
        <w:t>.</w:t>
      </w:r>
      <w:r>
        <w:rPr>
          <w:rStyle w:val="Funotenzeichen"/>
        </w:rPr>
        <w:footnoteReference w:id="32"/>
      </w:r>
    </w:p>
    <w:p w14:paraId="51B698C0" w14:textId="72E120C2" w:rsidR="00DB1CF9" w:rsidRPr="00DB1CF9" w:rsidRDefault="00087084" w:rsidP="00DB1CF9">
      <w:pPr>
        <w:pStyle w:val="Flietext"/>
      </w:pPr>
      <w:r>
        <w:t xml:space="preserve">Hilfereich sind </w:t>
      </w:r>
      <w:proofErr w:type="gramStart"/>
      <w:r w:rsidR="00DB1CF9">
        <w:t>Hooks</w:t>
      </w:r>
      <w:proofErr w:type="gramEnd"/>
      <w:r w:rsidR="00DB1CF9">
        <w:t xml:space="preserve"> um Voraussetzungen zu </w:t>
      </w:r>
      <w:r w:rsidR="008C46A0">
        <w:t>schaffen</w:t>
      </w:r>
      <w:r w:rsidR="00DB1CF9">
        <w:t xml:space="preserve">, die für </w:t>
      </w:r>
      <w:r w:rsidR="008C46A0">
        <w:t xml:space="preserve">die Testausführung erforderlich sind, jedoch unerheblich für das </w:t>
      </w:r>
      <w:r w:rsidR="00DB1CF9">
        <w:t xml:space="preserve">Verständnis des Szenarios sind. Dazu gehört z.B. das </w:t>
      </w:r>
      <w:r>
        <w:t xml:space="preserve">Starten </w:t>
      </w:r>
      <w:r w:rsidR="00DB1CF9">
        <w:t xml:space="preserve">eines Servers oder </w:t>
      </w:r>
      <w:r>
        <w:t xml:space="preserve">den Aufbau einer </w:t>
      </w:r>
      <w:r w:rsidR="00DB1CF9">
        <w:t>Datenbankverbindung.</w:t>
      </w:r>
    </w:p>
    <w:p w14:paraId="76DFDC26" w14:textId="3DE1C71D" w:rsidR="00D31AE4" w:rsidRDefault="00D31AE4" w:rsidP="00AA190E">
      <w:pPr>
        <w:pStyle w:val="Ebene3"/>
      </w:pPr>
      <w:bookmarkStart w:id="725" w:name="_Toc14296616"/>
      <w:r w:rsidRPr="00D31AE4">
        <w:t>Zustände teilen</w:t>
      </w:r>
      <w:bookmarkEnd w:id="725"/>
    </w:p>
    <w:p w14:paraId="4B498B46" w14:textId="757A201F" w:rsidR="00946C3F" w:rsidRDefault="00946C3F" w:rsidP="00D31AE4">
      <w:pPr>
        <w:pStyle w:val="Flietext"/>
      </w:pPr>
      <w:commentRangeStart w:id="726"/>
      <w:r>
        <w:t xml:space="preserve">Der </w:t>
      </w:r>
      <w:r w:rsidR="00997CDB">
        <w:t xml:space="preserve">zu testende </w:t>
      </w:r>
      <w:r>
        <w:t xml:space="preserve">Zustand ist für alle </w:t>
      </w:r>
      <w:proofErr w:type="spellStart"/>
      <w:r>
        <w:t>Step</w:t>
      </w:r>
      <w:proofErr w:type="spellEnd"/>
      <w:r>
        <w:t xml:space="preserve">-Definitionen relevant. Sie bauen </w:t>
      </w:r>
      <w:r w:rsidR="00D31AE4">
        <w:t xml:space="preserve">den Anfangszustand auf, </w:t>
      </w:r>
      <w:r>
        <w:t xml:space="preserve">manipulieren Daten durch das </w:t>
      </w:r>
      <w:r w:rsidR="00AA190E">
        <w:t>A</w:t>
      </w:r>
      <w:r>
        <w:t xml:space="preserve">uslösen des Events, </w:t>
      </w:r>
      <w:r w:rsidR="00AA190E">
        <w:t xml:space="preserve">oder überprüfen, ob </w:t>
      </w:r>
      <w:r w:rsidR="00D31AE4">
        <w:t xml:space="preserve">der gewünschte Endzustand eingetreten ist. Da die </w:t>
      </w:r>
      <w:proofErr w:type="spellStart"/>
      <w:r w:rsidR="00D31AE4">
        <w:t>Step</w:t>
      </w:r>
      <w:proofErr w:type="spellEnd"/>
      <w:r w:rsidR="00FA5C1B">
        <w:t>-</w:t>
      </w:r>
      <w:r w:rsidR="00D31AE4">
        <w:t>Definitionen jedoch in unterschiedlichen Klassen liegen können</w:t>
      </w:r>
      <w:r w:rsidR="00CE02D8">
        <w:t>,</w:t>
      </w:r>
      <w:r w:rsidR="00D31AE4">
        <w:t xml:space="preserve"> reicht es i.d.R. nicht, die </w:t>
      </w:r>
      <w:r w:rsidR="00D92564">
        <w:t xml:space="preserve">Zustände in </w:t>
      </w:r>
      <w:r w:rsidR="00D92564">
        <w:lastRenderedPageBreak/>
        <w:t>Klassen</w:t>
      </w:r>
      <w:r w:rsidR="00FA5C1B">
        <w:t>-</w:t>
      </w:r>
      <w:r w:rsidR="00D31AE4">
        <w:t xml:space="preserve">Variablen zu </w:t>
      </w:r>
      <w:r w:rsidR="00D92564">
        <w:t>definieren</w:t>
      </w:r>
      <w:r w:rsidR="00D31AE4">
        <w:t xml:space="preserve">. Nötig ist es den Zustand über mehrere Klassen hinaus zu teilen. </w:t>
      </w:r>
    </w:p>
    <w:p w14:paraId="1CE9B606" w14:textId="496BA85B" w:rsidR="00946C3F" w:rsidRDefault="00946C3F" w:rsidP="00946C3F">
      <w:pPr>
        <w:pStyle w:val="Flietext"/>
      </w:pPr>
      <w:r>
        <w:t xml:space="preserve">Ein </w:t>
      </w:r>
      <w:proofErr w:type="spellStart"/>
      <w:r>
        <w:t>static</w:t>
      </w:r>
      <w:proofErr w:type="spellEnd"/>
      <w:r>
        <w:t xml:space="preserve"> Singleton- Objekt eignet sich nicht zum Halten der Zustände. Es hätten zwar alle </w:t>
      </w:r>
      <w:proofErr w:type="spellStart"/>
      <w:r>
        <w:t>Step</w:t>
      </w:r>
      <w:proofErr w:type="spellEnd"/>
      <w:r>
        <w:t xml:space="preserve">-Definitionen Klassen Zugriff auf ein gemeinsames Zustandshaltendes Objekt, jedoch würde dieses </w:t>
      </w:r>
      <w:r w:rsidR="00F86F7F">
        <w:t xml:space="preserve">beim Ausführen eines neuen Szenarios </w:t>
      </w:r>
      <w:r>
        <w:t>nicht neu instanziiert werden</w:t>
      </w:r>
      <w:r w:rsidR="00F86F7F">
        <w:t>.</w:t>
      </w:r>
    </w:p>
    <w:p w14:paraId="2514AFCB" w14:textId="729B3ED6" w:rsidR="00D31AE4" w:rsidRDefault="00946C3F" w:rsidP="00D31AE4">
      <w:pPr>
        <w:pStyle w:val="Flietext"/>
      </w:pPr>
      <w:r>
        <w:t xml:space="preserve">Mit </w:t>
      </w:r>
      <w:proofErr w:type="spellStart"/>
      <w:r>
        <w:t>Dependency</w:t>
      </w:r>
      <w:proofErr w:type="spellEnd"/>
      <w:r>
        <w:t xml:space="preserve">- </w:t>
      </w:r>
      <w:proofErr w:type="spellStart"/>
      <w:r>
        <w:t>Injection</w:t>
      </w:r>
      <w:proofErr w:type="spellEnd"/>
      <w:r>
        <w:t xml:space="preserve"> (DI) Frameworks können mehrere Objekte auf die gleiche Instanz einer Klasse Zugriff haben.</w:t>
      </w:r>
      <w:r>
        <w:rPr>
          <w:rStyle w:val="Funotenzeichen"/>
        </w:rPr>
        <w:footnoteReference w:id="33"/>
      </w:r>
      <w:r>
        <w:t xml:space="preserve"> Es bietet sich </w:t>
      </w:r>
      <w:r w:rsidR="00F86F7F">
        <w:t xml:space="preserve">somit </w:t>
      </w:r>
      <w:r>
        <w:t xml:space="preserve">an, das Zustandshaltende Objekt mit einem solchen Framework den </w:t>
      </w:r>
      <w:proofErr w:type="spellStart"/>
      <w:r>
        <w:t>Step</w:t>
      </w:r>
      <w:proofErr w:type="spellEnd"/>
      <w:r>
        <w:t xml:space="preserve">- Definitions-Klassen zugänglich zu machen. Im Rahmen von </w:t>
      </w:r>
      <w:proofErr w:type="spellStart"/>
      <w:r>
        <w:t>Cucumber</w:t>
      </w:r>
      <w:proofErr w:type="spellEnd"/>
      <w:r>
        <w:t xml:space="preserve"> stößt man dabei oft auf das Framework „</w:t>
      </w:r>
      <w:proofErr w:type="spellStart"/>
      <w:r>
        <w:t>PicoContainer</w:t>
      </w:r>
      <w:proofErr w:type="spellEnd"/>
      <w:r>
        <w:t>“</w:t>
      </w:r>
      <w:r w:rsidR="00F86F7F">
        <w:t>.</w:t>
      </w:r>
      <w:r>
        <w:t xml:space="preserve"> Es erfolgt eine </w:t>
      </w:r>
      <w:proofErr w:type="spellStart"/>
      <w:r>
        <w:t>Injection</w:t>
      </w:r>
      <w:proofErr w:type="spellEnd"/>
      <w:r>
        <w:t xml:space="preserve"> eines Singleton Objektes als Konstruktor- Parameter der </w:t>
      </w:r>
      <w:proofErr w:type="spellStart"/>
      <w:r>
        <w:t>Step</w:t>
      </w:r>
      <w:proofErr w:type="spellEnd"/>
      <w:r>
        <w:t>-Definitionen Klassen.</w:t>
      </w:r>
      <w:r>
        <w:rPr>
          <w:rStyle w:val="Funotenzeichen"/>
        </w:rPr>
        <w:footnoteReference w:id="34"/>
      </w:r>
      <w:r>
        <w:t xml:space="preserve"> Bei der Konfiguration des </w:t>
      </w:r>
      <w:proofErr w:type="spellStart"/>
      <w:r>
        <w:t>Cucumber</w:t>
      </w:r>
      <w:proofErr w:type="spellEnd"/>
      <w:r>
        <w:t xml:space="preserve">-Tests muss der </w:t>
      </w:r>
      <w:proofErr w:type="spellStart"/>
      <w:r>
        <w:t>package</w:t>
      </w:r>
      <w:proofErr w:type="spellEnd"/>
      <w:r>
        <w:t xml:space="preserve">- Name der Zustandshaltenden Klasse dem </w:t>
      </w:r>
      <w:proofErr w:type="spellStart"/>
      <w:r>
        <w:t>glue</w:t>
      </w:r>
      <w:proofErr w:type="spellEnd"/>
      <w:r>
        <w:t>- Parameter mitgeteilt werden. So wird auch dieses Objekt bei der Ausführung eines neuen Szenarios neu instanziiert</w:t>
      </w:r>
      <w:r w:rsidR="00681F38">
        <w:t>.</w:t>
      </w:r>
      <w:commentRangeEnd w:id="726"/>
      <w:r w:rsidR="00C264AC">
        <w:rPr>
          <w:rStyle w:val="Kommentarzeichen"/>
          <w:rFonts w:cstheme="minorBidi"/>
        </w:rPr>
        <w:commentReference w:id="726"/>
      </w:r>
    </w:p>
    <w:p w14:paraId="0DF9994D" w14:textId="3B7AC7BC" w:rsidR="00542732" w:rsidRDefault="00542732">
      <w:pPr>
        <w:rPr>
          <w:rFonts w:cs="Arial"/>
          <w:sz w:val="24"/>
        </w:rPr>
      </w:pPr>
      <w:r>
        <w:br w:type="page"/>
      </w:r>
    </w:p>
    <w:p w14:paraId="4B2171F7" w14:textId="77777777" w:rsidR="00927514" w:rsidRDefault="00927514" w:rsidP="00927514">
      <w:pPr>
        <w:pStyle w:val="Ebene1"/>
      </w:pPr>
      <w:bookmarkStart w:id="727" w:name="_Toc11325474"/>
      <w:bookmarkStart w:id="728" w:name="_Toc14296617"/>
      <w:r>
        <w:lastRenderedPageBreak/>
        <w:t xml:space="preserve">Exemplarische </w:t>
      </w:r>
      <w:proofErr w:type="spellStart"/>
      <w:r>
        <w:t>RESTful</w:t>
      </w:r>
      <w:proofErr w:type="spellEnd"/>
      <w:r>
        <w:t xml:space="preserve"> Beispielanwendung</w:t>
      </w:r>
      <w:bookmarkEnd w:id="727"/>
      <w:bookmarkEnd w:id="728"/>
    </w:p>
    <w:p w14:paraId="383009E6" w14:textId="4244CD64" w:rsidR="00C756FA" w:rsidRDefault="00927514" w:rsidP="00927514">
      <w:pPr>
        <w:pStyle w:val="Flietext"/>
      </w:pPr>
      <w:r>
        <w:t>In dem folgenden Kapitel wird das Beispielprojekt „</w:t>
      </w:r>
      <w:proofErr w:type="spellStart"/>
      <w:r>
        <w:t>twttr</w:t>
      </w:r>
      <w:proofErr w:type="spellEnd"/>
      <w:r>
        <w:t xml:space="preserve">-service“ vorgestellt. </w:t>
      </w:r>
      <w:r w:rsidR="00C756FA">
        <w:t>Dabei handelt es sich um einen Klon des Kurznachrichtendienstes Twitters, mit dem über eine REST-Schnittstelle kommuniziert werden kann.</w:t>
      </w:r>
      <w:r w:rsidR="00F52E13">
        <w:t xml:space="preserve"> Um die korrekte Umsetzung der Funktionen zu prüfen</w:t>
      </w:r>
      <w:ins w:id="729" w:author="Stephan Müller" w:date="2019-07-17T07:34:00Z">
        <w:r w:rsidR="00274B73">
          <w:t>,</w:t>
        </w:r>
      </w:ins>
      <w:r w:rsidR="00F52E13">
        <w:t xml:space="preserve"> wurden im Vorfeld der Implementierung User Stories und Akzeptanzkriterien definiert und mit Hilfe von </w:t>
      </w:r>
      <w:proofErr w:type="spellStart"/>
      <w:r w:rsidR="00F52E13">
        <w:t>Cucumber</w:t>
      </w:r>
      <w:proofErr w:type="spellEnd"/>
      <w:r w:rsidR="00F52E13">
        <w:t xml:space="preserve"> als Akzeptanztests </w:t>
      </w:r>
      <w:commentRangeStart w:id="730"/>
      <w:r w:rsidR="00F52E13">
        <w:t>umgesetzt</w:t>
      </w:r>
      <w:commentRangeEnd w:id="730"/>
      <w:r w:rsidR="00F52E13">
        <w:rPr>
          <w:rStyle w:val="Kommentarzeichen"/>
          <w:rFonts w:cstheme="minorBidi"/>
        </w:rPr>
        <w:commentReference w:id="730"/>
      </w:r>
      <w:r w:rsidR="00F52E13">
        <w:t>.</w:t>
      </w:r>
    </w:p>
    <w:p w14:paraId="544A2217" w14:textId="3342714A" w:rsidR="00927514" w:rsidRPr="008C1F98" w:rsidRDefault="00927514" w:rsidP="00F52E13">
      <w:pPr>
        <w:pStyle w:val="Flietext"/>
      </w:pPr>
      <w:r>
        <w:t xml:space="preserve">Eine vollständige </w:t>
      </w:r>
      <w:r w:rsidR="00F52E13">
        <w:t>Dokumentation der</w:t>
      </w:r>
      <w:r>
        <w:t xml:space="preserve"> REST API, sowie </w:t>
      </w:r>
      <w:r w:rsidR="00F52E13">
        <w:t>der</w:t>
      </w:r>
      <w:r>
        <w:t xml:space="preserve"> Architektur des Systems </w:t>
      </w:r>
      <w:r w:rsidR="00F52E13">
        <w:t xml:space="preserve">finden sich </w:t>
      </w:r>
      <w:r>
        <w:t>in Form</w:t>
      </w:r>
      <w:r w:rsidR="00F52E13">
        <w:t xml:space="preserve"> der Open API Definition sowie</w:t>
      </w:r>
      <w:r>
        <w:t xml:space="preserve"> eines Klassendiagramms </w:t>
      </w:r>
      <w:r w:rsidR="00F52E13">
        <w:t>im</w:t>
      </w:r>
      <w:r>
        <w:t xml:space="preserve"> Anhang.</w:t>
      </w:r>
      <w:r w:rsidR="00F52E13" w:rsidRPr="00F52E13">
        <w:t xml:space="preserve"> </w:t>
      </w:r>
      <w:r w:rsidR="00F52E13">
        <w:t xml:space="preserve">Der Quellcode steht auf GitHub in dem öffentlichen </w:t>
      </w:r>
      <w:commentRangeStart w:id="731"/>
      <w:r w:rsidR="00F52E13">
        <w:t xml:space="preserve">Repository xxx </w:t>
      </w:r>
      <w:commentRangeEnd w:id="731"/>
      <w:r w:rsidR="00CD2DE4">
        <w:rPr>
          <w:rStyle w:val="Kommentarzeichen"/>
          <w:rFonts w:cstheme="minorBidi"/>
        </w:rPr>
        <w:commentReference w:id="731"/>
      </w:r>
      <w:r w:rsidR="00F52E13">
        <w:t>zur Verfügung.</w:t>
      </w:r>
    </w:p>
    <w:p w14:paraId="3B0ABEFF" w14:textId="77777777" w:rsidR="00927514" w:rsidRDefault="00927514" w:rsidP="00927514">
      <w:pPr>
        <w:pStyle w:val="Ebene2"/>
      </w:pPr>
      <w:bookmarkStart w:id="732" w:name="_Toc11325475"/>
      <w:bookmarkStart w:id="733" w:name="_Toc14296618"/>
      <w:r>
        <w:t xml:space="preserve">API und </w:t>
      </w:r>
      <w:proofErr w:type="spellStart"/>
      <w:r>
        <w:t>UseCases</w:t>
      </w:r>
      <w:bookmarkEnd w:id="732"/>
      <w:bookmarkEnd w:id="733"/>
      <w:proofErr w:type="spellEnd"/>
    </w:p>
    <w:p w14:paraId="2F12AD1B" w14:textId="22684058" w:rsidR="00F52E13" w:rsidRDefault="00F52E13" w:rsidP="00927514">
      <w:pPr>
        <w:pStyle w:val="Flietext"/>
      </w:pPr>
      <w:r>
        <w:t xml:space="preserve">Der Twitter-Klon </w:t>
      </w:r>
      <w:proofErr w:type="spellStart"/>
      <w:r>
        <w:t>Twttr</w:t>
      </w:r>
      <w:proofErr w:type="spellEnd"/>
      <w:r>
        <w:t xml:space="preserve"> </w:t>
      </w:r>
      <w:r w:rsidR="00927514">
        <w:t xml:space="preserve">stellt </w:t>
      </w:r>
      <w:r>
        <w:t>analog zum Orig</w:t>
      </w:r>
      <w:r w:rsidR="00D3064B">
        <w:t>i</w:t>
      </w:r>
      <w:r>
        <w:t xml:space="preserve">nal </w:t>
      </w:r>
      <w:r w:rsidR="00927514">
        <w:t>eine</w:t>
      </w:r>
      <w:r>
        <w:t xml:space="preserve"> grundlegende </w:t>
      </w:r>
      <w:r w:rsidR="00927514">
        <w:t xml:space="preserve">Funktion </w:t>
      </w:r>
      <w:r>
        <w:t xml:space="preserve">zum </w:t>
      </w:r>
      <w:r w:rsidR="00D3064B">
        <w:t xml:space="preserve">Veröffentlichen von Kurznachrichten </w:t>
      </w:r>
      <w:r>
        <w:t xml:space="preserve">sowie zur Verbindung mit anderen Benutzern </w:t>
      </w:r>
      <w:r w:rsidR="00927514">
        <w:t>bereit.</w:t>
      </w:r>
      <w:r w:rsidR="005514B4">
        <w:t xml:space="preserve"> Damit kein Nutzer</w:t>
      </w:r>
      <w:r w:rsidR="00CD10EC">
        <w:t>,</w:t>
      </w:r>
      <w:r w:rsidR="005514B4">
        <w:t xml:space="preserve"> im Namen eines anderen</w:t>
      </w:r>
      <w:r w:rsidR="00CD10EC">
        <w:t>,</w:t>
      </w:r>
      <w:r w:rsidR="005514B4">
        <w:t xml:space="preserve"> Nachrichten versenden kann, sind sämtliche Funktionen über </w:t>
      </w:r>
      <w:proofErr w:type="spellStart"/>
      <w:r w:rsidR="005514B4">
        <w:t>token</w:t>
      </w:r>
      <w:proofErr w:type="spellEnd"/>
      <w:r w:rsidR="005514B4">
        <w:t>-basierte Authentifiz</w:t>
      </w:r>
      <w:r w:rsidR="00D3064B">
        <w:t>i</w:t>
      </w:r>
      <w:r w:rsidR="005514B4">
        <w:t>erung abgesichert. Als Technologien kommen an dieser Stelle der Single-</w:t>
      </w:r>
      <w:proofErr w:type="spellStart"/>
      <w:r w:rsidR="005514B4">
        <w:t>Sign</w:t>
      </w:r>
      <w:proofErr w:type="spellEnd"/>
      <w:r w:rsidR="005514B4">
        <w:t xml:space="preserve">-On Server </w:t>
      </w:r>
      <w:proofErr w:type="spellStart"/>
      <w:r w:rsidR="005514B4">
        <w:t>JBoss</w:t>
      </w:r>
      <w:proofErr w:type="spellEnd"/>
      <w:r w:rsidR="005514B4">
        <w:t xml:space="preserve"> </w:t>
      </w:r>
      <w:proofErr w:type="spellStart"/>
      <w:r w:rsidR="005514B4">
        <w:t>Keycloak</w:t>
      </w:r>
      <w:proofErr w:type="spellEnd"/>
      <w:r w:rsidR="005514B4">
        <w:t xml:space="preserve">, das Authentifizierungsverfahren </w:t>
      </w:r>
      <w:proofErr w:type="spellStart"/>
      <w:r w:rsidR="005514B4">
        <w:t>OpenID_connect</w:t>
      </w:r>
      <w:proofErr w:type="spellEnd"/>
      <w:r w:rsidR="005514B4">
        <w:t xml:space="preserve"> sowie JSON Web Token zum Einsatz.</w:t>
      </w:r>
      <w:r w:rsidR="00927514">
        <w:t xml:space="preserve"> </w:t>
      </w:r>
    </w:p>
    <w:p w14:paraId="08BADC8C" w14:textId="181E8755" w:rsidR="005514B4" w:rsidRDefault="00F52E13" w:rsidP="00927514">
      <w:pPr>
        <w:pStyle w:val="Flietext"/>
      </w:pPr>
      <w:r>
        <w:t>D</w:t>
      </w:r>
      <w:r w:rsidR="005514B4">
        <w:t xml:space="preserve">er </w:t>
      </w:r>
      <w:proofErr w:type="spellStart"/>
      <w:r w:rsidR="005514B4">
        <w:t>Twttr</w:t>
      </w:r>
      <w:proofErr w:type="spellEnd"/>
      <w:r w:rsidR="005514B4">
        <w:t xml:space="preserve">-Klon ist über die URL </w:t>
      </w:r>
      <w:r w:rsidR="00927514">
        <w:t>„</w:t>
      </w:r>
      <w:r w:rsidR="009C271F">
        <w:fldChar w:fldCharType="begin"/>
      </w:r>
      <w:r w:rsidR="009C271F">
        <w:instrText xml:space="preserve"> HYPERLINK "http://localhost:8080/twttr-service/api" </w:instrText>
      </w:r>
      <w:r w:rsidR="009C271F">
        <w:fldChar w:fldCharType="separate"/>
      </w:r>
      <w:r w:rsidR="005514B4" w:rsidRPr="005514B4">
        <w:rPr>
          <w:rStyle w:val="Hyperlink"/>
        </w:rPr>
        <w:t>http://localhost:8080/twttr-service</w:t>
      </w:r>
      <w:del w:id="734" w:author="Stephan Müller" w:date="2019-07-16T23:14:00Z">
        <w:r w:rsidR="005514B4" w:rsidRPr="005514B4" w:rsidDel="00CD2DE4">
          <w:rPr>
            <w:rStyle w:val="Hyperlink"/>
          </w:rPr>
          <w:delText>/api</w:delText>
        </w:r>
      </w:del>
      <w:r w:rsidR="009C271F">
        <w:rPr>
          <w:rStyle w:val="Hyperlink"/>
        </w:rPr>
        <w:fldChar w:fldCharType="end"/>
      </w:r>
      <w:r w:rsidR="00927514">
        <w:t>“</w:t>
      </w:r>
      <w:r w:rsidR="005514B4">
        <w:t xml:space="preserve"> erreichbar</w:t>
      </w:r>
      <w:r w:rsidR="00927514">
        <w:t xml:space="preserve">. </w:t>
      </w:r>
      <w:ins w:id="735" w:author="Stephan Müller" w:date="2019-07-16T23:15:00Z">
        <w:r w:rsidR="00CD2DE4">
          <w:t>Um die bereitgestellte Schnittstelle einfach</w:t>
        </w:r>
      </w:ins>
      <w:ins w:id="736" w:author="Stephan Müller" w:date="2019-07-16T23:16:00Z">
        <w:r w:rsidR="00CD2DE4">
          <w:t xml:space="preserve"> verstehen und testen zu können, </w:t>
        </w:r>
        <w:r w:rsidR="00E119FF">
          <w:t>stellt</w:t>
        </w:r>
        <w:r w:rsidR="00CD2DE4">
          <w:t xml:space="preserve"> der </w:t>
        </w:r>
        <w:proofErr w:type="spellStart"/>
        <w:r w:rsidR="00CD2DE4">
          <w:t>Twttr</w:t>
        </w:r>
        <w:proofErr w:type="spellEnd"/>
        <w:r w:rsidR="00CD2DE4">
          <w:t xml:space="preserve">-Klon die Webanwendung </w:t>
        </w:r>
        <w:proofErr w:type="spellStart"/>
        <w:r w:rsidR="00CD2DE4">
          <w:t>Swagger</w:t>
        </w:r>
        <w:proofErr w:type="spellEnd"/>
        <w:r w:rsidR="00CD2DE4">
          <w:t>-UI</w:t>
        </w:r>
      </w:ins>
      <w:ins w:id="737" w:author="Stephan Müller" w:date="2019-07-16T23:20:00Z">
        <w:r w:rsidR="00E119FF">
          <w:t xml:space="preserve"> unter der U</w:t>
        </w:r>
      </w:ins>
      <w:ins w:id="738" w:author="Stephan Müller" w:date="2019-07-16T23:21:00Z">
        <w:r w:rsidR="00E119FF">
          <w:t xml:space="preserve">RL </w:t>
        </w:r>
        <w:r w:rsidR="00E119FF" w:rsidRPr="00E119FF">
          <w:rPr>
            <w:highlight w:val="yellow"/>
          </w:rPr>
          <w:t>xxx</w:t>
        </w:r>
      </w:ins>
      <w:ins w:id="739" w:author="Stephan Müller" w:date="2019-07-16T23:17:00Z">
        <w:r w:rsidR="00E119FF">
          <w:t xml:space="preserve"> bereit, die die API Dokumentation optisch ansprechend aufbereitet</w:t>
        </w:r>
      </w:ins>
      <w:ins w:id="740" w:author="Stephan Müller" w:date="2019-07-16T23:20:00Z">
        <w:r w:rsidR="00E119FF">
          <w:t>.</w:t>
        </w:r>
      </w:ins>
      <w:commentRangeStart w:id="741"/>
      <w:commentRangeStart w:id="742"/>
      <w:del w:id="743" w:author="Stephan Müller" w:date="2019-07-16T23:20:00Z">
        <w:r w:rsidR="005514B4" w:rsidDel="00E119FF">
          <w:delText>Möchte man sich einen direkten Überblick über die API Dokumentation verschaffen kann die URL „</w:delText>
        </w:r>
        <w:r w:rsidR="009C271F" w:rsidDel="00E119FF">
          <w:fldChar w:fldCharType="begin"/>
        </w:r>
        <w:r w:rsidR="009C271F" w:rsidDel="00E119FF">
          <w:delInstrText xml:space="preserve"> HYPERLINK "http://localhost:8080/open-api" </w:delInstrText>
        </w:r>
        <w:r w:rsidR="009C271F" w:rsidDel="00E119FF">
          <w:fldChar w:fldCharType="separate"/>
        </w:r>
        <w:r w:rsidR="005514B4" w:rsidRPr="005514B4" w:rsidDel="00E119FF">
          <w:rPr>
            <w:rStyle w:val="Hyperlink"/>
          </w:rPr>
          <w:delText>http://localhost:8080/open-api</w:delText>
        </w:r>
        <w:r w:rsidR="009C271F" w:rsidDel="00E119FF">
          <w:rPr>
            <w:rStyle w:val="Hyperlink"/>
          </w:rPr>
          <w:fldChar w:fldCharType="end"/>
        </w:r>
        <w:r w:rsidR="005514B4" w:rsidDel="00E119FF">
          <w:delText xml:space="preserve">“ aufgerufen werden. </w:delText>
        </w:r>
        <w:commentRangeEnd w:id="741"/>
        <w:r w:rsidR="00CD10EC" w:rsidDel="00E119FF">
          <w:rPr>
            <w:rStyle w:val="Kommentarzeichen"/>
            <w:rFonts w:cstheme="minorBidi"/>
          </w:rPr>
          <w:commentReference w:id="741"/>
        </w:r>
        <w:commentRangeEnd w:id="742"/>
        <w:r w:rsidR="00CD2DE4" w:rsidDel="00E119FF">
          <w:rPr>
            <w:rStyle w:val="Kommentarzeichen"/>
            <w:rFonts w:cstheme="minorBidi"/>
          </w:rPr>
          <w:commentReference w:id="742"/>
        </w:r>
        <w:r w:rsidR="005514B4" w:rsidDel="00E119FF">
          <w:delText>Die Webanwendung Swagger-UI bereitet die API Dokumentation optisch ansprechend auf und ermöglicht einfache Abfragen gegen die bereitgestellte API Operationen.</w:delText>
        </w:r>
      </w:del>
    </w:p>
    <w:p w14:paraId="32ECD15B" w14:textId="48E33A9C" w:rsidR="005514B4" w:rsidRDefault="005514B4" w:rsidP="00927514">
      <w:pPr>
        <w:pStyle w:val="Flietext"/>
      </w:pPr>
      <w:r>
        <w:t xml:space="preserve">Nachfolgend werden </w:t>
      </w:r>
      <w:r w:rsidR="00CD10EC">
        <w:t xml:space="preserve">die implementierten </w:t>
      </w:r>
      <w:r>
        <w:t xml:space="preserve">Funktionen exemplarisch vorgestellt, anhand derer die Verwendung von </w:t>
      </w:r>
      <w:proofErr w:type="spellStart"/>
      <w:r>
        <w:t>Cucumber</w:t>
      </w:r>
      <w:proofErr w:type="spellEnd"/>
      <w:r>
        <w:t xml:space="preserve"> demonstriert wird.</w:t>
      </w:r>
    </w:p>
    <w:p w14:paraId="661B3DB1" w14:textId="6DC9FA13" w:rsidR="00927514" w:rsidDel="007225D1" w:rsidRDefault="00927514" w:rsidP="00927514">
      <w:pPr>
        <w:pStyle w:val="Ebene3"/>
        <w:rPr>
          <w:del w:id="744" w:author="Vincent Becker" w:date="2019-07-09T09:28:00Z"/>
        </w:rPr>
      </w:pPr>
      <w:bookmarkStart w:id="745" w:name="_Toc11325476"/>
      <w:del w:id="746" w:author="Vincent Becker" w:date="2019-07-09T09:28:00Z">
        <w:r w:rsidDel="007225D1">
          <w:delText>Tweet veröffentlichen</w:delText>
        </w:r>
        <w:bookmarkEnd w:id="745"/>
      </w:del>
    </w:p>
    <w:p w14:paraId="3E1A92A8" w14:textId="4A466CDE" w:rsidR="00927514" w:rsidDel="007225D1" w:rsidRDefault="005514B4" w:rsidP="005514B4">
      <w:pPr>
        <w:pStyle w:val="Flietext"/>
        <w:rPr>
          <w:del w:id="747" w:author="Vincent Becker" w:date="2019-07-09T09:28:00Z"/>
        </w:rPr>
      </w:pPr>
      <w:del w:id="748" w:author="Vincent Becker" w:date="2019-07-09T09:28:00Z">
        <w:r w:rsidDel="007225D1">
          <w:delText>Über die</w:delText>
        </w:r>
        <w:r w:rsidR="00927514" w:rsidDel="007225D1">
          <w:delText xml:space="preserve"> Ressource „/tweets“ können mit einen POST Request</w:delText>
        </w:r>
        <w:r w:rsidDel="007225D1">
          <w:delText xml:space="preserve"> neue Tweets</w:delText>
        </w:r>
        <w:r w:rsidR="00927514" w:rsidDel="007225D1">
          <w:delText xml:space="preserve"> erstellt werden. </w:delText>
        </w:r>
        <w:r w:rsidDel="007225D1">
          <w:delText>Dazu wird im Request-Body eine entsprechende JSON-Struktur übertragen.</w:delText>
        </w:r>
        <w:r w:rsidR="00927514" w:rsidDel="007225D1">
          <w:delText xml:space="preserve"> </w:delText>
        </w:r>
        <w:r w:rsidDel="007225D1">
          <w:delText xml:space="preserve">Die Schnittstelle nimmt die Anfrage entgegen, prüft die Daten auf Konsistenz und </w:delText>
        </w:r>
        <w:r w:rsidR="00927514" w:rsidDel="007225D1">
          <w:delText>erstellt einen neuen Tweet für den anfragenden User</w:delText>
        </w:r>
        <w:r w:rsidDel="007225D1">
          <w:delText>. Als Antwort erhält der User dieselbe Datenstruktur ergänzt um die eindeutige</w:delText>
        </w:r>
        <w:r w:rsidR="00927514" w:rsidDel="007225D1">
          <w:delText xml:space="preserve"> Tweet- ID und dem </w:delText>
        </w:r>
        <w:r w:rsidDel="007225D1">
          <w:delText>Erzeugungszeitstemp</w:delText>
        </w:r>
        <w:r w:rsidR="00FB768C" w:rsidDel="007225D1">
          <w:delText>el.</w:delText>
        </w:r>
      </w:del>
    </w:p>
    <w:p w14:paraId="1C790B54" w14:textId="6CC04081" w:rsidR="00927514" w:rsidRPr="00260870" w:rsidDel="007225D1" w:rsidRDefault="00927514" w:rsidP="00927514">
      <w:pPr>
        <w:pStyle w:val="Ebene3"/>
        <w:rPr>
          <w:del w:id="749" w:author="Vincent Becker" w:date="2019-07-09T09:28:00Z"/>
          <w:highlight w:val="yellow"/>
        </w:rPr>
      </w:pPr>
      <w:bookmarkStart w:id="750" w:name="_Toc11325477"/>
      <w:del w:id="751" w:author="Vincent Becker" w:date="2019-07-09T09:28:00Z">
        <w:r w:rsidRPr="00260870" w:rsidDel="007225D1">
          <w:rPr>
            <w:highlight w:val="yellow"/>
          </w:rPr>
          <w:delText>Tweets in Timeline anzeigen</w:delText>
        </w:r>
        <w:bookmarkEnd w:id="750"/>
      </w:del>
    </w:p>
    <w:p w14:paraId="6AB45640" w14:textId="64D403D2" w:rsidR="00927514" w:rsidRPr="00260870" w:rsidDel="007225D1" w:rsidRDefault="00927514" w:rsidP="00927514">
      <w:pPr>
        <w:pStyle w:val="Flietext"/>
        <w:rPr>
          <w:del w:id="752" w:author="Vincent Becker" w:date="2019-07-09T09:28:00Z"/>
          <w:highlight w:val="yellow"/>
        </w:rPr>
      </w:pPr>
      <w:del w:id="753" w:author="Vincent Becker" w:date="2019-07-09T09:28:00Z">
        <w:r w:rsidRPr="00260870" w:rsidDel="007225D1">
          <w:rPr>
            <w:highlight w:val="yellow"/>
          </w:rPr>
          <w:delText>An die Ressource „/tweets“ können GET Requests gesendet werden, um die neusten Tweets der User abzufragen, denen der anfragende User folgt. Standardmäßig werden die drei neusten Tweets im Payload der Response mitgesendet. Über die Query- Parameter „index“ und „numTweets“ kann bestimmt werden, wie viele der neusten Tweets für die Response übersprungen werden sollen und wie viele Tweets die Response enthalten soll.</w:delText>
        </w:r>
      </w:del>
    </w:p>
    <w:p w14:paraId="235DD30F" w14:textId="7D279F81" w:rsidR="00927514" w:rsidRPr="00260870" w:rsidDel="007225D1" w:rsidRDefault="00927514" w:rsidP="00927514">
      <w:pPr>
        <w:pStyle w:val="Ebene3"/>
        <w:rPr>
          <w:del w:id="754" w:author="Vincent Becker" w:date="2019-07-09T09:28:00Z"/>
          <w:highlight w:val="yellow"/>
        </w:rPr>
      </w:pPr>
      <w:bookmarkStart w:id="755" w:name="_Toc11325478"/>
      <w:del w:id="756" w:author="Vincent Becker" w:date="2019-07-09T09:28:00Z">
        <w:r w:rsidRPr="00260870" w:rsidDel="007225D1">
          <w:rPr>
            <w:highlight w:val="yellow"/>
          </w:rPr>
          <w:delText>Tweets im Profil anzeigen</w:delText>
        </w:r>
        <w:bookmarkEnd w:id="755"/>
      </w:del>
    </w:p>
    <w:p w14:paraId="617698F3" w14:textId="48ABE03B" w:rsidR="00927514" w:rsidRPr="00260870" w:rsidDel="007225D1" w:rsidRDefault="00927514" w:rsidP="00927514">
      <w:pPr>
        <w:pStyle w:val="Flietext"/>
        <w:rPr>
          <w:del w:id="757" w:author="Vincent Becker" w:date="2019-07-09T09:28:00Z"/>
          <w:highlight w:val="yellow"/>
        </w:rPr>
      </w:pPr>
      <w:del w:id="758" w:author="Vincent Becker" w:date="2019-07-09T09:28:00Z">
        <w:r w:rsidRPr="00260870" w:rsidDel="007225D1">
          <w:rPr>
            <w:highlight w:val="yellow"/>
          </w:rPr>
          <w:delText>Die Schnittstelle „/{userId}/tweets“ antwortet auf GET Requests mit den neuesten Tweets eines bestimmten Users. Der Path- Parameter „userId“ gibt dabei an, von welchem User die Tweets sein sollen. Die Schnittstelle kennt des weiteren ebenfalls die Query- Parameter „index“ und „numTweets“, die die gleiche Funktion besitzen, wie bei einem GET „/tweets“ Request.</w:delText>
        </w:r>
      </w:del>
    </w:p>
    <w:p w14:paraId="1DD68C74" w14:textId="2743FD9E" w:rsidR="00927514" w:rsidRPr="00260870" w:rsidDel="007225D1" w:rsidRDefault="00927514" w:rsidP="00927514">
      <w:pPr>
        <w:pStyle w:val="Ebene3"/>
        <w:rPr>
          <w:del w:id="759" w:author="Vincent Becker" w:date="2019-07-09T09:28:00Z"/>
          <w:highlight w:val="yellow"/>
        </w:rPr>
      </w:pPr>
      <w:bookmarkStart w:id="760" w:name="_Toc11325479"/>
      <w:del w:id="761" w:author="Vincent Becker" w:date="2019-07-09T09:28:00Z">
        <w:r w:rsidRPr="00260870" w:rsidDel="007225D1">
          <w:rPr>
            <w:highlight w:val="yellow"/>
          </w:rPr>
          <w:delText>Tweet Details anzeigen</w:delText>
        </w:r>
        <w:bookmarkEnd w:id="760"/>
      </w:del>
    </w:p>
    <w:p w14:paraId="4AD70060" w14:textId="6BD8E87E" w:rsidR="00927514" w:rsidRPr="00260870" w:rsidDel="007225D1" w:rsidRDefault="00927514" w:rsidP="00927514">
      <w:pPr>
        <w:pStyle w:val="Flietext"/>
        <w:rPr>
          <w:del w:id="762" w:author="Vincent Becker" w:date="2019-07-09T09:28:00Z"/>
          <w:highlight w:val="yellow"/>
        </w:rPr>
      </w:pPr>
      <w:del w:id="763" w:author="Vincent Becker" w:date="2019-07-09T09:28:00Z">
        <w:r w:rsidRPr="00260870" w:rsidDel="007225D1">
          <w:rPr>
            <w:highlight w:val="yellow"/>
          </w:rPr>
          <w:delText>Für Detailliertere Informationen zu einem bestimmten Tweet können GET Requests an die Schnittstelle „/tweet/{tweetId}“ gesendet werden. Die Response enthält daraufhin zusätzliche Informationen über den spezifizierten Tweet. Der Path- Parameter „tweetId“ bestimmt dabei, zu welchem Tweet die Informationen sein sollen.</w:delText>
        </w:r>
      </w:del>
    </w:p>
    <w:p w14:paraId="35365298" w14:textId="7F77AB54" w:rsidR="00927514" w:rsidRPr="00260870" w:rsidDel="007225D1" w:rsidRDefault="00927514" w:rsidP="00927514">
      <w:pPr>
        <w:pStyle w:val="Ebene3"/>
        <w:rPr>
          <w:del w:id="764" w:author="Vincent Becker" w:date="2019-07-09T09:28:00Z"/>
          <w:highlight w:val="yellow"/>
        </w:rPr>
      </w:pPr>
      <w:bookmarkStart w:id="765" w:name="_Toc11325480"/>
      <w:del w:id="766" w:author="Vincent Becker" w:date="2019-07-09T09:28:00Z">
        <w:r w:rsidRPr="00260870" w:rsidDel="007225D1">
          <w:rPr>
            <w:highlight w:val="yellow"/>
          </w:rPr>
          <w:delText>Tweet erneut veröffentlichen „Retweeten“</w:delText>
        </w:r>
        <w:bookmarkEnd w:id="765"/>
      </w:del>
    </w:p>
    <w:p w14:paraId="000B6465" w14:textId="5462BEDB" w:rsidR="00927514" w:rsidRPr="00260870" w:rsidDel="007225D1" w:rsidRDefault="00927514" w:rsidP="00927514">
      <w:pPr>
        <w:pStyle w:val="Flietext"/>
        <w:rPr>
          <w:del w:id="767" w:author="Vincent Becker" w:date="2019-07-09T09:28:00Z"/>
          <w:highlight w:val="yellow"/>
        </w:rPr>
      </w:pPr>
      <w:del w:id="768" w:author="Vincent Becker" w:date="2019-07-09T09:28:00Z">
        <w:r w:rsidRPr="00260870" w:rsidDel="007225D1">
          <w:rPr>
            <w:highlight w:val="yellow"/>
          </w:rPr>
          <w:delText>Zum retweeten eines bestimmten Tweets können POST Requests an die Schnittstelle „/tweets/{tweetId}/retweets“ gesendet werden. Der Path- Parameter „tweetId“ bestimmt welcher Tweet von dem anfragenden User ebenfalls geteilt werden soll. Die Anwendung erstellt daraufhin für den anfragenden User eine neue Tweet Entity. Diese ist eine Kopie des ursprünglichen Tweets, mit eigener ID, aktuellem Datum und einem Verweis auf den ursprünglichen Tweet, wodurch kenntlich gemacht wird, dass es sich um einen Retweet handelt. Der erstellte Retweet wird abgespeichert und in dem Payload der Response versendet.</w:delText>
        </w:r>
      </w:del>
    </w:p>
    <w:p w14:paraId="50171BA1" w14:textId="1DC875FB" w:rsidR="00927514" w:rsidRPr="00260870" w:rsidDel="007225D1" w:rsidRDefault="00927514" w:rsidP="00927514">
      <w:pPr>
        <w:pStyle w:val="Ebene3"/>
        <w:rPr>
          <w:del w:id="769" w:author="Vincent Becker" w:date="2019-07-09T09:28:00Z"/>
          <w:highlight w:val="yellow"/>
        </w:rPr>
      </w:pPr>
      <w:bookmarkStart w:id="770" w:name="_Toc11325481"/>
      <w:del w:id="771" w:author="Vincent Becker" w:date="2019-07-09T09:28:00Z">
        <w:r w:rsidRPr="00260870" w:rsidDel="007225D1">
          <w:rPr>
            <w:highlight w:val="yellow"/>
          </w:rPr>
          <w:delText>Einen Tweet liken</w:delText>
        </w:r>
        <w:bookmarkEnd w:id="770"/>
      </w:del>
    </w:p>
    <w:p w14:paraId="218BDE63" w14:textId="3A41651F" w:rsidR="00927514" w:rsidRPr="00260870" w:rsidDel="007225D1" w:rsidRDefault="00927514" w:rsidP="00927514">
      <w:pPr>
        <w:pStyle w:val="Flietext"/>
        <w:rPr>
          <w:del w:id="772" w:author="Vincent Becker" w:date="2019-07-09T09:28:00Z"/>
          <w:highlight w:val="yellow"/>
        </w:rPr>
      </w:pPr>
      <w:del w:id="773" w:author="Vincent Becker" w:date="2019-07-09T09:28:00Z">
        <w:r w:rsidRPr="00260870" w:rsidDel="007225D1">
          <w:rPr>
            <w:highlight w:val="yellow"/>
          </w:rPr>
          <w:delText>Damit User anzeigen können, dass ihnen ein Tweet gefällt, können POST Requests an die Schnittstelle „/tweets/{tweetId}/liker“ gesendet werden. Die Anwendung erstellt daraufhin eine bidirektionale Beziehung zwischen dem Tweet und dem anfragenden User.</w:delText>
        </w:r>
      </w:del>
    </w:p>
    <w:p w14:paraId="0DDF367D" w14:textId="26AD73B6" w:rsidR="00927514" w:rsidRPr="00260870" w:rsidDel="007225D1" w:rsidRDefault="00927514" w:rsidP="00927514">
      <w:pPr>
        <w:pStyle w:val="Ebene3"/>
        <w:rPr>
          <w:del w:id="774" w:author="Vincent Becker" w:date="2019-07-09T09:28:00Z"/>
          <w:highlight w:val="yellow"/>
        </w:rPr>
      </w:pPr>
      <w:bookmarkStart w:id="775" w:name="_Toc11325482"/>
      <w:del w:id="776" w:author="Vincent Becker" w:date="2019-07-09T09:28:00Z">
        <w:r w:rsidRPr="00260870" w:rsidDel="007225D1">
          <w:rPr>
            <w:highlight w:val="yellow"/>
          </w:rPr>
          <w:delText>Retweeter eines Tweets anzeigen</w:delText>
        </w:r>
        <w:bookmarkEnd w:id="775"/>
      </w:del>
    </w:p>
    <w:p w14:paraId="473A0791" w14:textId="49898BA4" w:rsidR="00927514" w:rsidRPr="00260870" w:rsidDel="007225D1" w:rsidRDefault="00927514" w:rsidP="00927514">
      <w:pPr>
        <w:pStyle w:val="Flietext"/>
        <w:rPr>
          <w:del w:id="777" w:author="Vincent Becker" w:date="2019-07-09T09:28:00Z"/>
          <w:highlight w:val="yellow"/>
          <w:u w:val="single"/>
        </w:rPr>
      </w:pPr>
      <w:del w:id="778" w:author="Vincent Becker" w:date="2019-07-09T09:28:00Z">
        <w:r w:rsidRPr="00260870" w:rsidDel="007225D1">
          <w:rPr>
            <w:highlight w:val="yellow"/>
          </w:rPr>
          <w:delText>Die Ressource „/tweets/{tweetId}/retweets/authors” antwortet auf GET Requests mit einer Liste von Usern, die einen bestimmten Tweet erneut veröffentlicht („geretweetet“) haben. Der Tweet wird über den Path- Parameter „tweetId“ spezifiziert.</w:delText>
        </w:r>
      </w:del>
    </w:p>
    <w:p w14:paraId="18411B52" w14:textId="173A9491" w:rsidR="00927514" w:rsidRPr="00260870" w:rsidDel="007225D1" w:rsidRDefault="00927514" w:rsidP="00927514">
      <w:pPr>
        <w:pStyle w:val="Ebene3"/>
        <w:rPr>
          <w:del w:id="779" w:author="Vincent Becker" w:date="2019-07-09T09:28:00Z"/>
          <w:highlight w:val="yellow"/>
        </w:rPr>
      </w:pPr>
      <w:bookmarkStart w:id="780" w:name="_Toc11325483"/>
      <w:del w:id="781" w:author="Vincent Becker" w:date="2019-07-09T09:28:00Z">
        <w:r w:rsidRPr="00260870" w:rsidDel="007225D1">
          <w:rPr>
            <w:highlight w:val="yellow"/>
          </w:rPr>
          <w:delText>Liker eines Tweets anzeigen</w:delText>
        </w:r>
        <w:bookmarkEnd w:id="780"/>
      </w:del>
    </w:p>
    <w:p w14:paraId="14C1E3DF" w14:textId="2F8309F5" w:rsidR="00927514" w:rsidRPr="00260870" w:rsidDel="007225D1" w:rsidRDefault="00927514" w:rsidP="00927514">
      <w:pPr>
        <w:pStyle w:val="Flietext"/>
        <w:rPr>
          <w:del w:id="782" w:author="Vincent Becker" w:date="2019-07-09T09:28:00Z"/>
          <w:highlight w:val="yellow"/>
        </w:rPr>
      </w:pPr>
      <w:del w:id="783" w:author="Vincent Becker" w:date="2019-07-09T09:28:00Z">
        <w:r w:rsidRPr="00260870" w:rsidDel="007225D1">
          <w:rPr>
            <w:highlight w:val="yellow"/>
          </w:rPr>
          <w:delText>Die Ressource „/tweets/{tweetId}/liker“ antwortet auf GET Requests mit einer Liste von Usern, die einen bestimmten Tweet geliked haben. Der Tweet wird über den Path- Parameter „tweetId“ spezifiziert.</w:delText>
        </w:r>
      </w:del>
    </w:p>
    <w:p w14:paraId="6D4F95A3" w14:textId="066093CE" w:rsidR="00927514" w:rsidRPr="00260870" w:rsidDel="007225D1" w:rsidRDefault="00927514" w:rsidP="00927514">
      <w:pPr>
        <w:pStyle w:val="Ebene3"/>
        <w:rPr>
          <w:del w:id="784" w:author="Vincent Becker" w:date="2019-07-09T09:28:00Z"/>
          <w:highlight w:val="yellow"/>
        </w:rPr>
      </w:pPr>
      <w:bookmarkStart w:id="785" w:name="_Toc11325484"/>
      <w:del w:id="786" w:author="Vincent Becker" w:date="2019-07-09T09:28:00Z">
        <w:r w:rsidRPr="00260870" w:rsidDel="007225D1">
          <w:rPr>
            <w:highlight w:val="yellow"/>
          </w:rPr>
          <w:delText>Tweet löschen</w:delText>
        </w:r>
        <w:bookmarkEnd w:id="785"/>
      </w:del>
    </w:p>
    <w:p w14:paraId="212C6DD3" w14:textId="79F95796" w:rsidR="00927514" w:rsidRPr="00260870" w:rsidDel="007225D1" w:rsidRDefault="00927514" w:rsidP="00927514">
      <w:pPr>
        <w:pStyle w:val="Flietext"/>
        <w:rPr>
          <w:del w:id="787" w:author="Vincent Becker" w:date="2019-07-09T09:28:00Z"/>
          <w:highlight w:val="yellow"/>
        </w:rPr>
      </w:pPr>
      <w:del w:id="788" w:author="Vincent Becker" w:date="2019-07-09T09:28:00Z">
        <w:r w:rsidRPr="00260870" w:rsidDel="007225D1">
          <w:rPr>
            <w:highlight w:val="yellow"/>
          </w:rPr>
          <w:delText>Bei einem DELETE Request an die Schnittstelle „/tweets/{tweetId}“ wird der definierte Tweet nicht aus der Datenbank gelöscht. Es wird lediglich der Status auf „CANCELED“ gesetzt.. Der Path- Parameter „tweetId“ bestimmt, von welchem Tweet der Status verändert werden soll.</w:delText>
        </w:r>
      </w:del>
    </w:p>
    <w:p w14:paraId="407E08CD" w14:textId="45E2C037" w:rsidR="00927514" w:rsidRPr="00260870" w:rsidDel="007225D1" w:rsidRDefault="00927514" w:rsidP="00927514">
      <w:pPr>
        <w:pStyle w:val="Ebene3"/>
        <w:rPr>
          <w:del w:id="789" w:author="Vincent Becker" w:date="2019-07-09T09:28:00Z"/>
          <w:highlight w:val="yellow"/>
        </w:rPr>
      </w:pPr>
      <w:bookmarkStart w:id="790" w:name="_Toc11325485"/>
      <w:del w:id="791" w:author="Vincent Becker" w:date="2019-07-09T09:28:00Z">
        <w:r w:rsidRPr="00260870" w:rsidDel="007225D1">
          <w:rPr>
            <w:highlight w:val="yellow"/>
          </w:rPr>
          <w:delText>Einen Tweets unliken</w:delText>
        </w:r>
        <w:bookmarkEnd w:id="790"/>
      </w:del>
    </w:p>
    <w:p w14:paraId="3E246F73" w14:textId="72EC486D" w:rsidR="00927514" w:rsidRPr="00260870" w:rsidDel="007225D1" w:rsidRDefault="00927514" w:rsidP="00927514">
      <w:pPr>
        <w:pStyle w:val="Flietext"/>
        <w:rPr>
          <w:del w:id="792" w:author="Vincent Becker" w:date="2019-07-09T09:28:00Z"/>
          <w:highlight w:val="yellow"/>
        </w:rPr>
      </w:pPr>
      <w:del w:id="793" w:author="Vincent Becker" w:date="2019-07-09T09:28:00Z">
        <w:r w:rsidRPr="00260870" w:rsidDel="007225D1">
          <w:rPr>
            <w:highlight w:val="yellow"/>
          </w:rPr>
          <w:delText>Damit User das Anzeigen, dass ihnen ein bestimmter Tweet gefällt, rückgängi machen können, müssen DELETE Requests an die Ressource „/tweets/{tweetId}/liker“ gesendet werden. Dabei bestimmt der Path- Parameter „tweetId“, welchen Tweet der User nicht mehr liken möchte. Die Anwendung hebt dabei die bidirektionale Beziehung zwischen dem Tweet und dem User auf.</w:delText>
        </w:r>
      </w:del>
    </w:p>
    <w:p w14:paraId="16D4537D" w14:textId="1662A922" w:rsidR="00927514" w:rsidRPr="00260870" w:rsidDel="007225D1" w:rsidRDefault="00927514" w:rsidP="00927514">
      <w:pPr>
        <w:pStyle w:val="Ebene3"/>
        <w:rPr>
          <w:del w:id="794" w:author="Vincent Becker" w:date="2019-07-09T09:28:00Z"/>
          <w:highlight w:val="yellow"/>
        </w:rPr>
      </w:pPr>
      <w:bookmarkStart w:id="795" w:name="_Toc11325486"/>
      <w:del w:id="796" w:author="Vincent Becker" w:date="2019-07-09T09:28:00Z">
        <w:r w:rsidRPr="00260870" w:rsidDel="007225D1">
          <w:rPr>
            <w:highlight w:val="yellow"/>
          </w:rPr>
          <w:delText>User suchen</w:delText>
        </w:r>
        <w:bookmarkEnd w:id="795"/>
      </w:del>
    </w:p>
    <w:p w14:paraId="6A93AB8A" w14:textId="04FF4B4D" w:rsidR="00927514" w:rsidRPr="00260870" w:rsidDel="007225D1" w:rsidRDefault="00927514" w:rsidP="00927514">
      <w:pPr>
        <w:pStyle w:val="Flietext"/>
        <w:rPr>
          <w:del w:id="797" w:author="Vincent Becker" w:date="2019-07-09T09:28:00Z"/>
          <w:highlight w:val="yellow"/>
        </w:rPr>
      </w:pPr>
      <w:del w:id="798" w:author="Vincent Becker" w:date="2019-07-09T09:28:00Z">
        <w:r w:rsidRPr="00260870" w:rsidDel="007225D1">
          <w:rPr>
            <w:highlight w:val="yellow"/>
          </w:rPr>
          <w:delText>Um eine Liste von Usern zu erhalten können GET Requests an die Ressource „/users“ gesendet werden. Die Anwendung antwortet standartmäßig mit den ersten drei alphabetisch sortierten Usern. Um nach bestimmten Usern zu suchen, kann der Query- Parameter „searchString“ verwendet werden. Die Anwendung filtert nach Usern in dessen userNamen, Vornamen oder Nachnamen der String enthalten ist. Desweiteren können über die Query- Parameter „index“ und „numUsers“ bestimmt werden, wie viele User in der Liste der Response enthalten sein sollen, und wie viele, der alphabetisch sortierten User für die Response übersprungen werden sollen.</w:delText>
        </w:r>
      </w:del>
    </w:p>
    <w:p w14:paraId="3E28B1C3" w14:textId="274A601D" w:rsidR="00927514" w:rsidRPr="00260870" w:rsidDel="007225D1" w:rsidRDefault="00927514" w:rsidP="00927514">
      <w:pPr>
        <w:pStyle w:val="Ebene3"/>
        <w:rPr>
          <w:del w:id="799" w:author="Vincent Becker" w:date="2019-07-09T09:28:00Z"/>
          <w:highlight w:val="yellow"/>
        </w:rPr>
      </w:pPr>
      <w:bookmarkStart w:id="800" w:name="_Toc11325487"/>
      <w:del w:id="801" w:author="Vincent Becker" w:date="2019-07-09T09:28:00Z">
        <w:r w:rsidRPr="00260870" w:rsidDel="007225D1">
          <w:rPr>
            <w:highlight w:val="yellow"/>
          </w:rPr>
          <w:delText>User folgen</w:delText>
        </w:r>
        <w:bookmarkEnd w:id="800"/>
      </w:del>
    </w:p>
    <w:p w14:paraId="3A385D82" w14:textId="6CD2A796" w:rsidR="00927514" w:rsidRPr="00260870" w:rsidDel="007225D1" w:rsidRDefault="00927514" w:rsidP="00927514">
      <w:pPr>
        <w:pStyle w:val="Flietext"/>
        <w:rPr>
          <w:del w:id="802" w:author="Vincent Becker" w:date="2019-07-09T09:28:00Z"/>
          <w:highlight w:val="yellow"/>
        </w:rPr>
      </w:pPr>
      <w:del w:id="803" w:author="Vincent Becker" w:date="2019-07-09T09:28:00Z">
        <w:r w:rsidRPr="00260870" w:rsidDel="007225D1">
          <w:rPr>
            <w:highlight w:val="yellow"/>
          </w:rPr>
          <w:delText xml:space="preserve">Um einem anderen User zu folgen kann ein POST Request an die Schnittstelle „/users/{userId}/follower“ gesendet werden. Der Path- Parameter „userId“ bestimmt hierbei, welchem User gefolgt werden soll. </w:delText>
        </w:r>
      </w:del>
    </w:p>
    <w:p w14:paraId="1F680BA3" w14:textId="5C208AD5" w:rsidR="00927514" w:rsidRPr="00260870" w:rsidDel="007225D1" w:rsidRDefault="00927514" w:rsidP="00927514">
      <w:pPr>
        <w:pStyle w:val="Ebene3"/>
        <w:rPr>
          <w:del w:id="804" w:author="Vincent Becker" w:date="2019-07-09T09:28:00Z"/>
          <w:highlight w:val="yellow"/>
        </w:rPr>
      </w:pPr>
      <w:bookmarkStart w:id="805" w:name="_Toc11325488"/>
      <w:del w:id="806" w:author="Vincent Becker" w:date="2019-07-09T09:28:00Z">
        <w:r w:rsidRPr="00260870" w:rsidDel="007225D1">
          <w:rPr>
            <w:highlight w:val="yellow"/>
          </w:rPr>
          <w:delText>Follower anzeigen</w:delText>
        </w:r>
        <w:bookmarkEnd w:id="805"/>
      </w:del>
    </w:p>
    <w:p w14:paraId="759323A9" w14:textId="20EFDD77" w:rsidR="00927514" w:rsidRPr="00260870" w:rsidDel="007225D1" w:rsidRDefault="00927514" w:rsidP="00927514">
      <w:pPr>
        <w:pStyle w:val="Flietext"/>
        <w:rPr>
          <w:del w:id="807" w:author="Vincent Becker" w:date="2019-07-09T09:28:00Z"/>
          <w:highlight w:val="yellow"/>
        </w:rPr>
      </w:pPr>
      <w:del w:id="808" w:author="Vincent Becker" w:date="2019-07-09T09:28:00Z">
        <w:r w:rsidRPr="00260870" w:rsidDel="007225D1">
          <w:rPr>
            <w:highlight w:val="yellow"/>
          </w:rPr>
          <w:delText xml:space="preserve">Die Schnittstelle „/users/{userId}/follower“ antwortete auf GET Requests mit einer Liste aller User, die einem bestimmten User folgen. Der Path- Parameter „userId“ spezifiziert dabei, von welchem User die Follower in der Response enthalten sein sollen. </w:delText>
        </w:r>
      </w:del>
    </w:p>
    <w:p w14:paraId="28CBF41F" w14:textId="1F533F50" w:rsidR="00927514" w:rsidRPr="00260870" w:rsidDel="007225D1" w:rsidRDefault="00927514" w:rsidP="00927514">
      <w:pPr>
        <w:pStyle w:val="Ebene3"/>
        <w:rPr>
          <w:del w:id="809" w:author="Vincent Becker" w:date="2019-07-09T09:28:00Z"/>
          <w:highlight w:val="yellow"/>
        </w:rPr>
      </w:pPr>
      <w:bookmarkStart w:id="810" w:name="_Toc11325489"/>
      <w:del w:id="811" w:author="Vincent Becker" w:date="2019-07-09T09:28:00Z">
        <w:r w:rsidRPr="00260870" w:rsidDel="007225D1">
          <w:rPr>
            <w:highlight w:val="yellow"/>
          </w:rPr>
          <w:delText>Einen User unfollowen</w:delText>
        </w:r>
        <w:bookmarkEnd w:id="810"/>
      </w:del>
    </w:p>
    <w:p w14:paraId="33610821" w14:textId="34CB43DA" w:rsidR="00927514" w:rsidDel="007225D1" w:rsidRDefault="00927514" w:rsidP="00927514">
      <w:pPr>
        <w:pStyle w:val="Flietext"/>
        <w:rPr>
          <w:del w:id="812" w:author="Vincent Becker" w:date="2019-07-09T09:28:00Z"/>
        </w:rPr>
      </w:pPr>
      <w:del w:id="813" w:author="Vincent Becker" w:date="2019-07-09T09:28:00Z">
        <w:r w:rsidRPr="00260870" w:rsidDel="007225D1">
          <w:rPr>
            <w:highlight w:val="yellow"/>
          </w:rPr>
          <w:delText>Mit einem DELETE Request an die Schnittstelle „/users/{userId}/follower“ kann ein User das Folgen eines anderen Users beenden. Der Path- Parameter „userId“ spezifiziert dabei, welchem User nicht mehr gefolgt werden soll</w:delText>
        </w:r>
        <w:r w:rsidDel="007225D1">
          <w:delText xml:space="preserve">. </w:delText>
        </w:r>
      </w:del>
    </w:p>
    <w:p w14:paraId="246E01B2" w14:textId="77777777" w:rsidR="00CC24AE" w:rsidRDefault="00CC24AE">
      <w:pPr>
        <w:rPr>
          <w:rFonts w:cs="Arial"/>
          <w:sz w:val="24"/>
        </w:rPr>
        <w:sectPr w:rsidR="00CC24AE" w:rsidSect="009845C3">
          <w:footerReference w:type="default" r:id="rId30"/>
          <w:pgSz w:w="11906" w:h="16838"/>
          <w:pgMar w:top="1418" w:right="1134" w:bottom="1418" w:left="2268" w:header="709" w:footer="709" w:gutter="0"/>
          <w:cols w:space="708"/>
          <w:docGrid w:linePitch="360"/>
        </w:sectPr>
      </w:pPr>
    </w:p>
    <w:p w14:paraId="5936183D" w14:textId="2409BB95" w:rsidR="00CC24AE" w:rsidRDefault="00CC24AE">
      <w:pPr>
        <w:rPr>
          <w:rFonts w:cs="Arial"/>
          <w:sz w:val="24"/>
        </w:rPr>
      </w:pPr>
    </w:p>
    <w:tbl>
      <w:tblPr>
        <w:tblStyle w:val="Tabellenraster"/>
        <w:tblW w:w="15021" w:type="dxa"/>
        <w:tblLook w:val="04A0" w:firstRow="1" w:lastRow="0" w:firstColumn="1" w:lastColumn="0" w:noHBand="0" w:noVBand="1"/>
      </w:tblPr>
      <w:tblGrid>
        <w:gridCol w:w="2367"/>
        <w:gridCol w:w="3484"/>
        <w:gridCol w:w="1756"/>
        <w:gridCol w:w="7414"/>
      </w:tblGrid>
      <w:tr w:rsidR="00936385" w14:paraId="7DC6D5DC" w14:textId="77777777" w:rsidTr="00AA512B">
        <w:trPr>
          <w:trHeight w:val="454"/>
        </w:trPr>
        <w:tc>
          <w:tcPr>
            <w:tcW w:w="2255" w:type="dxa"/>
          </w:tcPr>
          <w:p w14:paraId="3DBE0013" w14:textId="0DCE71FF" w:rsidR="00CC24AE" w:rsidRPr="00260870" w:rsidRDefault="00CC24AE">
            <w:pPr>
              <w:rPr>
                <w:b/>
              </w:rPr>
            </w:pPr>
            <w:r w:rsidRPr="00260870">
              <w:rPr>
                <w:b/>
              </w:rPr>
              <w:t>Titel</w:t>
            </w:r>
          </w:p>
        </w:tc>
        <w:tc>
          <w:tcPr>
            <w:tcW w:w="3484" w:type="dxa"/>
          </w:tcPr>
          <w:p w14:paraId="3D15B178" w14:textId="7E0D65AA" w:rsidR="00CC24AE" w:rsidRPr="00260870" w:rsidRDefault="00CC24AE">
            <w:pPr>
              <w:rPr>
                <w:b/>
              </w:rPr>
            </w:pPr>
            <w:r w:rsidRPr="00260870">
              <w:rPr>
                <w:b/>
              </w:rPr>
              <w:t>URL</w:t>
            </w:r>
          </w:p>
        </w:tc>
        <w:tc>
          <w:tcPr>
            <w:tcW w:w="1769" w:type="dxa"/>
          </w:tcPr>
          <w:p w14:paraId="044616E6" w14:textId="0163DFEC" w:rsidR="00CC24AE" w:rsidRPr="00260870" w:rsidRDefault="007225D1">
            <w:pPr>
              <w:rPr>
                <w:b/>
              </w:rPr>
            </w:pPr>
            <w:r>
              <w:rPr>
                <w:b/>
              </w:rPr>
              <w:t>HTTP</w:t>
            </w:r>
            <w:r w:rsidR="00CC24AE" w:rsidRPr="00260870">
              <w:rPr>
                <w:b/>
              </w:rPr>
              <w:t>-Methode</w:t>
            </w:r>
          </w:p>
        </w:tc>
        <w:tc>
          <w:tcPr>
            <w:tcW w:w="7513" w:type="dxa"/>
          </w:tcPr>
          <w:p w14:paraId="0FE921EA" w14:textId="75226D44" w:rsidR="00CC24AE" w:rsidRPr="00260870" w:rsidRDefault="00CC24AE">
            <w:pPr>
              <w:rPr>
                <w:b/>
              </w:rPr>
            </w:pPr>
            <w:r w:rsidRPr="00260870">
              <w:rPr>
                <w:b/>
              </w:rPr>
              <w:t>Beschreibung</w:t>
            </w:r>
          </w:p>
        </w:tc>
      </w:tr>
      <w:tr w:rsidR="00936385" w14:paraId="35FBDBC3" w14:textId="77777777" w:rsidTr="00AA512B">
        <w:trPr>
          <w:trHeight w:val="454"/>
        </w:trPr>
        <w:tc>
          <w:tcPr>
            <w:tcW w:w="2255" w:type="dxa"/>
          </w:tcPr>
          <w:p w14:paraId="5007608B" w14:textId="28CBBF05" w:rsidR="00CC24AE" w:rsidRDefault="00736624" w:rsidP="00260870">
            <w:pPr>
              <w:jc w:val="left"/>
            </w:pPr>
            <w:ins w:id="814" w:author="Stephan Müller" w:date="2019-07-16T23:25:00Z">
              <w:r>
                <w:t xml:space="preserve">Neuen </w:t>
              </w:r>
            </w:ins>
            <w:r w:rsidR="00CC24AE">
              <w:t xml:space="preserve">Tweet </w:t>
            </w:r>
            <w:del w:id="815" w:author="Stephan Müller" w:date="2019-07-16T23:25:00Z">
              <w:r w:rsidR="00CC24AE" w:rsidDel="00736624">
                <w:delText>veröffentlichen</w:delText>
              </w:r>
            </w:del>
            <w:ins w:id="816" w:author="Stephan Müller" w:date="2019-07-16T23:25:00Z">
              <w:r>
                <w:t>erstellen</w:t>
              </w:r>
            </w:ins>
          </w:p>
        </w:tc>
        <w:tc>
          <w:tcPr>
            <w:tcW w:w="3484" w:type="dxa"/>
          </w:tcPr>
          <w:p w14:paraId="460F85A5" w14:textId="6E33173A" w:rsidR="00CC24AE" w:rsidRDefault="00CC24AE" w:rsidP="00260870">
            <w:pPr>
              <w:jc w:val="left"/>
            </w:pPr>
            <w:r>
              <w:t>/</w:t>
            </w:r>
            <w:proofErr w:type="spellStart"/>
            <w:r>
              <w:t>tweets</w:t>
            </w:r>
            <w:proofErr w:type="spellEnd"/>
          </w:p>
        </w:tc>
        <w:tc>
          <w:tcPr>
            <w:tcW w:w="1769" w:type="dxa"/>
          </w:tcPr>
          <w:p w14:paraId="5C86D9EA" w14:textId="0159BB4E" w:rsidR="00CC24AE" w:rsidRDefault="00CC24AE" w:rsidP="00260870">
            <w:pPr>
              <w:jc w:val="left"/>
            </w:pPr>
            <w:r>
              <w:t>POST</w:t>
            </w:r>
          </w:p>
        </w:tc>
        <w:tc>
          <w:tcPr>
            <w:tcW w:w="7513" w:type="dxa"/>
          </w:tcPr>
          <w:p w14:paraId="3C62D115" w14:textId="3E3DEAE0" w:rsidR="00CC24AE" w:rsidRDefault="00CC24AE" w:rsidP="00260870">
            <w:pPr>
              <w:jc w:val="left"/>
            </w:pPr>
            <w:del w:id="817" w:author="Stephan Müller" w:date="2019-07-16T23:26:00Z">
              <w:r w:rsidDel="00736624">
                <w:delText xml:space="preserve">Inhalt des Payloads </w:delText>
              </w:r>
              <w:r w:rsidR="008F3122" w:rsidDel="00736624">
                <w:delText>des Requests</w:delText>
              </w:r>
            </w:del>
            <w:ins w:id="818" w:author="Stephan Müller" w:date="2019-07-16T23:26:00Z">
              <w:r w:rsidR="00736624">
                <w:t>Der übergebene Text</w:t>
              </w:r>
            </w:ins>
            <w:r w:rsidR="008F3122">
              <w:t xml:space="preserve"> </w:t>
            </w:r>
            <w:r>
              <w:t xml:space="preserve">wird als neuer Tweet </w:t>
            </w:r>
            <w:del w:id="819" w:author="Stephan Müller" w:date="2019-07-16T23:26:00Z">
              <w:r w:rsidDel="00736624">
                <w:delText>für den</w:delText>
              </w:r>
            </w:del>
            <w:ins w:id="820" w:author="Stephan Müller" w:date="2019-07-16T23:26:00Z">
              <w:r w:rsidR="00736624">
                <w:t>des</w:t>
              </w:r>
            </w:ins>
            <w:r>
              <w:t xml:space="preserve"> anfragenden User</w:t>
            </w:r>
            <w:ins w:id="821" w:author="Stephan Müller" w:date="2019-07-16T23:26:00Z">
              <w:r w:rsidR="001F3AF3">
                <w:t>s</w:t>
              </w:r>
            </w:ins>
            <w:r>
              <w:t xml:space="preserve"> veröffentlicht</w:t>
            </w:r>
          </w:p>
        </w:tc>
      </w:tr>
      <w:tr w:rsidR="00936385" w14:paraId="79BC97D4" w14:textId="77777777" w:rsidTr="00AA512B">
        <w:trPr>
          <w:trHeight w:val="454"/>
        </w:trPr>
        <w:tc>
          <w:tcPr>
            <w:tcW w:w="2255" w:type="dxa"/>
          </w:tcPr>
          <w:p w14:paraId="1A2A861C" w14:textId="03EFB328" w:rsidR="00CC24AE" w:rsidRDefault="00CC24AE" w:rsidP="00260870">
            <w:pPr>
              <w:jc w:val="left"/>
            </w:pPr>
            <w:r>
              <w:t>Neuste Tweets erha</w:t>
            </w:r>
            <w:r w:rsidR="001200EC">
              <w:t>l</w:t>
            </w:r>
            <w:r>
              <w:t>ten</w:t>
            </w:r>
          </w:p>
        </w:tc>
        <w:tc>
          <w:tcPr>
            <w:tcW w:w="3484" w:type="dxa"/>
          </w:tcPr>
          <w:p w14:paraId="6C679179" w14:textId="052710BE" w:rsidR="00CC24AE" w:rsidRDefault="00CC24AE" w:rsidP="00260870">
            <w:pPr>
              <w:jc w:val="left"/>
            </w:pPr>
            <w:r>
              <w:t>/</w:t>
            </w:r>
            <w:proofErr w:type="spellStart"/>
            <w:r>
              <w:t>tweets</w:t>
            </w:r>
            <w:proofErr w:type="spellEnd"/>
          </w:p>
        </w:tc>
        <w:tc>
          <w:tcPr>
            <w:tcW w:w="1769" w:type="dxa"/>
          </w:tcPr>
          <w:p w14:paraId="5C44BCBA" w14:textId="5C308560" w:rsidR="00CC24AE" w:rsidRDefault="00CC24AE" w:rsidP="00260870">
            <w:pPr>
              <w:jc w:val="left"/>
            </w:pPr>
            <w:r>
              <w:t>GET</w:t>
            </w:r>
          </w:p>
        </w:tc>
        <w:tc>
          <w:tcPr>
            <w:tcW w:w="7513" w:type="dxa"/>
          </w:tcPr>
          <w:p w14:paraId="54090974" w14:textId="2C28B81E" w:rsidR="00CC24AE" w:rsidRDefault="00CC24AE" w:rsidP="00260870">
            <w:pPr>
              <w:jc w:val="left"/>
            </w:pPr>
            <w:del w:id="822" w:author="Stephan Müller" w:date="2019-07-16T23:27:00Z">
              <w:r w:rsidDel="00A769BD">
                <w:delText xml:space="preserve">Response </w:delText>
              </w:r>
            </w:del>
            <w:ins w:id="823" w:author="Stephan Müller" w:date="2019-07-16T23:27:00Z">
              <w:r w:rsidR="00A769BD">
                <w:t>Liefert</w:t>
              </w:r>
            </w:ins>
            <w:del w:id="824" w:author="Stephan Müller" w:date="2019-07-16T23:27:00Z">
              <w:r w:rsidDel="00A769BD">
                <w:delText>enthält</w:delText>
              </w:r>
            </w:del>
            <w:r>
              <w:t xml:space="preserve"> die neusten Tweets von Usern, denen der anfragende User </w:t>
            </w:r>
            <w:proofErr w:type="gramStart"/>
            <w:r>
              <w:t>folgt</w:t>
            </w:r>
            <w:proofErr w:type="gramEnd"/>
          </w:p>
        </w:tc>
      </w:tr>
      <w:tr w:rsidR="00936385" w14:paraId="2A53B81F" w14:textId="77777777" w:rsidTr="00AA512B">
        <w:trPr>
          <w:trHeight w:val="454"/>
        </w:trPr>
        <w:tc>
          <w:tcPr>
            <w:tcW w:w="2255" w:type="dxa"/>
          </w:tcPr>
          <w:p w14:paraId="5319A769" w14:textId="3669F341" w:rsidR="00CC24AE" w:rsidRDefault="00936385" w:rsidP="00260870">
            <w:pPr>
              <w:jc w:val="left"/>
            </w:pPr>
            <w:r>
              <w:t>Tweet Details erhalten</w:t>
            </w:r>
          </w:p>
        </w:tc>
        <w:tc>
          <w:tcPr>
            <w:tcW w:w="3484" w:type="dxa"/>
          </w:tcPr>
          <w:p w14:paraId="1A3849AE" w14:textId="1875F7FE" w:rsidR="00CC24AE" w:rsidRDefault="00CC24AE" w:rsidP="00260870">
            <w:pPr>
              <w:jc w:val="left"/>
            </w:pPr>
            <w:r>
              <w:t>/</w:t>
            </w:r>
            <w:proofErr w:type="spellStart"/>
            <w:r>
              <w:t>tweet</w:t>
            </w:r>
            <w:r w:rsidR="00936385">
              <w:t>s</w:t>
            </w:r>
            <w:proofErr w:type="spellEnd"/>
            <w:r w:rsidR="00936385">
              <w:t>/{</w:t>
            </w:r>
            <w:proofErr w:type="spellStart"/>
            <w:r w:rsidR="00936385">
              <w:t>tweetId</w:t>
            </w:r>
            <w:proofErr w:type="spellEnd"/>
            <w:r w:rsidR="00936385">
              <w:t>}</w:t>
            </w:r>
          </w:p>
        </w:tc>
        <w:tc>
          <w:tcPr>
            <w:tcW w:w="1769" w:type="dxa"/>
          </w:tcPr>
          <w:p w14:paraId="7C6F4637" w14:textId="2395E346" w:rsidR="00CC24AE" w:rsidRDefault="00936385" w:rsidP="00260870">
            <w:pPr>
              <w:jc w:val="left"/>
            </w:pPr>
            <w:r>
              <w:t>GET</w:t>
            </w:r>
          </w:p>
        </w:tc>
        <w:tc>
          <w:tcPr>
            <w:tcW w:w="7513" w:type="dxa"/>
          </w:tcPr>
          <w:p w14:paraId="53E59A0D" w14:textId="1E2A4EB1" w:rsidR="00CC24AE" w:rsidRDefault="00936385" w:rsidP="00260870">
            <w:pPr>
              <w:jc w:val="left"/>
            </w:pPr>
            <w:del w:id="825" w:author="Stephan Müller" w:date="2019-07-16T23:27:00Z">
              <w:r w:rsidDel="00A769BD">
                <w:delText xml:space="preserve">Response </w:delText>
              </w:r>
            </w:del>
            <w:ins w:id="826" w:author="Stephan Müller" w:date="2019-07-16T23:27:00Z">
              <w:r w:rsidR="00A769BD">
                <w:t>Liefert</w:t>
              </w:r>
            </w:ins>
            <w:del w:id="827" w:author="Stephan Müller" w:date="2019-07-16T23:27:00Z">
              <w:r w:rsidDel="00A769BD">
                <w:delText>enthält</w:delText>
              </w:r>
            </w:del>
            <w:r>
              <w:t xml:space="preserve"> zusätzliche Informationen zu dem </w:t>
            </w:r>
            <w:ins w:id="828" w:author="Stephan Müller" w:date="2019-07-16T23:32:00Z">
              <w:r w:rsidR="00A769BD">
                <w:t xml:space="preserve">gewählten </w:t>
              </w:r>
            </w:ins>
            <w:del w:id="829" w:author="Stephan Müller" w:date="2019-07-16T23:32:00Z">
              <w:r w:rsidDel="00A769BD">
                <w:delText xml:space="preserve">spezifizierten </w:delText>
              </w:r>
            </w:del>
            <w:r>
              <w:t>Tweet</w:t>
            </w:r>
          </w:p>
        </w:tc>
      </w:tr>
      <w:tr w:rsidR="00936385" w14:paraId="505AA65D" w14:textId="77777777" w:rsidTr="00AA512B">
        <w:trPr>
          <w:trHeight w:val="454"/>
        </w:trPr>
        <w:tc>
          <w:tcPr>
            <w:tcW w:w="2255" w:type="dxa"/>
          </w:tcPr>
          <w:p w14:paraId="68CB371B" w14:textId="4F80C7CA" w:rsidR="00936385" w:rsidRDefault="00936385" w:rsidP="00260870">
            <w:pPr>
              <w:jc w:val="left"/>
            </w:pPr>
            <w:r>
              <w:t>Tweet canceln</w:t>
            </w:r>
          </w:p>
        </w:tc>
        <w:tc>
          <w:tcPr>
            <w:tcW w:w="3484" w:type="dxa"/>
          </w:tcPr>
          <w:p w14:paraId="570DE957" w14:textId="6B42FB52" w:rsidR="00936385" w:rsidRDefault="00936385" w:rsidP="00260870">
            <w:pPr>
              <w:jc w:val="left"/>
            </w:pPr>
            <w:r>
              <w:t>/</w:t>
            </w:r>
            <w:proofErr w:type="spellStart"/>
            <w:r>
              <w:t>tweets</w:t>
            </w:r>
            <w:proofErr w:type="spellEnd"/>
            <w:r>
              <w:t>/{</w:t>
            </w:r>
            <w:proofErr w:type="spellStart"/>
            <w:r>
              <w:t>tweetId</w:t>
            </w:r>
            <w:proofErr w:type="spellEnd"/>
            <w:r>
              <w:t>}</w:t>
            </w:r>
          </w:p>
        </w:tc>
        <w:tc>
          <w:tcPr>
            <w:tcW w:w="1769" w:type="dxa"/>
          </w:tcPr>
          <w:p w14:paraId="4BBD82F9" w14:textId="382267F1" w:rsidR="00936385" w:rsidRDefault="00936385" w:rsidP="00260870">
            <w:pPr>
              <w:jc w:val="left"/>
            </w:pPr>
            <w:r>
              <w:t>DELETE</w:t>
            </w:r>
          </w:p>
        </w:tc>
        <w:tc>
          <w:tcPr>
            <w:tcW w:w="7513" w:type="dxa"/>
          </w:tcPr>
          <w:p w14:paraId="40567887" w14:textId="71931913" w:rsidR="00936385" w:rsidRDefault="00936385" w:rsidP="00260870">
            <w:pPr>
              <w:jc w:val="left"/>
            </w:pPr>
            <w:r>
              <w:t xml:space="preserve">Der </w:t>
            </w:r>
            <w:ins w:id="830" w:author="Stephan Müller" w:date="2019-07-16T23:32:00Z">
              <w:r w:rsidR="00A769BD">
                <w:t xml:space="preserve">gewählten </w:t>
              </w:r>
            </w:ins>
            <w:del w:id="831" w:author="Stephan Müller" w:date="2019-07-16T23:28:00Z">
              <w:r w:rsidDel="00A769BD">
                <w:delText>spezifiz</w:delText>
              </w:r>
              <w:r w:rsidR="001200EC" w:rsidDel="00A769BD">
                <w:delText>i</w:delText>
              </w:r>
              <w:r w:rsidDel="00A769BD">
                <w:delText xml:space="preserve">erte </w:delText>
              </w:r>
            </w:del>
            <w:r>
              <w:t>Tweet wird in den Status „CANCELED“ versetzt</w:t>
            </w:r>
          </w:p>
        </w:tc>
      </w:tr>
      <w:tr w:rsidR="00936385" w14:paraId="211F3D60" w14:textId="77777777" w:rsidTr="00AA512B">
        <w:trPr>
          <w:trHeight w:val="454"/>
        </w:trPr>
        <w:tc>
          <w:tcPr>
            <w:tcW w:w="2255" w:type="dxa"/>
          </w:tcPr>
          <w:p w14:paraId="40AD1706" w14:textId="2C463E29" w:rsidR="00936385" w:rsidRDefault="00936385" w:rsidP="00936385">
            <w:r>
              <w:t>Tweet liken</w:t>
            </w:r>
          </w:p>
        </w:tc>
        <w:tc>
          <w:tcPr>
            <w:tcW w:w="3484" w:type="dxa"/>
          </w:tcPr>
          <w:p w14:paraId="4B5927D5" w14:textId="18D31B45" w:rsidR="00936385" w:rsidRDefault="00936385" w:rsidP="00936385">
            <w:r>
              <w:t>/</w:t>
            </w:r>
            <w:proofErr w:type="spellStart"/>
            <w:r>
              <w:t>tweets</w:t>
            </w:r>
            <w:proofErr w:type="spellEnd"/>
            <w:r>
              <w:t>/{</w:t>
            </w:r>
            <w:proofErr w:type="spellStart"/>
            <w:r>
              <w:t>tweetId</w:t>
            </w:r>
            <w:proofErr w:type="spellEnd"/>
            <w:r>
              <w:t>}/like</w:t>
            </w:r>
          </w:p>
        </w:tc>
        <w:tc>
          <w:tcPr>
            <w:tcW w:w="1769" w:type="dxa"/>
          </w:tcPr>
          <w:p w14:paraId="3659EA60" w14:textId="7B3BE6A1" w:rsidR="00936385" w:rsidRDefault="00936385" w:rsidP="00936385">
            <w:r>
              <w:t>POST</w:t>
            </w:r>
          </w:p>
        </w:tc>
        <w:tc>
          <w:tcPr>
            <w:tcW w:w="7513" w:type="dxa"/>
          </w:tcPr>
          <w:p w14:paraId="3281301B" w14:textId="3090E997" w:rsidR="00936385" w:rsidRDefault="00A769BD" w:rsidP="00936385">
            <w:ins w:id="832" w:author="Stephan Müller" w:date="2019-07-16T23:28:00Z">
              <w:r>
                <w:t xml:space="preserve">Der </w:t>
              </w:r>
            </w:ins>
            <w:del w:id="833" w:author="Stephan Müller" w:date="2019-07-16T23:28:00Z">
              <w:r w:rsidR="00936385" w:rsidDel="00A769BD">
                <w:delText>A</w:delText>
              </w:r>
            </w:del>
            <w:ins w:id="834" w:author="Stephan Müller" w:date="2019-07-16T23:28:00Z">
              <w:r>
                <w:t>a</w:t>
              </w:r>
            </w:ins>
            <w:r w:rsidR="00936385">
              <w:t>nfragende User wird als „</w:t>
            </w:r>
            <w:proofErr w:type="spellStart"/>
            <w:r w:rsidR="00936385">
              <w:t>Liker</w:t>
            </w:r>
            <w:proofErr w:type="spellEnd"/>
            <w:r w:rsidR="00936385">
              <w:t xml:space="preserve">“ des </w:t>
            </w:r>
            <w:ins w:id="835" w:author="Stephan Müller" w:date="2019-07-16T23:32:00Z">
              <w:r>
                <w:t xml:space="preserve">gewählten </w:t>
              </w:r>
            </w:ins>
            <w:del w:id="836" w:author="Stephan Müller" w:date="2019-07-16T23:28:00Z">
              <w:r w:rsidR="00936385" w:rsidDel="00A769BD">
                <w:delText xml:space="preserve">spezifizierten </w:delText>
              </w:r>
            </w:del>
            <w:r w:rsidR="00936385">
              <w:t>Tweets vermerkt.</w:t>
            </w:r>
          </w:p>
        </w:tc>
      </w:tr>
      <w:tr w:rsidR="00936385" w14:paraId="45AB79FF" w14:textId="77777777" w:rsidTr="00AA512B">
        <w:trPr>
          <w:trHeight w:val="454"/>
        </w:trPr>
        <w:tc>
          <w:tcPr>
            <w:tcW w:w="2255" w:type="dxa"/>
          </w:tcPr>
          <w:p w14:paraId="46823CE1" w14:textId="088E0AB8" w:rsidR="00936385" w:rsidRDefault="00936385" w:rsidP="00936385">
            <w:proofErr w:type="spellStart"/>
            <w:r>
              <w:t>Liker</w:t>
            </w:r>
            <w:proofErr w:type="spellEnd"/>
            <w:r>
              <w:t xml:space="preserve"> ansehen</w:t>
            </w:r>
          </w:p>
        </w:tc>
        <w:tc>
          <w:tcPr>
            <w:tcW w:w="3484" w:type="dxa"/>
          </w:tcPr>
          <w:p w14:paraId="0D6655A3" w14:textId="5AB1537D" w:rsidR="00936385" w:rsidRDefault="00936385" w:rsidP="00936385">
            <w:r>
              <w:t>/</w:t>
            </w:r>
            <w:proofErr w:type="spellStart"/>
            <w:r>
              <w:t>tweets</w:t>
            </w:r>
            <w:proofErr w:type="spellEnd"/>
            <w:r>
              <w:t>/{</w:t>
            </w:r>
            <w:proofErr w:type="spellStart"/>
            <w:r>
              <w:t>tweetId</w:t>
            </w:r>
            <w:proofErr w:type="spellEnd"/>
            <w:r>
              <w:t>}/like</w:t>
            </w:r>
          </w:p>
        </w:tc>
        <w:tc>
          <w:tcPr>
            <w:tcW w:w="1769" w:type="dxa"/>
          </w:tcPr>
          <w:p w14:paraId="29F01626" w14:textId="2EF1C605" w:rsidR="00936385" w:rsidRDefault="00936385" w:rsidP="00936385">
            <w:r>
              <w:t>GET</w:t>
            </w:r>
          </w:p>
        </w:tc>
        <w:tc>
          <w:tcPr>
            <w:tcW w:w="7513" w:type="dxa"/>
          </w:tcPr>
          <w:p w14:paraId="7A8E71AA" w14:textId="6E617F72" w:rsidR="00936385" w:rsidRDefault="00A769BD" w:rsidP="00936385">
            <w:ins w:id="837" w:author="Stephan Müller" w:date="2019-07-16T23:28:00Z">
              <w:r>
                <w:t xml:space="preserve">Liefert </w:t>
              </w:r>
            </w:ins>
            <w:del w:id="838" w:author="Stephan Müller" w:date="2019-07-16T23:28:00Z">
              <w:r w:rsidR="00936385" w:rsidDel="00A769BD">
                <w:delText xml:space="preserve">Eine </w:delText>
              </w:r>
            </w:del>
            <w:r w:rsidR="00936385">
              <w:t xml:space="preserve">Liste mit Usern, die den </w:t>
            </w:r>
            <w:ins w:id="839" w:author="Stephan Müller" w:date="2019-07-16T23:32:00Z">
              <w:r>
                <w:t xml:space="preserve">gewählten </w:t>
              </w:r>
            </w:ins>
            <w:del w:id="840" w:author="Stephan Müller" w:date="2019-07-16T23:28:00Z">
              <w:r w:rsidR="00936385" w:rsidDel="00A769BD">
                <w:delText xml:space="preserve">spezifizierten </w:delText>
              </w:r>
            </w:del>
            <w:r w:rsidR="00936385">
              <w:t xml:space="preserve">Tweet </w:t>
            </w:r>
            <w:del w:id="841" w:author="Stephan Müller" w:date="2019-07-16T23:28:00Z">
              <w:r w:rsidR="00936385" w:rsidDel="00A769BD">
                <w:delText xml:space="preserve">liken </w:delText>
              </w:r>
            </w:del>
            <w:proofErr w:type="spellStart"/>
            <w:ins w:id="842" w:author="Stephan Müller" w:date="2019-07-16T23:28:00Z">
              <w:r>
                <w:t>geliked</w:t>
              </w:r>
            </w:ins>
            <w:proofErr w:type="spellEnd"/>
            <w:ins w:id="843" w:author="Stephan Müller" w:date="2019-07-16T23:29:00Z">
              <w:r>
                <w:t xml:space="preserve"> haben</w:t>
              </w:r>
            </w:ins>
            <w:del w:id="844" w:author="Stephan Müller" w:date="2019-07-16T23:29:00Z">
              <w:r w:rsidR="00936385" w:rsidDel="00A769BD">
                <w:delText>wird</w:delText>
              </w:r>
            </w:del>
            <w:r w:rsidR="00936385">
              <w:t xml:space="preserve"> zurück</w:t>
            </w:r>
            <w:del w:id="845" w:author="Stephan Müller" w:date="2019-07-16T23:29:00Z">
              <w:r w:rsidR="00936385" w:rsidDel="00A769BD">
                <w:delText>gegeben</w:delText>
              </w:r>
            </w:del>
          </w:p>
        </w:tc>
      </w:tr>
      <w:tr w:rsidR="00936385" w14:paraId="259F06AC" w14:textId="77777777" w:rsidTr="00AA512B">
        <w:trPr>
          <w:trHeight w:val="454"/>
        </w:trPr>
        <w:tc>
          <w:tcPr>
            <w:tcW w:w="2255" w:type="dxa"/>
          </w:tcPr>
          <w:p w14:paraId="5E741390" w14:textId="7F1A8C0D" w:rsidR="00936385" w:rsidRDefault="00936385" w:rsidP="00936385">
            <w:proofErr w:type="spellStart"/>
            <w:r>
              <w:t>Unlike</w:t>
            </w:r>
            <w:proofErr w:type="spellEnd"/>
            <w:r>
              <w:t xml:space="preserve"> Tweet</w:t>
            </w:r>
          </w:p>
        </w:tc>
        <w:tc>
          <w:tcPr>
            <w:tcW w:w="3484" w:type="dxa"/>
          </w:tcPr>
          <w:p w14:paraId="261F52AE" w14:textId="5792EF63" w:rsidR="00936385" w:rsidRDefault="00936385" w:rsidP="00936385">
            <w:r>
              <w:t>/</w:t>
            </w:r>
            <w:proofErr w:type="spellStart"/>
            <w:r>
              <w:t>tweets</w:t>
            </w:r>
            <w:proofErr w:type="spellEnd"/>
            <w:r>
              <w:t>/{</w:t>
            </w:r>
            <w:proofErr w:type="spellStart"/>
            <w:r>
              <w:t>tweetId</w:t>
            </w:r>
            <w:proofErr w:type="spellEnd"/>
            <w:r>
              <w:t>}/like</w:t>
            </w:r>
          </w:p>
        </w:tc>
        <w:tc>
          <w:tcPr>
            <w:tcW w:w="1769" w:type="dxa"/>
          </w:tcPr>
          <w:p w14:paraId="1AB3AF1C" w14:textId="44CB053A" w:rsidR="00936385" w:rsidRDefault="00936385" w:rsidP="00936385">
            <w:r>
              <w:t>DELETE</w:t>
            </w:r>
          </w:p>
        </w:tc>
        <w:tc>
          <w:tcPr>
            <w:tcW w:w="7513" w:type="dxa"/>
          </w:tcPr>
          <w:p w14:paraId="7A518D1A" w14:textId="31DC63DC" w:rsidR="00936385" w:rsidRDefault="00936385" w:rsidP="00936385">
            <w:r>
              <w:t>Der anfragende User wird nicht mehr als „</w:t>
            </w:r>
            <w:proofErr w:type="spellStart"/>
            <w:r>
              <w:t>Liker</w:t>
            </w:r>
            <w:proofErr w:type="spellEnd"/>
            <w:r>
              <w:t xml:space="preserve">“ des </w:t>
            </w:r>
            <w:ins w:id="846" w:author="Stephan Müller" w:date="2019-07-16T23:32:00Z">
              <w:r w:rsidR="00A769BD">
                <w:t xml:space="preserve">gewählten </w:t>
              </w:r>
            </w:ins>
            <w:del w:id="847" w:author="Stephan Müller" w:date="2019-07-16T23:29:00Z">
              <w:r w:rsidDel="00A769BD">
                <w:delText xml:space="preserve">spezifizierten </w:delText>
              </w:r>
            </w:del>
            <w:r>
              <w:t>Tweets vermerkt</w:t>
            </w:r>
          </w:p>
        </w:tc>
      </w:tr>
      <w:tr w:rsidR="00936385" w14:paraId="449B6E04" w14:textId="77777777" w:rsidTr="00AA512B">
        <w:trPr>
          <w:trHeight w:val="454"/>
        </w:trPr>
        <w:tc>
          <w:tcPr>
            <w:tcW w:w="2255" w:type="dxa"/>
          </w:tcPr>
          <w:p w14:paraId="143D2309" w14:textId="7D223051" w:rsidR="00936385" w:rsidRDefault="00936385" w:rsidP="00936385">
            <w:r>
              <w:t>Retweet Tweet</w:t>
            </w:r>
          </w:p>
        </w:tc>
        <w:tc>
          <w:tcPr>
            <w:tcW w:w="3484" w:type="dxa"/>
          </w:tcPr>
          <w:p w14:paraId="0875C0AD" w14:textId="2025FF62" w:rsidR="00936385" w:rsidRDefault="00936385" w:rsidP="00936385">
            <w:r>
              <w:t>/</w:t>
            </w:r>
            <w:proofErr w:type="spellStart"/>
            <w:r>
              <w:t>tweets</w:t>
            </w:r>
            <w:proofErr w:type="spellEnd"/>
            <w:r>
              <w:t>/{</w:t>
            </w:r>
            <w:proofErr w:type="spellStart"/>
            <w:r>
              <w:t>tweetId</w:t>
            </w:r>
            <w:proofErr w:type="spellEnd"/>
            <w:r>
              <w:t>}/</w:t>
            </w:r>
            <w:proofErr w:type="spellStart"/>
            <w:r>
              <w:t>retweets</w:t>
            </w:r>
            <w:proofErr w:type="spellEnd"/>
          </w:p>
        </w:tc>
        <w:tc>
          <w:tcPr>
            <w:tcW w:w="1769" w:type="dxa"/>
          </w:tcPr>
          <w:p w14:paraId="286D6D5D" w14:textId="14D30ABA" w:rsidR="00936385" w:rsidRDefault="00936385" w:rsidP="00936385">
            <w:r>
              <w:t>POST</w:t>
            </w:r>
          </w:p>
        </w:tc>
        <w:tc>
          <w:tcPr>
            <w:tcW w:w="7513" w:type="dxa"/>
          </w:tcPr>
          <w:p w14:paraId="09094B53" w14:textId="65E69FA0" w:rsidR="00936385" w:rsidRDefault="00936385" w:rsidP="00936385">
            <w:r>
              <w:t xml:space="preserve">Für den </w:t>
            </w:r>
            <w:del w:id="848" w:author="Stephan Müller" w:date="2019-07-16T23:29:00Z">
              <w:r w:rsidDel="00A769BD">
                <w:delText xml:space="preserve">Anfragenden </w:delText>
              </w:r>
            </w:del>
            <w:ins w:id="849" w:author="Stephan Müller" w:date="2019-07-16T23:29:00Z">
              <w:r w:rsidR="00A769BD">
                <w:t xml:space="preserve">anfragenden </w:t>
              </w:r>
            </w:ins>
            <w:r>
              <w:t>User wird ein Retweet des</w:t>
            </w:r>
            <w:ins w:id="850" w:author="Stephan Müller" w:date="2019-07-16T23:32:00Z">
              <w:r w:rsidR="00A769BD">
                <w:t xml:space="preserve"> gewählten</w:t>
              </w:r>
            </w:ins>
            <w:r>
              <w:t xml:space="preserve"> </w:t>
            </w:r>
            <w:del w:id="851" w:author="Stephan Müller" w:date="2019-07-16T23:29:00Z">
              <w:r w:rsidDel="00A769BD">
                <w:delText xml:space="preserve">spezifizierten </w:delText>
              </w:r>
            </w:del>
            <w:r>
              <w:t>Tweets erstellt</w:t>
            </w:r>
          </w:p>
        </w:tc>
      </w:tr>
      <w:tr w:rsidR="00936385" w14:paraId="6B5701C5" w14:textId="77777777" w:rsidTr="00AA512B">
        <w:trPr>
          <w:trHeight w:val="454"/>
        </w:trPr>
        <w:tc>
          <w:tcPr>
            <w:tcW w:w="2255" w:type="dxa"/>
          </w:tcPr>
          <w:p w14:paraId="24DF9075" w14:textId="605CE705" w:rsidR="00936385" w:rsidRDefault="00936385" w:rsidP="00936385">
            <w:proofErr w:type="spellStart"/>
            <w:r>
              <w:t>Get</w:t>
            </w:r>
            <w:proofErr w:type="spellEnd"/>
            <w:r>
              <w:t xml:space="preserve"> </w:t>
            </w:r>
            <w:proofErr w:type="spellStart"/>
            <w:r>
              <w:t>Retweeter</w:t>
            </w:r>
            <w:proofErr w:type="spellEnd"/>
          </w:p>
        </w:tc>
        <w:tc>
          <w:tcPr>
            <w:tcW w:w="3484" w:type="dxa"/>
          </w:tcPr>
          <w:p w14:paraId="2FB598A5" w14:textId="6D434067" w:rsidR="00936385" w:rsidRDefault="00936385" w:rsidP="00936385">
            <w:r>
              <w:t>/</w:t>
            </w:r>
            <w:proofErr w:type="spellStart"/>
            <w:r>
              <w:t>tweets</w:t>
            </w:r>
            <w:proofErr w:type="spellEnd"/>
            <w:r>
              <w:t>/{</w:t>
            </w:r>
            <w:proofErr w:type="spellStart"/>
            <w:r>
              <w:t>tweetId</w:t>
            </w:r>
            <w:proofErr w:type="spellEnd"/>
            <w:r>
              <w:t>}/</w:t>
            </w:r>
            <w:proofErr w:type="spellStart"/>
            <w:r>
              <w:t>retweets</w:t>
            </w:r>
            <w:proofErr w:type="spellEnd"/>
            <w:r>
              <w:t>/</w:t>
            </w:r>
            <w:proofErr w:type="spellStart"/>
            <w:r>
              <w:t>authors</w:t>
            </w:r>
            <w:proofErr w:type="spellEnd"/>
          </w:p>
        </w:tc>
        <w:tc>
          <w:tcPr>
            <w:tcW w:w="1769" w:type="dxa"/>
          </w:tcPr>
          <w:p w14:paraId="64ADB7FF" w14:textId="1C9BB4AE" w:rsidR="00936385" w:rsidRDefault="00936385" w:rsidP="00936385">
            <w:r>
              <w:t>GET</w:t>
            </w:r>
          </w:p>
        </w:tc>
        <w:tc>
          <w:tcPr>
            <w:tcW w:w="7513" w:type="dxa"/>
          </w:tcPr>
          <w:p w14:paraId="7778AB78" w14:textId="2638FAD3" w:rsidR="00936385" w:rsidRDefault="00A769BD" w:rsidP="00936385">
            <w:ins w:id="852" w:author="Stephan Müller" w:date="2019-07-16T23:30:00Z">
              <w:r>
                <w:t xml:space="preserve">Liefert </w:t>
              </w:r>
            </w:ins>
            <w:del w:id="853" w:author="Stephan Müller" w:date="2019-07-16T23:30:00Z">
              <w:r w:rsidR="00936385" w:rsidDel="00A769BD">
                <w:delText>E</w:delText>
              </w:r>
            </w:del>
            <w:ins w:id="854" w:author="Stephan Müller" w:date="2019-07-16T23:30:00Z">
              <w:r>
                <w:t>e</w:t>
              </w:r>
            </w:ins>
            <w:r w:rsidR="00936385">
              <w:t xml:space="preserve">ine Liste mit Usern, die den </w:t>
            </w:r>
            <w:ins w:id="855" w:author="Stephan Müller" w:date="2019-07-16T23:32:00Z">
              <w:r>
                <w:t xml:space="preserve">gewählten </w:t>
              </w:r>
            </w:ins>
            <w:del w:id="856" w:author="Stephan Müller" w:date="2019-07-16T23:30:00Z">
              <w:r w:rsidR="00936385" w:rsidDel="00A769BD">
                <w:delText xml:space="preserve">spezifizierten </w:delText>
              </w:r>
            </w:del>
            <w:r w:rsidR="00936385">
              <w:t xml:space="preserve">Tweet retweetet haben </w:t>
            </w:r>
            <w:del w:id="857" w:author="Stephan Müller" w:date="2019-07-16T23:30:00Z">
              <w:r w:rsidR="00936385" w:rsidDel="00A769BD">
                <w:delText>wird zurückgegeben</w:delText>
              </w:r>
            </w:del>
            <w:ins w:id="858" w:author="Stephan Müller" w:date="2019-07-16T23:30:00Z">
              <w:r>
                <w:t>zurück</w:t>
              </w:r>
            </w:ins>
          </w:p>
        </w:tc>
      </w:tr>
      <w:tr w:rsidR="00936385" w14:paraId="0B786167" w14:textId="77777777" w:rsidTr="00AA512B">
        <w:trPr>
          <w:trHeight w:val="454"/>
        </w:trPr>
        <w:tc>
          <w:tcPr>
            <w:tcW w:w="2255" w:type="dxa"/>
          </w:tcPr>
          <w:p w14:paraId="654E1FF4" w14:textId="70F05413" w:rsidR="00936385" w:rsidRDefault="00936385" w:rsidP="00936385">
            <w:proofErr w:type="spellStart"/>
            <w:r>
              <w:t>Get</w:t>
            </w:r>
            <w:proofErr w:type="spellEnd"/>
            <w:r>
              <w:t xml:space="preserve"> Users</w:t>
            </w:r>
          </w:p>
        </w:tc>
        <w:tc>
          <w:tcPr>
            <w:tcW w:w="3484" w:type="dxa"/>
          </w:tcPr>
          <w:p w14:paraId="012CD08D" w14:textId="009069DC" w:rsidR="00936385" w:rsidRDefault="00936385" w:rsidP="00936385">
            <w:r>
              <w:t>/</w:t>
            </w:r>
            <w:proofErr w:type="spellStart"/>
            <w:r>
              <w:t>users</w:t>
            </w:r>
            <w:proofErr w:type="spellEnd"/>
          </w:p>
        </w:tc>
        <w:tc>
          <w:tcPr>
            <w:tcW w:w="1769" w:type="dxa"/>
          </w:tcPr>
          <w:p w14:paraId="2F495CD5" w14:textId="048FD85B" w:rsidR="00936385" w:rsidRDefault="00936385" w:rsidP="00936385">
            <w:r>
              <w:t>GET</w:t>
            </w:r>
          </w:p>
        </w:tc>
        <w:tc>
          <w:tcPr>
            <w:tcW w:w="7513" w:type="dxa"/>
          </w:tcPr>
          <w:p w14:paraId="2C7B2648" w14:textId="4EA49A9A" w:rsidR="00936385" w:rsidRDefault="00936385" w:rsidP="00936385">
            <w:r>
              <w:t xml:space="preserve">Eine Liste </w:t>
            </w:r>
            <w:del w:id="859" w:author="Stephan Müller" w:date="2019-07-16T23:30:00Z">
              <w:r w:rsidDel="00A769BD">
                <w:delText xml:space="preserve">mit </w:delText>
              </w:r>
            </w:del>
            <w:ins w:id="860" w:author="Stephan Müller" w:date="2019-07-16T23:30:00Z">
              <w:r w:rsidR="00A769BD">
                <w:t xml:space="preserve">von </w:t>
              </w:r>
            </w:ins>
            <w:r>
              <w:t>Usern wird zurückgegeben</w:t>
            </w:r>
          </w:p>
        </w:tc>
      </w:tr>
      <w:tr w:rsidR="00936385" w14:paraId="2B1E1713" w14:textId="77777777" w:rsidTr="00AA512B">
        <w:trPr>
          <w:trHeight w:val="454"/>
        </w:trPr>
        <w:tc>
          <w:tcPr>
            <w:tcW w:w="2255" w:type="dxa"/>
          </w:tcPr>
          <w:p w14:paraId="040CC5CB" w14:textId="7542ABB3" w:rsidR="00936385" w:rsidRDefault="00936385" w:rsidP="00936385">
            <w:r>
              <w:t>Follow User</w:t>
            </w:r>
          </w:p>
        </w:tc>
        <w:tc>
          <w:tcPr>
            <w:tcW w:w="3484" w:type="dxa"/>
          </w:tcPr>
          <w:p w14:paraId="790CAB33" w14:textId="3396D005" w:rsidR="00936385" w:rsidRDefault="00936385" w:rsidP="00936385">
            <w:r>
              <w:t>/</w:t>
            </w:r>
            <w:proofErr w:type="spellStart"/>
            <w:r>
              <w:t>users</w:t>
            </w:r>
            <w:proofErr w:type="spellEnd"/>
            <w:r>
              <w:t>/{</w:t>
            </w:r>
            <w:proofErr w:type="spellStart"/>
            <w:r>
              <w:t>userId</w:t>
            </w:r>
            <w:proofErr w:type="spellEnd"/>
            <w:r>
              <w:t>}/</w:t>
            </w:r>
            <w:proofErr w:type="spellStart"/>
            <w:r>
              <w:t>follower</w:t>
            </w:r>
            <w:proofErr w:type="spellEnd"/>
          </w:p>
        </w:tc>
        <w:tc>
          <w:tcPr>
            <w:tcW w:w="1769" w:type="dxa"/>
          </w:tcPr>
          <w:p w14:paraId="7610B50A" w14:textId="5D0BF41F" w:rsidR="00936385" w:rsidRDefault="00936385" w:rsidP="00936385">
            <w:r>
              <w:t>POST</w:t>
            </w:r>
          </w:p>
        </w:tc>
        <w:tc>
          <w:tcPr>
            <w:tcW w:w="7513" w:type="dxa"/>
          </w:tcPr>
          <w:p w14:paraId="79FE4806" w14:textId="3C6BD28D" w:rsidR="00936385" w:rsidRDefault="00936385" w:rsidP="00936385">
            <w:r>
              <w:t xml:space="preserve">Der anfragende User wird als Follower des </w:t>
            </w:r>
            <w:ins w:id="861" w:author="Stephan Müller" w:date="2019-07-16T23:32:00Z">
              <w:r w:rsidR="00A769BD">
                <w:t xml:space="preserve">gewählten </w:t>
              </w:r>
            </w:ins>
            <w:del w:id="862" w:author="Stephan Müller" w:date="2019-07-16T23:32:00Z">
              <w:r w:rsidDel="00A769BD">
                <w:delText xml:space="preserve">spezifizierten </w:delText>
              </w:r>
            </w:del>
            <w:r>
              <w:t>Users vermerkt</w:t>
            </w:r>
          </w:p>
        </w:tc>
      </w:tr>
      <w:tr w:rsidR="00936385" w14:paraId="4DA4E70A" w14:textId="77777777" w:rsidTr="00AA512B">
        <w:trPr>
          <w:trHeight w:val="454"/>
        </w:trPr>
        <w:tc>
          <w:tcPr>
            <w:tcW w:w="2255" w:type="dxa"/>
          </w:tcPr>
          <w:p w14:paraId="2E4816BA" w14:textId="587D4ED0" w:rsidR="00936385" w:rsidRDefault="00936385" w:rsidP="00936385">
            <w:proofErr w:type="spellStart"/>
            <w:r>
              <w:t>Get</w:t>
            </w:r>
            <w:proofErr w:type="spellEnd"/>
            <w:r>
              <w:t xml:space="preserve"> Follower</w:t>
            </w:r>
          </w:p>
        </w:tc>
        <w:tc>
          <w:tcPr>
            <w:tcW w:w="3484" w:type="dxa"/>
          </w:tcPr>
          <w:p w14:paraId="1E9CB22B" w14:textId="60C40399" w:rsidR="00936385" w:rsidRDefault="00936385" w:rsidP="00936385">
            <w:r>
              <w:t>/</w:t>
            </w:r>
            <w:proofErr w:type="spellStart"/>
            <w:r>
              <w:t>users</w:t>
            </w:r>
            <w:proofErr w:type="spellEnd"/>
            <w:r>
              <w:t>/{</w:t>
            </w:r>
            <w:proofErr w:type="spellStart"/>
            <w:r>
              <w:t>userId</w:t>
            </w:r>
            <w:proofErr w:type="spellEnd"/>
            <w:r>
              <w:t>}/</w:t>
            </w:r>
            <w:proofErr w:type="spellStart"/>
            <w:r>
              <w:t>follower</w:t>
            </w:r>
            <w:proofErr w:type="spellEnd"/>
          </w:p>
        </w:tc>
        <w:tc>
          <w:tcPr>
            <w:tcW w:w="1769" w:type="dxa"/>
          </w:tcPr>
          <w:p w14:paraId="7C6BE8DE" w14:textId="440BC7E6" w:rsidR="00936385" w:rsidRDefault="00936385" w:rsidP="00936385">
            <w:r>
              <w:t>GET</w:t>
            </w:r>
          </w:p>
        </w:tc>
        <w:tc>
          <w:tcPr>
            <w:tcW w:w="7513" w:type="dxa"/>
          </w:tcPr>
          <w:p w14:paraId="52D19744" w14:textId="57038167" w:rsidR="00936385" w:rsidRDefault="00936385" w:rsidP="00936385">
            <w:del w:id="863" w:author="Stephan Müller" w:date="2019-07-16T23:31:00Z">
              <w:r w:rsidDel="00A769BD">
                <w:delText xml:space="preserve">Eine </w:delText>
              </w:r>
            </w:del>
            <w:ins w:id="864" w:author="Stephan Müller" w:date="2019-07-16T23:31:00Z">
              <w:r w:rsidR="00A769BD">
                <w:t xml:space="preserve">Liefert eine </w:t>
              </w:r>
            </w:ins>
            <w:r>
              <w:t>Liste mit Usern, die als Follower des</w:t>
            </w:r>
            <w:ins w:id="865" w:author="Stephan Müller" w:date="2019-07-16T23:32:00Z">
              <w:r w:rsidR="00A769BD">
                <w:t xml:space="preserve"> gewählten</w:t>
              </w:r>
            </w:ins>
            <w:r>
              <w:t xml:space="preserve"> </w:t>
            </w:r>
            <w:del w:id="866" w:author="Stephan Müller" w:date="2019-07-16T23:31:00Z">
              <w:r w:rsidDel="00A769BD">
                <w:delText xml:space="preserve">spezifizierten </w:delText>
              </w:r>
            </w:del>
            <w:r>
              <w:t xml:space="preserve">Users vermerkt sind </w:t>
            </w:r>
            <w:del w:id="867" w:author="Stephan Müller" w:date="2019-07-16T23:31:00Z">
              <w:r w:rsidDel="00A769BD">
                <w:delText>wird zurückgegeben</w:delText>
              </w:r>
            </w:del>
            <w:ins w:id="868" w:author="Stephan Müller" w:date="2019-07-16T23:31:00Z">
              <w:r w:rsidR="00A769BD">
                <w:t>zurück</w:t>
              </w:r>
            </w:ins>
          </w:p>
        </w:tc>
      </w:tr>
      <w:tr w:rsidR="00936385" w14:paraId="15DBA35A" w14:textId="77777777" w:rsidTr="00AA512B">
        <w:trPr>
          <w:trHeight w:val="454"/>
        </w:trPr>
        <w:tc>
          <w:tcPr>
            <w:tcW w:w="2255" w:type="dxa"/>
          </w:tcPr>
          <w:p w14:paraId="768DBEAB" w14:textId="13190F12" w:rsidR="00936385" w:rsidRDefault="00936385" w:rsidP="00936385">
            <w:proofErr w:type="spellStart"/>
            <w:r>
              <w:t>Unfollow</w:t>
            </w:r>
            <w:proofErr w:type="spellEnd"/>
            <w:r>
              <w:t xml:space="preserve"> User</w:t>
            </w:r>
          </w:p>
        </w:tc>
        <w:tc>
          <w:tcPr>
            <w:tcW w:w="3484" w:type="dxa"/>
          </w:tcPr>
          <w:p w14:paraId="36D88EB9" w14:textId="61DB2530" w:rsidR="00936385" w:rsidRDefault="00936385" w:rsidP="00936385">
            <w:r>
              <w:t>/</w:t>
            </w:r>
            <w:proofErr w:type="spellStart"/>
            <w:r>
              <w:t>users</w:t>
            </w:r>
            <w:proofErr w:type="spellEnd"/>
            <w:r>
              <w:t>/{</w:t>
            </w:r>
            <w:proofErr w:type="spellStart"/>
            <w:r>
              <w:t>userId</w:t>
            </w:r>
            <w:proofErr w:type="spellEnd"/>
            <w:r>
              <w:t>}/</w:t>
            </w:r>
            <w:proofErr w:type="spellStart"/>
            <w:r>
              <w:t>follower</w:t>
            </w:r>
            <w:proofErr w:type="spellEnd"/>
          </w:p>
        </w:tc>
        <w:tc>
          <w:tcPr>
            <w:tcW w:w="1769" w:type="dxa"/>
          </w:tcPr>
          <w:p w14:paraId="2CE81890" w14:textId="172A60F4" w:rsidR="00936385" w:rsidRDefault="00936385" w:rsidP="00936385">
            <w:r>
              <w:t>DELETE</w:t>
            </w:r>
          </w:p>
        </w:tc>
        <w:tc>
          <w:tcPr>
            <w:tcW w:w="7513" w:type="dxa"/>
          </w:tcPr>
          <w:p w14:paraId="5F031F7B" w14:textId="1EAD1E11" w:rsidR="00936385" w:rsidRDefault="00936385" w:rsidP="00936385">
            <w:r>
              <w:t xml:space="preserve">Der anfragende User wird nicht mehr als Follower des </w:t>
            </w:r>
            <w:ins w:id="869" w:author="Stephan Müller" w:date="2019-07-16T23:32:00Z">
              <w:r w:rsidR="00A769BD">
                <w:t xml:space="preserve">gewählten </w:t>
              </w:r>
            </w:ins>
            <w:del w:id="870" w:author="Stephan Müller" w:date="2019-07-16T23:32:00Z">
              <w:r w:rsidDel="00A769BD">
                <w:delText xml:space="preserve">spezifizierten </w:delText>
              </w:r>
            </w:del>
            <w:r>
              <w:t>Users vermerkt</w:t>
            </w:r>
          </w:p>
        </w:tc>
      </w:tr>
      <w:tr w:rsidR="00936385" w14:paraId="309CE9A2" w14:textId="77777777" w:rsidTr="00AA512B">
        <w:trPr>
          <w:trHeight w:val="454"/>
        </w:trPr>
        <w:tc>
          <w:tcPr>
            <w:tcW w:w="2255" w:type="dxa"/>
          </w:tcPr>
          <w:p w14:paraId="47C44AEE" w14:textId="7AB24759" w:rsidR="00936385" w:rsidRDefault="00936385" w:rsidP="00936385">
            <w:proofErr w:type="spellStart"/>
            <w:r>
              <w:t>Get</w:t>
            </w:r>
            <w:proofErr w:type="spellEnd"/>
            <w:r>
              <w:t xml:space="preserve"> Tweets</w:t>
            </w:r>
          </w:p>
        </w:tc>
        <w:tc>
          <w:tcPr>
            <w:tcW w:w="3484" w:type="dxa"/>
          </w:tcPr>
          <w:p w14:paraId="507B7489" w14:textId="3106A96A" w:rsidR="00936385" w:rsidRDefault="00936385" w:rsidP="00936385">
            <w:r>
              <w:t>/</w:t>
            </w:r>
            <w:proofErr w:type="spellStart"/>
            <w:r>
              <w:t>users</w:t>
            </w:r>
            <w:proofErr w:type="spellEnd"/>
            <w:r>
              <w:t>/{</w:t>
            </w:r>
            <w:proofErr w:type="spellStart"/>
            <w:r>
              <w:t>userId</w:t>
            </w:r>
            <w:proofErr w:type="spellEnd"/>
            <w:r>
              <w:t>}/</w:t>
            </w:r>
            <w:proofErr w:type="spellStart"/>
            <w:r>
              <w:t>tweets</w:t>
            </w:r>
            <w:proofErr w:type="spellEnd"/>
          </w:p>
        </w:tc>
        <w:tc>
          <w:tcPr>
            <w:tcW w:w="1769" w:type="dxa"/>
          </w:tcPr>
          <w:p w14:paraId="2B329113" w14:textId="4EEE043B" w:rsidR="00936385" w:rsidRDefault="00936385" w:rsidP="00936385">
            <w:r>
              <w:t>GET</w:t>
            </w:r>
          </w:p>
        </w:tc>
        <w:tc>
          <w:tcPr>
            <w:tcW w:w="7513" w:type="dxa"/>
          </w:tcPr>
          <w:p w14:paraId="4DF44F8E" w14:textId="0913A501" w:rsidR="00936385" w:rsidRDefault="00A769BD" w:rsidP="00936385">
            <w:ins w:id="871" w:author="Stephan Müller" w:date="2019-07-16T23:31:00Z">
              <w:r>
                <w:t xml:space="preserve">Liefert </w:t>
              </w:r>
            </w:ins>
            <w:del w:id="872" w:author="Stephan Müller" w:date="2019-07-16T23:31:00Z">
              <w:r w:rsidR="00936385" w:rsidDel="00A769BD">
                <w:delText xml:space="preserve">Eine </w:delText>
              </w:r>
            </w:del>
            <w:ins w:id="873" w:author="Stephan Müller" w:date="2019-07-16T23:31:00Z">
              <w:r>
                <w:t xml:space="preserve">eine </w:t>
              </w:r>
            </w:ins>
            <w:r w:rsidR="00936385">
              <w:t xml:space="preserve">Liste mit veröffentlichten Tweets des </w:t>
            </w:r>
            <w:ins w:id="874" w:author="Stephan Müller" w:date="2019-07-16T23:32:00Z">
              <w:r>
                <w:t xml:space="preserve">gewählten </w:t>
              </w:r>
            </w:ins>
            <w:del w:id="875" w:author="Stephan Müller" w:date="2019-07-16T23:32:00Z">
              <w:r w:rsidR="00936385" w:rsidDel="00A769BD">
                <w:delText xml:space="preserve">spezifizierten </w:delText>
              </w:r>
            </w:del>
            <w:r w:rsidR="00936385">
              <w:t xml:space="preserve">Users </w:t>
            </w:r>
            <w:del w:id="876" w:author="Stephan Müller" w:date="2019-07-16T23:31:00Z">
              <w:r w:rsidR="00936385" w:rsidDel="00A769BD">
                <w:delText>wird zurückgegeben.</w:delText>
              </w:r>
            </w:del>
            <w:ins w:id="877" w:author="Stephan Müller" w:date="2019-07-16T23:31:00Z">
              <w:r>
                <w:t>zurück</w:t>
              </w:r>
            </w:ins>
          </w:p>
        </w:tc>
      </w:tr>
    </w:tbl>
    <w:p w14:paraId="5E4C2280" w14:textId="19B2E090" w:rsidR="00CC24AE" w:rsidRDefault="007225D1" w:rsidP="007225D1">
      <w:pPr>
        <w:pStyle w:val="Beschriftung"/>
      </w:pPr>
      <w:r>
        <w:t xml:space="preserve">Tabelle </w:t>
      </w:r>
      <w:r w:rsidR="00BE7E66">
        <w:fldChar w:fldCharType="begin"/>
      </w:r>
      <w:r w:rsidR="00BE7E66">
        <w:instrText xml:space="preserve"> SEQ Tabelle \* ARABIC </w:instrText>
      </w:r>
      <w:r w:rsidR="00BE7E66">
        <w:fldChar w:fldCharType="separate"/>
      </w:r>
      <w:r>
        <w:rPr>
          <w:noProof/>
        </w:rPr>
        <w:t>4</w:t>
      </w:r>
      <w:r w:rsidR="00BE7E66">
        <w:rPr>
          <w:noProof/>
        </w:rPr>
        <w:fldChar w:fldCharType="end"/>
      </w:r>
      <w:r>
        <w:t xml:space="preserve">: Implementierte Funktionen des </w:t>
      </w:r>
      <w:proofErr w:type="spellStart"/>
      <w:r>
        <w:t>twttr</w:t>
      </w:r>
      <w:proofErr w:type="spellEnd"/>
      <w:r>
        <w:t>-service</w:t>
      </w:r>
    </w:p>
    <w:p w14:paraId="483E0D7B" w14:textId="77777777" w:rsidR="00CC24AE" w:rsidRDefault="00CC24AE">
      <w:pPr>
        <w:rPr>
          <w:rFonts w:cs="Arial"/>
          <w:sz w:val="24"/>
        </w:rPr>
        <w:sectPr w:rsidR="00CC24AE" w:rsidSect="00260870">
          <w:pgSz w:w="16838" w:h="11906" w:orient="landscape"/>
          <w:pgMar w:top="1134" w:right="1418" w:bottom="2268" w:left="1418" w:header="709" w:footer="709" w:gutter="0"/>
          <w:cols w:space="708"/>
          <w:docGrid w:linePitch="360"/>
        </w:sectPr>
      </w:pPr>
    </w:p>
    <w:p w14:paraId="2C819CAD" w14:textId="77777777" w:rsidR="00927514" w:rsidRDefault="00927514" w:rsidP="00927514">
      <w:pPr>
        <w:pStyle w:val="Ebene2"/>
      </w:pPr>
      <w:bookmarkStart w:id="878" w:name="_Toc11325490"/>
      <w:bookmarkStart w:id="879" w:name="_Toc14296619"/>
      <w:r>
        <w:lastRenderedPageBreak/>
        <w:t>Technischer Hintergrund</w:t>
      </w:r>
      <w:bookmarkEnd w:id="878"/>
      <w:bookmarkEnd w:id="879"/>
    </w:p>
    <w:p w14:paraId="640B02C7" w14:textId="3030818A" w:rsidR="00FD0D1E" w:rsidRDefault="00274B73" w:rsidP="00927514">
      <w:pPr>
        <w:pStyle w:val="Flietext"/>
      </w:pPr>
      <w:ins w:id="880" w:author="Stephan Müller" w:date="2019-07-17T07:35:00Z">
        <w:r>
          <w:t xml:space="preserve">Die </w:t>
        </w:r>
      </w:ins>
      <w:ins w:id="881" w:author="Stephan Müller" w:date="2019-07-17T07:36:00Z">
        <w:r>
          <w:t xml:space="preserve">Java </w:t>
        </w:r>
      </w:ins>
      <w:ins w:id="882" w:author="Stephan Müller" w:date="2019-07-17T07:35:00Z">
        <w:r>
          <w:t xml:space="preserve">Webanwendung </w:t>
        </w:r>
      </w:ins>
      <w:del w:id="883" w:author="Stephan Müller" w:date="2019-07-17T07:36:00Z">
        <w:r w:rsidR="00FD0D1E" w:rsidDel="00274B73">
          <w:delText>Twttr</w:delText>
        </w:r>
      </w:del>
      <w:proofErr w:type="spellStart"/>
      <w:ins w:id="884" w:author="Stephan Müller" w:date="2019-07-17T07:36:00Z">
        <w:r>
          <w:t>twttr</w:t>
        </w:r>
      </w:ins>
      <w:proofErr w:type="spellEnd"/>
      <w:r w:rsidR="00FD0D1E">
        <w:t xml:space="preserve">-service wurde mit dem Microservice-Framework </w:t>
      </w:r>
      <w:proofErr w:type="spellStart"/>
      <w:r w:rsidR="00FD0D1E">
        <w:t>Thorntail</w:t>
      </w:r>
      <w:proofErr w:type="spellEnd"/>
      <w:r w:rsidR="00FD0D1E">
        <w:t xml:space="preserve"> in der Version 2.3 realisiert und stellt eine </w:t>
      </w:r>
      <w:proofErr w:type="spellStart"/>
      <w:r w:rsidR="00FD0D1E">
        <w:t>RESTful</w:t>
      </w:r>
      <w:proofErr w:type="spellEnd"/>
      <w:r w:rsidR="00FD0D1E">
        <w:t xml:space="preserve"> API auf Basis des Java Enterprise Standards JAX-RS bereit. Als Datenbank wird die In-Memory Datenbank H2 in der Version </w:t>
      </w:r>
      <w:commentRangeStart w:id="885"/>
      <w:r w:rsidR="00FD0D1E">
        <w:t xml:space="preserve">xxx </w:t>
      </w:r>
      <w:commentRangeEnd w:id="885"/>
      <w:r>
        <w:rPr>
          <w:rStyle w:val="Kommentarzeichen"/>
          <w:rFonts w:cstheme="minorBidi"/>
        </w:rPr>
        <w:commentReference w:id="885"/>
      </w:r>
      <w:r w:rsidR="00FD0D1E">
        <w:t xml:space="preserve">verwendet. Für das </w:t>
      </w:r>
      <w:proofErr w:type="spellStart"/>
      <w:r w:rsidR="00FD0D1E">
        <w:t>Buildmanagement</w:t>
      </w:r>
      <w:proofErr w:type="spellEnd"/>
      <w:r w:rsidR="00FD0D1E">
        <w:t xml:space="preserve"> kommt Apache Maven in Version 3.5.2</w:t>
      </w:r>
      <w:r w:rsidR="00BD2B60">
        <w:t xml:space="preserve"> in Verwendung</w:t>
      </w:r>
      <w:r w:rsidR="00FD0D1E">
        <w:t>.</w:t>
      </w:r>
    </w:p>
    <w:p w14:paraId="5C24A50F" w14:textId="44535F21" w:rsidR="00FD0D1E" w:rsidRDefault="00FD0D1E" w:rsidP="00927514">
      <w:pPr>
        <w:pStyle w:val="Flietext"/>
      </w:pPr>
      <w:r>
        <w:t>Im Unterschied zu klassischen Webanwendungen</w:t>
      </w:r>
      <w:ins w:id="886" w:author="Stephan Müller" w:date="2019-07-17T07:35:00Z">
        <w:r w:rsidR="00274B73">
          <w:t>,</w:t>
        </w:r>
      </w:ins>
      <w:r>
        <w:t xml:space="preserve"> die als WAR bereitgestellt werden, nutzt </w:t>
      </w:r>
      <w:proofErr w:type="spellStart"/>
      <w:r>
        <w:t>Thorntail</w:t>
      </w:r>
      <w:proofErr w:type="spellEnd"/>
      <w:r>
        <w:t xml:space="preserve"> das Konzept des </w:t>
      </w:r>
      <w:proofErr w:type="spellStart"/>
      <w:r>
        <w:t>uberjars</w:t>
      </w:r>
      <w:proofErr w:type="spellEnd"/>
      <w:r>
        <w:t xml:space="preserve"> (auch </w:t>
      </w:r>
      <w:proofErr w:type="spellStart"/>
      <w:r>
        <w:t>Fat</w:t>
      </w:r>
      <w:proofErr w:type="spellEnd"/>
      <w:r>
        <w:t>-JAR genannt) und stellt selbstständig ausführbare Java Anwendung</w:t>
      </w:r>
      <w:r w:rsidR="00AA512B">
        <w:t>en</w:t>
      </w:r>
      <w:r>
        <w:t xml:space="preserve"> bereit. Das JAR enthält neben der eigentlichen Anwendung und allen nötigen Abhängigkeiten auch eine Laufzeitumgebung (</w:t>
      </w:r>
      <w:proofErr w:type="spellStart"/>
      <w:r>
        <w:t>JBoss</w:t>
      </w:r>
      <w:proofErr w:type="spellEnd"/>
      <w:r>
        <w:t xml:space="preserve"> </w:t>
      </w:r>
      <w:proofErr w:type="spellStart"/>
      <w:r>
        <w:t>Undertow</w:t>
      </w:r>
      <w:proofErr w:type="spellEnd"/>
      <w:r>
        <w:t xml:space="preserve">), die beim Start der Anwendung gestartet wird und in diese sich die Anwendung selbst </w:t>
      </w:r>
      <w:proofErr w:type="spellStart"/>
      <w:r>
        <w:t>deployed</w:t>
      </w:r>
      <w:proofErr w:type="spellEnd"/>
      <w:r>
        <w:t xml:space="preserve">. </w:t>
      </w:r>
    </w:p>
    <w:p w14:paraId="6D478E09" w14:textId="77EE16B5" w:rsidR="00FD0D1E" w:rsidRDefault="00FD0D1E" w:rsidP="00927514">
      <w:pPr>
        <w:pStyle w:val="Flietext"/>
        <w:rPr>
          <w:ins w:id="887" w:author="Stephan Müller" w:date="2019-07-17T09:30:00Z"/>
        </w:rPr>
      </w:pPr>
      <w:r>
        <w:t xml:space="preserve">Der </w:t>
      </w:r>
      <w:proofErr w:type="spellStart"/>
      <w:r>
        <w:t>Keycloak</w:t>
      </w:r>
      <w:proofErr w:type="spellEnd"/>
      <w:r>
        <w:t xml:space="preserve">-Server wurde als Abhängigkeit eingebunden und ist damit ebenfalls Teil des </w:t>
      </w:r>
      <w:proofErr w:type="spellStart"/>
      <w:r>
        <w:t>uberjar</w:t>
      </w:r>
      <w:proofErr w:type="spellEnd"/>
      <w:r>
        <w:t xml:space="preserve">. </w:t>
      </w:r>
      <w:proofErr w:type="spellStart"/>
      <w:r>
        <w:t>Keycloak</w:t>
      </w:r>
      <w:proofErr w:type="spellEnd"/>
      <w:r>
        <w:t xml:space="preserve"> wird </w:t>
      </w:r>
      <w:r w:rsidR="00AA512B">
        <w:t xml:space="preserve">beim </w:t>
      </w:r>
      <w:r>
        <w:t xml:space="preserve">Start der Laufzeitumgebung noch vor der Anwendung </w:t>
      </w:r>
      <w:proofErr w:type="spellStart"/>
      <w:r>
        <w:t>deployed</w:t>
      </w:r>
      <w:proofErr w:type="spellEnd"/>
      <w:r>
        <w:t>.</w:t>
      </w:r>
    </w:p>
    <w:p w14:paraId="03EA07C8" w14:textId="13C7ED25" w:rsidR="009533CF" w:rsidRDefault="009533CF" w:rsidP="00927514">
      <w:pPr>
        <w:pStyle w:val="Flietext"/>
      </w:pPr>
      <w:ins w:id="888" w:author="Stephan Müller" w:date="2019-07-17T09:30:00Z">
        <w:r>
          <w:t xml:space="preserve">Für die </w:t>
        </w:r>
        <w:proofErr w:type="spellStart"/>
        <w:r>
          <w:t>Cucumber</w:t>
        </w:r>
        <w:proofErr w:type="spellEnd"/>
        <w:r>
          <w:t xml:space="preserve">-Tests werden neben </w:t>
        </w:r>
        <w:proofErr w:type="spellStart"/>
        <w:r>
          <w:t>Cucumber</w:t>
        </w:r>
        <w:proofErr w:type="spellEnd"/>
        <w:r>
          <w:t xml:space="preserve">-JVM </w:t>
        </w:r>
      </w:ins>
      <w:ins w:id="889" w:author="Stephan Müller" w:date="2019-07-17T09:31:00Z">
        <w:r>
          <w:t xml:space="preserve">und </w:t>
        </w:r>
        <w:proofErr w:type="spellStart"/>
        <w:r>
          <w:t>JUnit</w:t>
        </w:r>
        <w:proofErr w:type="spellEnd"/>
        <w:r>
          <w:t xml:space="preserve"> </w:t>
        </w:r>
      </w:ins>
      <w:ins w:id="890" w:author="Stephan Müller" w:date="2019-07-17T09:30:00Z">
        <w:r>
          <w:t xml:space="preserve">die Testframeworks </w:t>
        </w:r>
      </w:ins>
      <w:ins w:id="891" w:author="Stephan Müller" w:date="2019-07-17T09:32:00Z">
        <w:r>
          <w:t>REST</w:t>
        </w:r>
      </w:ins>
      <w:ins w:id="892" w:author="Stephan Müller" w:date="2019-07-18T07:31:00Z">
        <w:r w:rsidR="0030641E">
          <w:t xml:space="preserve"> </w:t>
        </w:r>
        <w:proofErr w:type="spellStart"/>
        <w:r w:rsidR="0030641E">
          <w:t>A</w:t>
        </w:r>
      </w:ins>
      <w:ins w:id="893" w:author="Stephan Müller" w:date="2019-07-17T09:30:00Z">
        <w:r>
          <w:t>ssured</w:t>
        </w:r>
      </w:ins>
      <w:proofErr w:type="spellEnd"/>
      <w:ins w:id="894" w:author="Stephan Müller" w:date="2019-07-17T09:31:00Z">
        <w:r>
          <w:t xml:space="preserve"> zum Initiieren und</w:t>
        </w:r>
      </w:ins>
      <w:ins w:id="895" w:author="Stephan Müller" w:date="2019-07-17T09:32:00Z">
        <w:r>
          <w:t xml:space="preserve"> Prüfen von HTTP-Anfragen gegen eine datenzentrierte </w:t>
        </w:r>
      </w:ins>
      <w:ins w:id="896" w:author="Stephan Müller" w:date="2019-07-18T07:31:00Z">
        <w:r w:rsidR="0030641E">
          <w:t xml:space="preserve">Schnittstelle </w:t>
        </w:r>
        <w:proofErr w:type="gramStart"/>
        <w:r w:rsidR="0030641E">
          <w:t>sowie</w:t>
        </w:r>
      </w:ins>
      <w:ins w:id="897" w:author="Stephan Müller" w:date="2019-07-17T09:31:00Z">
        <w:r>
          <w:t xml:space="preserve"> </w:t>
        </w:r>
      </w:ins>
      <w:ins w:id="898" w:author="Stephan Müller" w:date="2019-07-17T09:30:00Z">
        <w:r>
          <w:t xml:space="preserve"> </w:t>
        </w:r>
        <w:proofErr w:type="spellStart"/>
        <w:r>
          <w:t>DbUnit</w:t>
        </w:r>
        <w:proofErr w:type="spellEnd"/>
        <w:proofErr w:type="gramEnd"/>
        <w:r>
          <w:t xml:space="preserve"> </w:t>
        </w:r>
      </w:ins>
      <w:ins w:id="899" w:author="Stephan Müller" w:date="2019-07-17T09:32:00Z">
        <w:r>
          <w:t>zur Initialisierung und Verifikation der Datenbank genutzt.</w:t>
        </w:r>
      </w:ins>
    </w:p>
    <w:p w14:paraId="152C2E22" w14:textId="249E7357" w:rsidR="00552918" w:rsidRDefault="00552918" w:rsidP="00552918">
      <w:pPr>
        <w:pStyle w:val="Ebene2"/>
      </w:pPr>
      <w:bookmarkStart w:id="900" w:name="_Toc14296620"/>
      <w:r>
        <w:t>Tests ausführen</w:t>
      </w:r>
      <w:bookmarkEnd w:id="900"/>
    </w:p>
    <w:p w14:paraId="6DBBA2B9" w14:textId="72266833" w:rsidR="00552918" w:rsidRPr="00552918" w:rsidRDefault="00552918" w:rsidP="00552918">
      <w:pPr>
        <w:pStyle w:val="Flietext"/>
      </w:pPr>
      <w:r w:rsidRPr="00074106">
        <w:t>Um die erstellen Tests aus</w:t>
      </w:r>
      <w:del w:id="901" w:author="Stephan Müller" w:date="2019-07-16T23:24:00Z">
        <w:r w:rsidRPr="00074106" w:rsidDel="00E119FF">
          <w:delText>zu</w:delText>
        </w:r>
      </w:del>
      <w:r w:rsidRPr="00074106">
        <w:t>führen</w:t>
      </w:r>
      <w:ins w:id="902" w:author="Stephan Müller" w:date="2019-07-16T23:24:00Z">
        <w:r w:rsidR="00E119FF">
          <w:t xml:space="preserve"> zu können,</w:t>
        </w:r>
      </w:ins>
      <w:r w:rsidRPr="00074106">
        <w:t xml:space="preserve"> muss </w:t>
      </w:r>
      <w:del w:id="903" w:author="Stephan Müller" w:date="2019-07-16T23:24:00Z">
        <w:r w:rsidRPr="00074106" w:rsidDel="00E119FF">
          <w:delText xml:space="preserve">zunächst </w:delText>
        </w:r>
      </w:del>
      <w:r w:rsidR="001200EC" w:rsidRPr="00E92F10">
        <w:t>sowohl die</w:t>
      </w:r>
      <w:r w:rsidR="001200EC" w:rsidRPr="00074106">
        <w:t xml:space="preserve"> </w:t>
      </w:r>
      <w:r w:rsidRPr="00074106">
        <w:t xml:space="preserve">Datenbank </w:t>
      </w:r>
      <w:r w:rsidR="00E92F10" w:rsidRPr="00E92F10">
        <w:t xml:space="preserve">als auch </w:t>
      </w:r>
      <w:r w:rsidR="00E75932">
        <w:t xml:space="preserve">das </w:t>
      </w:r>
      <w:proofErr w:type="spellStart"/>
      <w:r w:rsidR="00E75932">
        <w:t>uberjar</w:t>
      </w:r>
      <w:proofErr w:type="spellEnd"/>
      <w:r w:rsidR="00E75932">
        <w:t xml:space="preserve"> gestartet werden</w:t>
      </w:r>
      <w:r w:rsidRPr="00074106">
        <w:t xml:space="preserve">. </w:t>
      </w:r>
      <w:r w:rsidR="00673CAB" w:rsidRPr="00074106">
        <w:t>Die</w:t>
      </w:r>
      <w:r w:rsidR="007B2BDB">
        <w:t xml:space="preserve"> .</w:t>
      </w:r>
      <w:proofErr w:type="spellStart"/>
      <w:r w:rsidR="007B2BDB">
        <w:t>jar</w:t>
      </w:r>
      <w:proofErr w:type="spellEnd"/>
      <w:r w:rsidR="007B2BDB">
        <w:t xml:space="preserve"> der Datenbank befindet sich im Ordner „</w:t>
      </w:r>
      <w:proofErr w:type="spellStart"/>
      <w:r w:rsidR="007B2BDB">
        <w:t>twttr</w:t>
      </w:r>
      <w:proofErr w:type="spellEnd"/>
      <w:r w:rsidR="007B2BDB">
        <w:t xml:space="preserve">-service“. Das </w:t>
      </w:r>
      <w:proofErr w:type="spellStart"/>
      <w:r w:rsidR="007B2BDB">
        <w:t>uberjar</w:t>
      </w:r>
      <w:proofErr w:type="spellEnd"/>
      <w:r w:rsidR="007B2BDB">
        <w:t xml:space="preserve"> wird bei Ausführung </w:t>
      </w:r>
      <w:ins w:id="904" w:author="Stephan Müller" w:date="2019-07-16T23:23:00Z">
        <w:r w:rsidR="00E119FF">
          <w:t>von</w:t>
        </w:r>
      </w:ins>
      <w:ins w:id="905" w:author="Vincent Becker" w:date="2019-07-09T10:36:00Z">
        <w:del w:id="906" w:author="Stephan Müller" w:date="2019-07-16T23:23:00Z">
          <w:r w:rsidR="007B2BDB" w:rsidDel="00E119FF">
            <w:delText>der</w:delText>
          </w:r>
        </w:del>
        <w:r w:rsidR="007B2BDB">
          <w:t xml:space="preserve"> Maven</w:t>
        </w:r>
      </w:ins>
      <w:ins w:id="907" w:author="Stephan Müller" w:date="2019-07-16T23:23:00Z">
        <w:r w:rsidR="00E119FF">
          <w:t xml:space="preserve"> in der Phase</w:t>
        </w:r>
      </w:ins>
      <w:r w:rsidR="007B2BDB">
        <w:t xml:space="preserve"> </w:t>
      </w:r>
      <w:proofErr w:type="spellStart"/>
      <w:r w:rsidR="007B2BDB" w:rsidRPr="00E119FF">
        <w:rPr>
          <w:i/>
          <w:iCs/>
          <w:rPrChange w:id="908" w:author="Stephan Müller" w:date="2019-07-16T23:23:00Z">
            <w:rPr/>
          </w:rPrChange>
        </w:rPr>
        <w:t>package</w:t>
      </w:r>
      <w:proofErr w:type="spellEnd"/>
      <w:del w:id="909" w:author="Stephan Müller" w:date="2019-07-16T23:23:00Z">
        <w:r w:rsidR="007B2BDB" w:rsidRPr="00E119FF" w:rsidDel="00E119FF">
          <w:rPr>
            <w:i/>
            <w:iCs/>
            <w:rPrChange w:id="910" w:author="Stephan Müller" w:date="2019-07-16T23:23:00Z">
              <w:rPr/>
            </w:rPrChange>
          </w:rPr>
          <w:delText>- Phase</w:delText>
        </w:r>
      </w:del>
      <w:r w:rsidR="007B2BDB">
        <w:t xml:space="preserve"> erstellt und standardmäßig im </w:t>
      </w:r>
      <w:proofErr w:type="spellStart"/>
      <w:r w:rsidR="007B2BDB" w:rsidRPr="00E119FF">
        <w:rPr>
          <w:i/>
          <w:iCs/>
          <w:rPrChange w:id="911" w:author="Stephan Müller" w:date="2019-07-16T23:23:00Z">
            <w:rPr/>
          </w:rPrChange>
        </w:rPr>
        <w:t>target</w:t>
      </w:r>
      <w:proofErr w:type="spellEnd"/>
      <w:r w:rsidR="007B2BDB">
        <w:t>-</w:t>
      </w:r>
      <w:del w:id="912" w:author="Stephan Müller" w:date="2019-07-16T23:23:00Z">
        <w:r w:rsidR="007B2BDB" w:rsidDel="00E119FF">
          <w:delText xml:space="preserve"> </w:delText>
        </w:r>
      </w:del>
      <w:r w:rsidR="007B2BDB">
        <w:t>Verzeichnis abgelegt.</w:t>
      </w:r>
    </w:p>
    <w:p w14:paraId="35D29016" w14:textId="77777777" w:rsidR="00927514" w:rsidRDefault="00927514" w:rsidP="00927514">
      <w:pPr>
        <w:pStyle w:val="Ebene2"/>
      </w:pPr>
      <w:bookmarkStart w:id="913" w:name="_Toc11325491"/>
      <w:bookmarkStart w:id="914" w:name="_Toc14296621"/>
      <w:r>
        <w:t>Vorstellung der Features</w:t>
      </w:r>
      <w:bookmarkEnd w:id="913"/>
      <w:bookmarkEnd w:id="914"/>
    </w:p>
    <w:p w14:paraId="5294974C" w14:textId="1FA0B3F8" w:rsidR="00AE14F3" w:rsidRPr="00274B73" w:rsidRDefault="00E469C9" w:rsidP="00927514">
      <w:pPr>
        <w:pStyle w:val="Flietext"/>
        <w:rPr>
          <w:highlight w:val="yellow"/>
          <w:rPrChange w:id="915" w:author="Stephan Müller" w:date="2019-07-17T07:37:00Z">
            <w:rPr/>
          </w:rPrChange>
        </w:rPr>
      </w:pPr>
      <w:r w:rsidRPr="00274B73">
        <w:rPr>
          <w:highlight w:val="yellow"/>
          <w:rPrChange w:id="916" w:author="Stephan Müller" w:date="2019-07-17T07:37:00Z">
            <w:rPr/>
          </w:rPrChange>
        </w:rPr>
        <w:t xml:space="preserve">Die im Rahmen der Beispielanwendung erstellten Feature-Dateien enthalten Szenarien zum </w:t>
      </w:r>
      <w:r w:rsidR="00D03F92" w:rsidRPr="00274B73">
        <w:rPr>
          <w:highlight w:val="yellow"/>
          <w:rPrChange w:id="917" w:author="Stephan Müller" w:date="2019-07-17T07:37:00Z">
            <w:rPr/>
          </w:rPrChange>
        </w:rPr>
        <w:t xml:space="preserve">Testen </w:t>
      </w:r>
      <w:r w:rsidR="00AE14F3" w:rsidRPr="00274B73">
        <w:rPr>
          <w:highlight w:val="yellow"/>
          <w:rPrChange w:id="918" w:author="Stephan Müller" w:date="2019-07-17T07:37:00Z">
            <w:rPr/>
          </w:rPrChange>
        </w:rPr>
        <w:t xml:space="preserve">der Schnittstelle des </w:t>
      </w:r>
      <w:proofErr w:type="spellStart"/>
      <w:r w:rsidR="00AE14F3" w:rsidRPr="00274B73">
        <w:rPr>
          <w:highlight w:val="yellow"/>
          <w:rPrChange w:id="919" w:author="Stephan Müller" w:date="2019-07-17T07:37:00Z">
            <w:rPr/>
          </w:rPrChange>
        </w:rPr>
        <w:t>twttr</w:t>
      </w:r>
      <w:proofErr w:type="spellEnd"/>
      <w:r w:rsidR="00AE14F3" w:rsidRPr="00274B73">
        <w:rPr>
          <w:highlight w:val="yellow"/>
          <w:rPrChange w:id="920" w:author="Stephan Müller" w:date="2019-07-17T07:37:00Z">
            <w:rPr/>
          </w:rPrChange>
        </w:rPr>
        <w:t>-Service</w:t>
      </w:r>
      <w:r w:rsidR="00D03F92" w:rsidRPr="00274B73">
        <w:rPr>
          <w:highlight w:val="yellow"/>
          <w:rPrChange w:id="921" w:author="Stephan Müller" w:date="2019-07-17T07:37:00Z">
            <w:rPr/>
          </w:rPrChange>
        </w:rPr>
        <w:t>.</w:t>
      </w:r>
      <w:r w:rsidRPr="00274B73">
        <w:rPr>
          <w:highlight w:val="yellow"/>
          <w:rPrChange w:id="922" w:author="Stephan Müller" w:date="2019-07-17T07:37:00Z">
            <w:rPr/>
          </w:rPrChange>
        </w:rPr>
        <w:t xml:space="preserve"> </w:t>
      </w:r>
    </w:p>
    <w:p w14:paraId="69EE75C1" w14:textId="3B47AE45" w:rsidR="00927514" w:rsidRDefault="00AD5943" w:rsidP="00927514">
      <w:pPr>
        <w:pStyle w:val="Flietext"/>
        <w:rPr>
          <w:ins w:id="923" w:author="Vincent Becker" w:date="2019-07-09T09:12:00Z"/>
        </w:rPr>
      </w:pPr>
      <w:r w:rsidRPr="00274B73">
        <w:rPr>
          <w:highlight w:val="yellow"/>
          <w:rPrChange w:id="924" w:author="Stephan Müller" w:date="2019-07-17T07:37:00Z">
            <w:rPr/>
          </w:rPrChange>
        </w:rPr>
        <w:lastRenderedPageBreak/>
        <w:t xml:space="preserve">In diesem Kapitel </w:t>
      </w:r>
      <w:r w:rsidR="00AE14F3" w:rsidRPr="00274B73">
        <w:rPr>
          <w:highlight w:val="yellow"/>
          <w:rPrChange w:id="925" w:author="Stephan Müller" w:date="2019-07-17T07:37:00Z">
            <w:rPr/>
          </w:rPrChange>
        </w:rPr>
        <w:t xml:space="preserve">werden der </w:t>
      </w:r>
      <w:r w:rsidRPr="00274B73">
        <w:rPr>
          <w:highlight w:val="yellow"/>
          <w:rPrChange w:id="926" w:author="Stephan Müller" w:date="2019-07-17T07:37:00Z">
            <w:rPr/>
          </w:rPrChange>
        </w:rPr>
        <w:t xml:space="preserve">Aufbau und </w:t>
      </w:r>
      <w:r w:rsidR="00AE14F3" w:rsidRPr="00274B73">
        <w:rPr>
          <w:highlight w:val="yellow"/>
          <w:rPrChange w:id="927" w:author="Stephan Müller" w:date="2019-07-17T07:37:00Z">
            <w:rPr/>
          </w:rPrChange>
        </w:rPr>
        <w:t xml:space="preserve">etwaige </w:t>
      </w:r>
      <w:r w:rsidRPr="00274B73">
        <w:rPr>
          <w:highlight w:val="yellow"/>
          <w:rPrChange w:id="928" w:author="Stephan Müller" w:date="2019-07-17T07:37:00Z">
            <w:rPr/>
          </w:rPrChange>
        </w:rPr>
        <w:t>Besonderheiten erläutert</w:t>
      </w:r>
      <w:r w:rsidR="00E469C9" w:rsidRPr="00274B73">
        <w:rPr>
          <w:highlight w:val="yellow"/>
          <w:rPrChange w:id="929" w:author="Stephan Müller" w:date="2019-07-17T07:37:00Z">
            <w:rPr/>
          </w:rPrChange>
        </w:rPr>
        <w:t>.</w:t>
      </w:r>
      <w:r w:rsidR="00D03F92" w:rsidRPr="00274B73">
        <w:rPr>
          <w:highlight w:val="yellow"/>
          <w:rPrChange w:id="930" w:author="Stephan Müller" w:date="2019-07-17T07:37:00Z">
            <w:rPr/>
          </w:rPrChange>
        </w:rPr>
        <w:t xml:space="preserve"> </w:t>
      </w:r>
      <w:r w:rsidR="00552918" w:rsidRPr="00274B73">
        <w:rPr>
          <w:highlight w:val="yellow"/>
          <w:rPrChange w:id="931" w:author="Stephan Müller" w:date="2019-07-17T07:37:00Z">
            <w:rPr/>
          </w:rPrChange>
        </w:rPr>
        <w:t>Die Feature-Dateien sind dem Ordner „</w:t>
      </w:r>
      <w:proofErr w:type="spellStart"/>
      <w:r w:rsidR="00552918" w:rsidRPr="00274B73">
        <w:rPr>
          <w:highlight w:val="yellow"/>
          <w:rPrChange w:id="932" w:author="Stephan Müller" w:date="2019-07-17T07:37:00Z">
            <w:rPr/>
          </w:rPrChange>
        </w:rPr>
        <w:t>src</w:t>
      </w:r>
      <w:proofErr w:type="spellEnd"/>
      <w:r w:rsidR="00552918" w:rsidRPr="00274B73">
        <w:rPr>
          <w:highlight w:val="yellow"/>
          <w:rPrChange w:id="933" w:author="Stephan Müller" w:date="2019-07-17T07:37:00Z">
            <w:rPr/>
          </w:rPrChange>
        </w:rPr>
        <w:t>/</w:t>
      </w:r>
      <w:proofErr w:type="spellStart"/>
      <w:r w:rsidR="00552918" w:rsidRPr="00274B73">
        <w:rPr>
          <w:highlight w:val="yellow"/>
          <w:rPrChange w:id="934" w:author="Stephan Müller" w:date="2019-07-17T07:37:00Z">
            <w:rPr/>
          </w:rPrChange>
        </w:rPr>
        <w:t>test</w:t>
      </w:r>
      <w:proofErr w:type="spellEnd"/>
      <w:r w:rsidR="00552918" w:rsidRPr="00274B73">
        <w:rPr>
          <w:highlight w:val="yellow"/>
          <w:rPrChange w:id="935" w:author="Stephan Müller" w:date="2019-07-17T07:37:00Z">
            <w:rPr/>
          </w:rPrChange>
        </w:rPr>
        <w:t>/</w:t>
      </w:r>
      <w:proofErr w:type="spellStart"/>
      <w:r w:rsidR="00552918" w:rsidRPr="00274B73">
        <w:rPr>
          <w:highlight w:val="yellow"/>
          <w:rPrChange w:id="936" w:author="Stephan Müller" w:date="2019-07-17T07:37:00Z">
            <w:rPr/>
          </w:rPrChange>
        </w:rPr>
        <w:t>resources</w:t>
      </w:r>
      <w:proofErr w:type="spellEnd"/>
      <w:r w:rsidR="00552918" w:rsidRPr="00274B73">
        <w:rPr>
          <w:highlight w:val="yellow"/>
          <w:rPrChange w:id="937" w:author="Stephan Müller" w:date="2019-07-17T07:37:00Z">
            <w:rPr/>
          </w:rPrChange>
        </w:rPr>
        <w:t>/</w:t>
      </w:r>
      <w:proofErr w:type="spellStart"/>
      <w:r w:rsidR="00552918" w:rsidRPr="00274B73">
        <w:rPr>
          <w:highlight w:val="yellow"/>
          <w:rPrChange w:id="938" w:author="Stephan Müller" w:date="2019-07-17T07:37:00Z">
            <w:rPr/>
          </w:rPrChange>
        </w:rPr>
        <w:t>features</w:t>
      </w:r>
      <w:proofErr w:type="spellEnd"/>
      <w:r w:rsidR="00552918" w:rsidRPr="00274B73">
        <w:rPr>
          <w:highlight w:val="yellow"/>
          <w:rPrChange w:id="939" w:author="Stephan Müller" w:date="2019-07-17T07:37:00Z">
            <w:rPr/>
          </w:rPrChange>
        </w:rPr>
        <w:t>“ der Beispielanwendung zu entnehmen.</w:t>
      </w:r>
    </w:p>
    <w:p w14:paraId="43D8A77A" w14:textId="77777777" w:rsidR="00E41CE4" w:rsidRDefault="00E41CE4" w:rsidP="00E41CE4">
      <w:pPr>
        <w:pStyle w:val="Ebene3"/>
      </w:pPr>
      <w:bookmarkStart w:id="940" w:name="_Toc14296622"/>
      <w:commentRangeStart w:id="941"/>
      <w:r>
        <w:t>Package Aufbau</w:t>
      </w:r>
      <w:commentRangeEnd w:id="941"/>
      <w:r w:rsidR="00274B73">
        <w:rPr>
          <w:rStyle w:val="Kommentarzeichen"/>
          <w:rFonts w:cstheme="minorBidi"/>
          <w:b w:val="0"/>
        </w:rPr>
        <w:commentReference w:id="941"/>
      </w:r>
      <w:bookmarkEnd w:id="940"/>
    </w:p>
    <w:p w14:paraId="699DD33A" w14:textId="5EA5F338" w:rsidR="00E41CE4" w:rsidRDefault="00274B73" w:rsidP="00274B73">
      <w:pPr>
        <w:pStyle w:val="Flietext"/>
      </w:pPr>
      <w:ins w:id="942" w:author="Stephan Müller" w:date="2019-07-17T07:38:00Z">
        <w:r>
          <w:t xml:space="preserve">Die </w:t>
        </w:r>
        <w:proofErr w:type="spellStart"/>
        <w:r>
          <w:t>Cucumber</w:t>
        </w:r>
        <w:proofErr w:type="spellEnd"/>
        <w:r>
          <w:t>-Tes</w:t>
        </w:r>
      </w:ins>
      <w:ins w:id="943" w:author="Stephan Müller" w:date="2019-07-17T07:39:00Z">
        <w:r>
          <w:t>t</w:t>
        </w:r>
      </w:ins>
      <w:ins w:id="944" w:author="Stephan Müller" w:date="2019-07-17T07:38:00Z">
        <w:r>
          <w:t xml:space="preserve">klassen </w:t>
        </w:r>
      </w:ins>
      <w:ins w:id="945" w:author="Stephan Müller" w:date="2019-07-17T07:39:00Z">
        <w:r>
          <w:t>sowie</w:t>
        </w:r>
      </w:ins>
      <w:ins w:id="946" w:author="Stephan Müller" w:date="2019-07-17T07:38:00Z">
        <w:r>
          <w:t xml:space="preserve"> die </w:t>
        </w:r>
      </w:ins>
      <w:ins w:id="947" w:author="Stephan Müller" w:date="2019-07-17T07:40:00Z">
        <w:r>
          <w:t xml:space="preserve">zugehörigen </w:t>
        </w:r>
      </w:ins>
      <w:proofErr w:type="spellStart"/>
      <w:ins w:id="948" w:author="Stephan Müller" w:date="2019-07-17T07:38:00Z">
        <w:r>
          <w:t>Glue</w:t>
        </w:r>
        <w:proofErr w:type="spellEnd"/>
        <w:r>
          <w:t xml:space="preserve">-Klassen befinden sich </w:t>
        </w:r>
      </w:ins>
      <w:ins w:id="949" w:author="Stephan Müller" w:date="2019-07-17T07:40:00Z">
        <w:r>
          <w:t xml:space="preserve">parallel zu den Schnittstellen </w:t>
        </w:r>
      </w:ins>
      <w:ins w:id="950" w:author="Stephan Müller" w:date="2019-07-17T07:38:00Z">
        <w:r>
          <w:t>des</w:t>
        </w:r>
      </w:ins>
      <w:ins w:id="951" w:author="Stephan Müller" w:date="2019-07-17T07:41:00Z">
        <w:r>
          <w:t xml:space="preserve"> </w:t>
        </w:r>
        <w:proofErr w:type="spellStart"/>
        <w:r>
          <w:t>twttr</w:t>
        </w:r>
        <w:proofErr w:type="spellEnd"/>
        <w:r>
          <w:t>-service im</w:t>
        </w:r>
      </w:ins>
      <w:ins w:id="952" w:author="Stephan Müller" w:date="2019-07-17T07:38:00Z">
        <w:r>
          <w:t xml:space="preserve"> </w:t>
        </w:r>
      </w:ins>
      <w:del w:id="953" w:author="Stephan Müller" w:date="2019-07-17T07:38:00Z">
        <w:r w:rsidR="00E41CE4" w:rsidDel="00274B73">
          <w:delText xml:space="preserve">Das </w:delText>
        </w:r>
      </w:del>
      <w:r w:rsidR="00E41CE4">
        <w:t>Package „</w:t>
      </w:r>
      <w:commentRangeStart w:id="954"/>
      <w:proofErr w:type="spellStart"/>
      <w:proofErr w:type="gramStart"/>
      <w:r w:rsidR="00E41CE4">
        <w:t>de.openknowledge.playground.api.rest</w:t>
      </w:r>
      <w:commentRangeEnd w:id="954"/>
      <w:proofErr w:type="spellEnd"/>
      <w:proofErr w:type="gramEnd"/>
      <w:r>
        <w:rPr>
          <w:rStyle w:val="Kommentarzeichen"/>
          <w:rFonts w:cstheme="minorBidi"/>
        </w:rPr>
        <w:commentReference w:id="954"/>
      </w:r>
      <w:r w:rsidR="00E41CE4">
        <w:t>“</w:t>
      </w:r>
      <w:ins w:id="955" w:author="Stephan Müller" w:date="2019-07-17T07:41:00Z">
        <w:r>
          <w:t>.</w:t>
        </w:r>
      </w:ins>
      <w:r w:rsidR="00E41CE4">
        <w:t xml:space="preserve"> </w:t>
      </w:r>
      <w:del w:id="956" w:author="Stephan Müller" w:date="2019-07-17T07:37:00Z">
        <w:r w:rsidR="00E41CE4" w:rsidDel="00274B73">
          <w:delText xml:space="preserve">der Beispielanwendung </w:delText>
        </w:r>
      </w:del>
      <w:del w:id="957" w:author="Stephan Müller" w:date="2019-07-17T07:46:00Z">
        <w:r w:rsidR="00E41CE4" w:rsidDel="00BF72E1">
          <w:delText>enthält</w:delText>
        </w:r>
      </w:del>
      <w:ins w:id="958" w:author="Stephan Müller" w:date="2019-07-17T07:46:00Z">
        <w:r w:rsidR="00BF72E1">
          <w:t>Die Klassen sind je nach Zugehörigkeit auf</w:t>
        </w:r>
      </w:ins>
      <w:r w:rsidR="00E41CE4">
        <w:t xml:space="preserve"> </w:t>
      </w:r>
      <w:del w:id="959" w:author="Stephan Müller" w:date="2019-07-17T07:37:00Z">
        <w:r w:rsidR="00E41CE4" w:rsidDel="00274B73">
          <w:delText xml:space="preserve">drei </w:delText>
        </w:r>
      </w:del>
      <w:r w:rsidR="00E41CE4">
        <w:t>Sub-Packages</w:t>
      </w:r>
      <w:ins w:id="960" w:author="Stephan Müller" w:date="2019-07-17T07:37:00Z">
        <w:r>
          <w:t xml:space="preserve"> </w:t>
        </w:r>
        <w:proofErr w:type="spellStart"/>
        <w:r>
          <w:t>runner</w:t>
        </w:r>
        <w:proofErr w:type="spellEnd"/>
        <w:r>
          <w:t xml:space="preserve">, </w:t>
        </w:r>
        <w:proofErr w:type="spellStart"/>
        <w:r>
          <w:t>stepDefinitions</w:t>
        </w:r>
        <w:proofErr w:type="spellEnd"/>
        <w:r>
          <w:t xml:space="preserve"> und </w:t>
        </w:r>
      </w:ins>
      <w:proofErr w:type="spellStart"/>
      <w:ins w:id="961" w:author="Stephan Müller" w:date="2019-07-17T07:46:00Z">
        <w:r w:rsidR="00BF72E1">
          <w:t>supportCode</w:t>
        </w:r>
        <w:proofErr w:type="spellEnd"/>
        <w:r w:rsidR="00BF72E1">
          <w:t xml:space="preserve"> verteilt.</w:t>
        </w:r>
      </w:ins>
      <w:r w:rsidR="00E41CE4">
        <w:t xml:space="preserve"> </w:t>
      </w:r>
      <w:del w:id="962" w:author="Stephan Müller" w:date="2019-07-17T07:46:00Z">
        <w:r w:rsidR="00E41CE4" w:rsidDel="00BF72E1">
          <w:delText xml:space="preserve">in denen die Cucumber-Tesklassen und die Glue-Klassen für die Testdurchführung implementiert wurden. </w:delText>
        </w:r>
      </w:del>
      <w:commentRangeStart w:id="963"/>
      <w:r w:rsidR="00E41CE4">
        <w:t>In dem Sub-Package „</w:t>
      </w:r>
      <w:proofErr w:type="spellStart"/>
      <w:r w:rsidR="00E41CE4">
        <w:t>runner</w:t>
      </w:r>
      <w:proofErr w:type="spellEnd"/>
      <w:r w:rsidR="00E41CE4">
        <w:t xml:space="preserve">“ sind die </w:t>
      </w:r>
      <w:proofErr w:type="spellStart"/>
      <w:r w:rsidR="00E41CE4">
        <w:t>Cucumber</w:t>
      </w:r>
      <w:proofErr w:type="spellEnd"/>
      <w:r w:rsidR="00E41CE4">
        <w:t xml:space="preserve">-Testklassen enthalten. Zu jeder Feature-Datei existiert eine Testklasse, sowie eine zusätzliche, die sämtliche Feature-Dateien überprüft. </w:t>
      </w:r>
      <w:commentRangeEnd w:id="963"/>
      <w:r w:rsidR="00BF72E1">
        <w:rPr>
          <w:rStyle w:val="Kommentarzeichen"/>
          <w:rFonts w:cstheme="minorBidi"/>
        </w:rPr>
        <w:commentReference w:id="963"/>
      </w:r>
    </w:p>
    <w:p w14:paraId="66BD4517" w14:textId="76838610" w:rsidR="00E41CE4" w:rsidRDefault="00E41CE4" w:rsidP="00E41CE4">
      <w:pPr>
        <w:pStyle w:val="Flietext"/>
      </w:pPr>
      <w:r>
        <w:t xml:space="preserve">Das </w:t>
      </w:r>
      <w:del w:id="964" w:author="Stephan Müller" w:date="2019-07-17T07:44:00Z">
        <w:r w:rsidDel="00BF72E1">
          <w:delText xml:space="preserve">zweite </w:delText>
        </w:r>
      </w:del>
      <w:del w:id="965" w:author="Stephan Müller" w:date="2019-07-17T07:49:00Z">
        <w:r w:rsidDel="00BF72E1">
          <w:delText>Sub-</w:delText>
        </w:r>
      </w:del>
      <w:r>
        <w:t>Package „</w:t>
      </w:r>
      <w:proofErr w:type="spellStart"/>
      <w:r>
        <w:t>stepDefinitions</w:t>
      </w:r>
      <w:proofErr w:type="spellEnd"/>
      <w:r>
        <w:t xml:space="preserve">“ enthält sämtliche </w:t>
      </w:r>
      <w:proofErr w:type="spellStart"/>
      <w:r>
        <w:t>Step</w:t>
      </w:r>
      <w:proofErr w:type="spellEnd"/>
      <w:r>
        <w:t xml:space="preserve">-Definitionen, die den </w:t>
      </w:r>
      <w:proofErr w:type="spellStart"/>
      <w:r>
        <w:t>Steps</w:t>
      </w:r>
      <w:proofErr w:type="spellEnd"/>
      <w:r>
        <w:t xml:space="preserve"> der Szenarien zugeordnet werden können.</w:t>
      </w:r>
      <w:del w:id="966" w:author="Stephan Müller" w:date="2019-07-17T07:48:00Z">
        <w:r w:rsidDel="00BF72E1">
          <w:delText xml:space="preserve"> Nach welcher Logik diese aufgeteilt werden ist dem Entwickler-Team überlassen.</w:delText>
        </w:r>
      </w:del>
      <w:r>
        <w:t xml:space="preserve"> </w:t>
      </w:r>
      <w:del w:id="967" w:author="Stephan Müller" w:date="2019-07-17T07:47:00Z">
        <w:r w:rsidDel="00BF72E1">
          <w:delText xml:space="preserve">In </w:delText>
        </w:r>
      </w:del>
      <w:ins w:id="968" w:author="Stephan Müller" w:date="2019-07-17T07:47:00Z">
        <w:r w:rsidR="00BF72E1">
          <w:t xml:space="preserve">Im Fall </w:t>
        </w:r>
      </w:ins>
      <w:r>
        <w:t xml:space="preserve">der Beispielanwendung wurde für jedes Feature eine eigene Klasse mit </w:t>
      </w:r>
      <w:proofErr w:type="spellStart"/>
      <w:r>
        <w:t>Step</w:t>
      </w:r>
      <w:proofErr w:type="spellEnd"/>
      <w:r>
        <w:t xml:space="preserve">-Definitionen implementiert. </w:t>
      </w:r>
      <w:del w:id="969" w:author="Stephan Müller" w:date="2019-07-17T07:47:00Z">
        <w:r w:rsidDel="00BF72E1">
          <w:delText xml:space="preserve">Des Weiteren existiert </w:delText>
        </w:r>
      </w:del>
      <w:proofErr w:type="spellStart"/>
      <w:ins w:id="970" w:author="Stephan Müller" w:date="2019-07-17T07:47:00Z">
        <w:r w:rsidR="00BF72E1">
          <w:t>Step</w:t>
        </w:r>
      </w:ins>
      <w:proofErr w:type="spellEnd"/>
      <w:ins w:id="971" w:author="Stephan Müller" w:date="2019-07-17T07:48:00Z">
        <w:r w:rsidR="00BF72E1">
          <w:t xml:space="preserve">-Definition </w:t>
        </w:r>
        <w:r w:rsidR="00BF72E1" w:rsidRPr="00AE1820">
          <w:t>die in mehr als einer Feature-Datei verwendet werden</w:t>
        </w:r>
        <w:r w:rsidR="00BF72E1">
          <w:t xml:space="preserve">, sind in </w:t>
        </w:r>
      </w:ins>
      <w:del w:id="972" w:author="Stephan Müller" w:date="2019-07-17T07:48:00Z">
        <w:r w:rsidDel="00BF72E1">
          <w:delText xml:space="preserve">die </w:delText>
        </w:r>
      </w:del>
      <w:ins w:id="973" w:author="Stephan Müller" w:date="2019-07-17T07:48:00Z">
        <w:r w:rsidR="00BF72E1">
          <w:t xml:space="preserve">der </w:t>
        </w:r>
      </w:ins>
      <w:r>
        <w:t>Klasse „</w:t>
      </w:r>
      <w:proofErr w:type="spellStart"/>
      <w:r>
        <w:t>GeneralSteps</w:t>
      </w:r>
      <w:proofErr w:type="spellEnd"/>
      <w:r>
        <w:t xml:space="preserve">“ </w:t>
      </w:r>
      <w:ins w:id="974" w:author="Stephan Müller" w:date="2019-07-17T07:48:00Z">
        <w:r w:rsidR="00BF72E1">
          <w:t>gebündelt.</w:t>
        </w:r>
      </w:ins>
      <w:del w:id="975" w:author="Stephan Müller" w:date="2019-07-17T07:48:00Z">
        <w:r w:rsidDel="00BF72E1">
          <w:delText xml:space="preserve">in der Step-Definitionen enthalten </w:delText>
        </w:r>
        <w:r w:rsidRPr="00AE1820" w:rsidDel="00BF72E1">
          <w:delText>sind, die in mehr als einer Feature-Datei verwendet werden.</w:delText>
        </w:r>
        <w:r w:rsidDel="00BF72E1">
          <w:delText xml:space="preserve"> </w:delText>
        </w:r>
      </w:del>
    </w:p>
    <w:p w14:paraId="47F57045" w14:textId="2608B833" w:rsidR="00E41CE4" w:rsidRDefault="00E41CE4" w:rsidP="00927514">
      <w:pPr>
        <w:pStyle w:val="Flietext"/>
      </w:pPr>
      <w:del w:id="976" w:author="Stephan Müller" w:date="2019-07-17T07:44:00Z">
        <w:r w:rsidDel="00BF72E1">
          <w:delText xml:space="preserve">Das dritte </w:delText>
        </w:r>
      </w:del>
      <w:ins w:id="977" w:author="Stephan Müller" w:date="2019-07-17T07:44:00Z">
        <w:r w:rsidR="00BF72E1">
          <w:t xml:space="preserve">Im </w:t>
        </w:r>
      </w:ins>
      <w:del w:id="978" w:author="Stephan Müller" w:date="2019-07-17T07:49:00Z">
        <w:r w:rsidDel="00BF72E1">
          <w:delText>Sub-</w:delText>
        </w:r>
      </w:del>
      <w:r>
        <w:t>Package „</w:t>
      </w:r>
      <w:proofErr w:type="spellStart"/>
      <w:r>
        <w:t>supportCode</w:t>
      </w:r>
      <w:proofErr w:type="spellEnd"/>
      <w:r>
        <w:t xml:space="preserve">“ </w:t>
      </w:r>
      <w:ins w:id="979" w:author="Stephan Müller" w:date="2019-07-17T07:49:00Z">
        <w:r w:rsidR="00BF72E1">
          <w:t>befinden sich</w:t>
        </w:r>
      </w:ins>
      <w:ins w:id="980" w:author="Stephan Müller" w:date="2019-07-17T07:50:00Z">
        <w:r w:rsidR="00BF72E1">
          <w:t>,</w:t>
        </w:r>
      </w:ins>
      <w:ins w:id="981" w:author="Stephan Müller" w:date="2019-07-17T07:49:00Z">
        <w:r w:rsidR="00BF72E1">
          <w:t xml:space="preserve"> </w:t>
        </w:r>
      </w:ins>
      <w:del w:id="982" w:author="Stephan Müller" w:date="2019-07-17T07:49:00Z">
        <w:r w:rsidDel="00BF72E1">
          <w:delText xml:space="preserve">enthält </w:delText>
        </w:r>
      </w:del>
      <w:r>
        <w:t>dem Namen entsprechend</w:t>
      </w:r>
      <w:ins w:id="983" w:author="Stephan Müller" w:date="2019-07-17T07:50:00Z">
        <w:r w:rsidR="00BF72E1">
          <w:t>,</w:t>
        </w:r>
      </w:ins>
      <w:r>
        <w:t xml:space="preserve"> </w:t>
      </w:r>
      <w:del w:id="984" w:author="Stephan Müller" w:date="2019-07-17T07:49:00Z">
        <w:r w:rsidDel="00BF72E1">
          <w:delText>die support</w:delText>
        </w:r>
      </w:del>
      <w:ins w:id="985" w:author="Vincent Becker" w:date="2019-07-09T10:40:00Z">
        <w:del w:id="986" w:author="Stephan Müller" w:date="2019-07-17T07:49:00Z">
          <w:r w:rsidR="007B2BDB" w:rsidDel="00BF72E1">
            <w:delText>-</w:delText>
          </w:r>
        </w:del>
      </w:ins>
      <w:del w:id="987" w:author="Stephan Müller" w:date="2019-07-17T07:49:00Z">
        <w:r w:rsidDel="00BF72E1">
          <w:delText>Code</w:delText>
        </w:r>
      </w:del>
      <w:ins w:id="988" w:author="Stephan Müller" w:date="2019-07-17T07:50:00Z">
        <w:r w:rsidR="00BF72E1">
          <w:t>Hilfs-</w:t>
        </w:r>
      </w:ins>
      <w:del w:id="989" w:author="Stephan Müller" w:date="2019-07-17T07:50:00Z">
        <w:r w:rsidDel="00BF72E1">
          <w:delText xml:space="preserve"> </w:delText>
        </w:r>
      </w:del>
      <w:r>
        <w:t>Klassen</w:t>
      </w:r>
      <w:del w:id="990" w:author="Stephan Müller" w:date="2019-07-17T07:50:00Z">
        <w:r w:rsidDel="00BF72E1">
          <w:delText>. In diesem liegt z.B</w:delText>
        </w:r>
      </w:del>
      <w:ins w:id="991" w:author="Stephan Müller" w:date="2019-07-17T07:50:00Z">
        <w:r w:rsidR="00BF72E1">
          <w:t xml:space="preserve"> wie</w:t>
        </w:r>
      </w:ins>
      <w:del w:id="992" w:author="Stephan Müller" w:date="2019-07-17T07:50:00Z">
        <w:r w:rsidDel="00BF72E1">
          <w:delText>.</w:delText>
        </w:r>
      </w:del>
      <w:r>
        <w:t xml:space="preserve"> die Klasse „Converter“</w:t>
      </w:r>
      <w:ins w:id="993" w:author="Stephan Müller" w:date="2019-07-17T07:51:00Z">
        <w:r w:rsidR="00BF72E1">
          <w:t xml:space="preserve"> (implementiert </w:t>
        </w:r>
      </w:ins>
      <w:del w:id="994" w:author="Stephan Müller" w:date="2019-07-17T07:51:00Z">
        <w:r w:rsidDel="00BF72E1">
          <w:delText xml:space="preserve">, die </w:delText>
        </w:r>
      </w:del>
      <w:r>
        <w:t>das Interface „</w:t>
      </w:r>
      <w:proofErr w:type="spellStart"/>
      <w:r>
        <w:t>TypeRegistryConfigurer</w:t>
      </w:r>
      <w:proofErr w:type="spellEnd"/>
      <w:r>
        <w:t>“</w:t>
      </w:r>
      <w:ins w:id="995" w:author="Stephan Müller" w:date="2019-07-17T07:51:00Z">
        <w:r w:rsidR="00BF72E1">
          <w:t xml:space="preserve">) </w:t>
        </w:r>
      </w:ins>
      <w:del w:id="996" w:author="Stephan Müller" w:date="2019-07-17T07:51:00Z">
        <w:r w:rsidDel="00BF72E1">
          <w:delText xml:space="preserve"> implementiert </w:delText>
        </w:r>
      </w:del>
      <w:r>
        <w:t xml:space="preserve">sowie die </w:t>
      </w:r>
      <w:del w:id="997" w:author="Stephan Müller" w:date="2019-07-17T07:51:00Z">
        <w:r w:rsidDel="00BF72E1">
          <w:delText xml:space="preserve">Zustandshaltende </w:delText>
        </w:r>
      </w:del>
      <w:ins w:id="998" w:author="Stephan Müller" w:date="2019-07-17T07:51:00Z">
        <w:r w:rsidR="00BF72E1">
          <w:t xml:space="preserve">zustandshaltende </w:t>
        </w:r>
      </w:ins>
      <w:r>
        <w:t>Klasse „</w:t>
      </w:r>
      <w:proofErr w:type="spellStart"/>
      <w:r>
        <w:t>SharedDomain</w:t>
      </w:r>
      <w:proofErr w:type="spellEnd"/>
      <w:r>
        <w:t>“.</w:t>
      </w:r>
    </w:p>
    <w:p w14:paraId="7C285E2D" w14:textId="164EAD37" w:rsidR="00927514" w:rsidRDefault="00927514" w:rsidP="00927514">
      <w:pPr>
        <w:pStyle w:val="Ebene3"/>
      </w:pPr>
      <w:bookmarkStart w:id="999" w:name="_Toc11325492"/>
      <w:del w:id="1000" w:author="Stephan Müller" w:date="2019-07-17T18:46:00Z">
        <w:r w:rsidDel="00133BDC">
          <w:delText xml:space="preserve">Erklärung der </w:delText>
        </w:r>
      </w:del>
      <w:bookmarkStart w:id="1001" w:name="_Toc14296623"/>
      <w:r>
        <w:t>Feature-</w:t>
      </w:r>
      <w:del w:id="1002" w:author="Stephan Müller" w:date="2019-07-17T18:46:00Z">
        <w:r w:rsidDel="00133BDC">
          <w:delText xml:space="preserve"> </w:delText>
        </w:r>
      </w:del>
      <w:r>
        <w:t>Datei</w:t>
      </w:r>
      <w:bookmarkEnd w:id="999"/>
      <w:bookmarkEnd w:id="1001"/>
    </w:p>
    <w:p w14:paraId="0F176299" w14:textId="6D88D139" w:rsidR="00AE14F3" w:rsidRDefault="00927514" w:rsidP="00927514">
      <w:pPr>
        <w:pStyle w:val="Flietext"/>
      </w:pPr>
      <w:r>
        <w:t xml:space="preserve">Am Anfang </w:t>
      </w:r>
      <w:del w:id="1003" w:author="Stephan Müller" w:date="2019-07-17T07:52:00Z">
        <w:r w:rsidDel="00BF72E1">
          <w:delText xml:space="preserve">der </w:delText>
        </w:r>
      </w:del>
      <w:ins w:id="1004" w:author="Stephan Müller" w:date="2019-07-17T07:52:00Z">
        <w:r w:rsidR="00BF72E1">
          <w:t xml:space="preserve">jeder </w:t>
        </w:r>
      </w:ins>
      <w:r>
        <w:t>Feature-Datei</w:t>
      </w:r>
      <w:del w:id="1005" w:author="Stephan Müller" w:date="2019-07-17T07:52:00Z">
        <w:r w:rsidDel="00BF72E1">
          <w:delText>en</w:delText>
        </w:r>
      </w:del>
      <w:r>
        <w:t xml:space="preserve"> </w:t>
      </w:r>
      <w:r w:rsidR="007B1F2E">
        <w:t>werden die</w:t>
      </w:r>
      <w:ins w:id="1006" w:author="Stephan Müller" w:date="2019-07-17T07:52:00Z">
        <w:r w:rsidR="00BF72E1">
          <w:t xml:space="preserve"> zugrundeliegenden</w:t>
        </w:r>
      </w:ins>
      <w:r w:rsidR="007B1F2E">
        <w:t xml:space="preserve"> </w:t>
      </w:r>
      <w:r>
        <w:t>Akzeptanzkriterien</w:t>
      </w:r>
      <w:r w:rsidR="007B1F2E">
        <w:t xml:space="preserve"> als Kommentar aufgeführt</w:t>
      </w:r>
      <w:r>
        <w:t xml:space="preserve">, die in der </w:t>
      </w:r>
      <w:r w:rsidR="007B1F2E">
        <w:t xml:space="preserve">entsprechenden </w:t>
      </w:r>
      <w:r>
        <w:t xml:space="preserve">Datei durch die Szenarien erklärt und überprüft werden. Dies ist keine gängige Konvention, dient </w:t>
      </w:r>
      <w:r w:rsidR="00AE14F3">
        <w:t>aber dennoch</w:t>
      </w:r>
      <w:r w:rsidR="007B1F2E">
        <w:t xml:space="preserve"> der Vollständigkeit</w:t>
      </w:r>
      <w:r w:rsidR="00D03F92">
        <w:t xml:space="preserve"> der Dokumentation</w:t>
      </w:r>
      <w:r w:rsidR="007B1F2E">
        <w:t xml:space="preserve"> und dem Verständnis des Lesers</w:t>
      </w:r>
      <w:r>
        <w:t xml:space="preserve">. </w:t>
      </w:r>
    </w:p>
    <w:p w14:paraId="33B1E839" w14:textId="03F71560" w:rsidR="00927514" w:rsidRPr="00F444B6" w:rsidRDefault="007B1F2E" w:rsidP="00927514">
      <w:pPr>
        <w:pStyle w:val="Flietext"/>
      </w:pPr>
      <w:r>
        <w:t>Mit</w:t>
      </w:r>
      <w:r w:rsidR="00AE14F3">
        <w:t xml:space="preserve"> zukünftige</w:t>
      </w:r>
      <w:r w:rsidR="005A0300">
        <w:t>r</w:t>
      </w:r>
      <w:r>
        <w:t xml:space="preserve"> </w:t>
      </w:r>
      <w:r w:rsidR="00AE14F3">
        <w:t xml:space="preserve">Erweiterung um das </w:t>
      </w:r>
      <w:r>
        <w:t>Gherkin Key Word „Rule“ wird die</w:t>
      </w:r>
      <w:ins w:id="1007" w:author="Stephan Müller" w:date="2019-07-17T07:52:00Z">
        <w:r w:rsidR="00BF72E1">
          <w:t>se Art der</w:t>
        </w:r>
      </w:ins>
      <w:r w:rsidR="00AE14F3">
        <w:t xml:space="preserve"> Erläuterung</w:t>
      </w:r>
      <w:r w:rsidR="00433A12">
        <w:t xml:space="preserve"> </w:t>
      </w:r>
      <w:del w:id="1008" w:author="Stephan Müller" w:date="2019-07-17T07:52:00Z">
        <w:r w:rsidR="00433A12" w:rsidDel="00BF72E1">
          <w:delText>jedoch</w:delText>
        </w:r>
        <w:r w:rsidDel="00BF72E1">
          <w:delText xml:space="preserve"> hinfällig</w:delText>
        </w:r>
      </w:del>
      <w:ins w:id="1009" w:author="Stephan Müller" w:date="2019-07-17T07:52:00Z">
        <w:r w:rsidR="00BF72E1">
          <w:t>überflüssig</w:t>
        </w:r>
      </w:ins>
      <w:r>
        <w:t xml:space="preserve">, da </w:t>
      </w:r>
      <w:del w:id="1010" w:author="Stephan Müller" w:date="2019-07-17T07:52:00Z">
        <w:r w:rsidDel="00BF72E1">
          <w:delText xml:space="preserve">die </w:delText>
        </w:r>
      </w:del>
      <w:r>
        <w:t xml:space="preserve">Szenarien </w:t>
      </w:r>
      <w:del w:id="1011" w:author="Stephan Müller" w:date="2019-07-17T07:53:00Z">
        <w:r w:rsidDel="00BF72E1">
          <w:delText xml:space="preserve">so </w:delText>
        </w:r>
      </w:del>
      <w:ins w:id="1012" w:author="Stephan Müller" w:date="2019-07-17T07:53:00Z">
        <w:r w:rsidR="00BF72E1">
          <w:t xml:space="preserve">dann auch </w:t>
        </w:r>
      </w:ins>
      <w:r w:rsidR="00433A12">
        <w:t xml:space="preserve">nach </w:t>
      </w:r>
      <w:del w:id="1013" w:author="Stephan Müller" w:date="2019-07-17T07:53:00Z">
        <w:r w:rsidR="00433A12" w:rsidDel="00BF72E1">
          <w:delText xml:space="preserve">entsprechenden </w:delText>
        </w:r>
      </w:del>
      <w:r>
        <w:t xml:space="preserve">Akzeptanzkriterien </w:t>
      </w:r>
      <w:r w:rsidR="00433A12">
        <w:t>gruppiert werden können</w:t>
      </w:r>
      <w:r>
        <w:t xml:space="preserve">. </w:t>
      </w:r>
    </w:p>
    <w:p w14:paraId="4B26A08F" w14:textId="1F7C6F95" w:rsidR="00927514" w:rsidRDefault="00927514" w:rsidP="00927514">
      <w:pPr>
        <w:pStyle w:val="Ebene3"/>
      </w:pPr>
      <w:bookmarkStart w:id="1014" w:name="_Toc11325493"/>
      <w:bookmarkStart w:id="1015" w:name="_Toc14296624"/>
      <w:commentRangeStart w:id="1016"/>
      <w:r>
        <w:t xml:space="preserve">Technische </w:t>
      </w:r>
      <w:bookmarkEnd w:id="1014"/>
      <w:r w:rsidR="00B51F82">
        <w:t>Begriffe</w:t>
      </w:r>
      <w:commentRangeEnd w:id="1016"/>
      <w:r w:rsidR="00133BDC">
        <w:rPr>
          <w:rStyle w:val="Kommentarzeichen"/>
          <w:rFonts w:cstheme="minorBidi"/>
          <w:b w:val="0"/>
        </w:rPr>
        <w:commentReference w:id="1016"/>
      </w:r>
      <w:bookmarkEnd w:id="1015"/>
    </w:p>
    <w:p w14:paraId="5262981C" w14:textId="77777777" w:rsidR="0096484D" w:rsidRDefault="007225D1" w:rsidP="00FB1309">
      <w:pPr>
        <w:pStyle w:val="Flietext"/>
        <w:rPr>
          <w:ins w:id="1017" w:author="Stephan Müller" w:date="2019-07-17T07:55:00Z"/>
        </w:rPr>
      </w:pPr>
      <w:r>
        <w:lastRenderedPageBreak/>
        <w:t xml:space="preserve">Die Beispielanwendung stellt eine </w:t>
      </w:r>
      <w:proofErr w:type="spellStart"/>
      <w:r>
        <w:t>RESTful</w:t>
      </w:r>
      <w:proofErr w:type="spellEnd"/>
      <w:r>
        <w:t xml:space="preserve"> API </w:t>
      </w:r>
      <w:del w:id="1018" w:author="Stephan Müller" w:date="2019-07-17T07:53:00Z">
        <w:r w:rsidDel="00DA511E">
          <w:delText xml:space="preserve">dar </w:delText>
        </w:r>
      </w:del>
      <w:ins w:id="1019" w:author="Stephan Müller" w:date="2019-07-17T07:53:00Z">
        <w:r w:rsidR="00DA511E">
          <w:t>bereit</w:t>
        </w:r>
      </w:ins>
      <w:ins w:id="1020" w:author="Stephan Müller" w:date="2019-07-17T07:54:00Z">
        <w:r w:rsidR="00DA511E">
          <w:t>,</w:t>
        </w:r>
      </w:ins>
      <w:ins w:id="1021" w:author="Stephan Müller" w:date="2019-07-17T07:53:00Z">
        <w:r w:rsidR="00DA511E">
          <w:t xml:space="preserve"> </w:t>
        </w:r>
      </w:ins>
      <w:ins w:id="1022" w:author="Stephan Müller" w:date="2019-07-17T07:54:00Z">
        <w:r w:rsidR="00DA511E">
          <w:t>mit der Client</w:t>
        </w:r>
      </w:ins>
      <w:ins w:id="1023" w:author="Stephan Müller" w:date="2019-07-17T07:55:00Z">
        <w:r w:rsidR="00DA511E">
          <w:t>-Anwendungen</w:t>
        </w:r>
      </w:ins>
      <w:ins w:id="1024" w:author="Stephan Müller" w:date="2019-07-17T07:54:00Z">
        <w:r w:rsidR="00DA511E">
          <w:t xml:space="preserve"> </w:t>
        </w:r>
      </w:ins>
      <w:del w:id="1025" w:author="Stephan Müller" w:date="2019-07-17T07:54:00Z">
        <w:r w:rsidDel="00DA511E">
          <w:delText xml:space="preserve">und kommuniziert </w:delText>
        </w:r>
      </w:del>
      <w:r>
        <w:t>über das HTTP-Protokoll</w:t>
      </w:r>
      <w:ins w:id="1026" w:author="Stephan Müller" w:date="2019-07-17T07:55:00Z">
        <w:r w:rsidR="00DA511E">
          <w:t xml:space="preserve"> kommunizieren können</w:t>
        </w:r>
      </w:ins>
      <w:r>
        <w:t>.</w:t>
      </w:r>
      <w:ins w:id="1027" w:author="Stephan Müller" w:date="2019-07-17T07:55:00Z">
        <w:r w:rsidR="00DA511E">
          <w:t xml:space="preserve"> Als Datenaustauschformat kommt JSON zum Einsatz.</w:t>
        </w:r>
      </w:ins>
      <w:r>
        <w:t xml:space="preserve"> </w:t>
      </w:r>
    </w:p>
    <w:p w14:paraId="105E97A0" w14:textId="34DC0862" w:rsidR="00600AD3" w:rsidRDefault="0096484D" w:rsidP="00FB1309">
      <w:pPr>
        <w:pStyle w:val="Flietext"/>
      </w:pPr>
      <w:ins w:id="1028" w:author="Stephan Müller" w:date="2019-07-17T07:56:00Z">
        <w:r>
          <w:t xml:space="preserve">Da die </w:t>
        </w:r>
        <w:proofErr w:type="spellStart"/>
        <w:r>
          <w:t>RESTful</w:t>
        </w:r>
        <w:proofErr w:type="spellEnd"/>
        <w:r>
          <w:t xml:space="preserve"> API eine datenzentrierte Schnittstelle bereitstellt, werden </w:t>
        </w:r>
      </w:ins>
      <w:del w:id="1029" w:author="Stephan Müller" w:date="2019-07-17T07:56:00Z">
        <w:r w:rsidR="007225D1" w:rsidDel="0096484D">
          <w:delText xml:space="preserve">In </w:delText>
        </w:r>
      </w:del>
      <w:ins w:id="1030" w:author="Stephan Müller" w:date="2019-07-17T07:56:00Z">
        <w:r>
          <w:t xml:space="preserve">in </w:t>
        </w:r>
      </w:ins>
      <w:r w:rsidR="007225D1">
        <w:t xml:space="preserve">den </w:t>
      </w:r>
      <w:del w:id="1031" w:author="Stephan Müller" w:date="2019-07-17T07:56:00Z">
        <w:r w:rsidR="007225D1" w:rsidDel="0096484D">
          <w:delText xml:space="preserve">erstellten </w:delText>
        </w:r>
      </w:del>
      <w:r w:rsidR="007225D1">
        <w:t xml:space="preserve">Szenarien </w:t>
      </w:r>
      <w:del w:id="1032" w:author="Stephan Müller" w:date="2019-07-17T07:56:00Z">
        <w:r w:rsidR="007225D1" w:rsidDel="0096484D">
          <w:delText xml:space="preserve">werden verschiedene </w:delText>
        </w:r>
      </w:del>
      <w:r w:rsidR="007225D1">
        <w:t xml:space="preserve">HTTP Methoden, URIs und Statuscodes sowie </w:t>
      </w:r>
      <w:proofErr w:type="spellStart"/>
      <w:r w:rsidR="007225D1">
        <w:t>Payloads</w:t>
      </w:r>
      <w:proofErr w:type="spellEnd"/>
      <w:r w:rsidR="007225D1">
        <w:t xml:space="preserve"> verwendet, um </w:t>
      </w:r>
      <w:ins w:id="1033" w:author="Stephan Müller" w:date="2019-07-17T07:57:00Z">
        <w:r>
          <w:t>Anfragen (</w:t>
        </w:r>
        <w:proofErr w:type="spellStart"/>
        <w:r>
          <w:t>Requests</w:t>
        </w:r>
        <w:proofErr w:type="spellEnd"/>
        <w:r>
          <w:t xml:space="preserve">) und Antworten (Responses) gegen einzelne API Operationen </w:t>
        </w:r>
      </w:ins>
      <w:del w:id="1034" w:author="Stephan Müller" w:date="2019-07-17T07:57:00Z">
        <w:r w:rsidR="007225D1" w:rsidDel="0096484D">
          <w:delText xml:space="preserve">die Requests und die darauffolgenden Responses </w:delText>
        </w:r>
      </w:del>
      <w:r w:rsidR="007225D1">
        <w:t>zu beschreiben</w:t>
      </w:r>
      <w:ins w:id="1035" w:author="Vincent Becker" w:date="2019-07-09T10:43:00Z">
        <w:r w:rsidR="00FB1309">
          <w:t>.</w:t>
        </w:r>
      </w:ins>
      <w:r w:rsidR="007225D1">
        <w:t xml:space="preserve"> Dies hat </w:t>
      </w:r>
      <w:del w:id="1036" w:author="Stephan Müller" w:date="2019-07-17T07:58:00Z">
        <w:r w:rsidR="007225D1" w:rsidDel="0096484D">
          <w:delText xml:space="preserve">jedoch </w:delText>
        </w:r>
      </w:del>
      <w:r w:rsidR="007225D1">
        <w:t>zu</w:t>
      </w:r>
      <w:ins w:id="1037" w:author="Stephan Müller" w:date="2019-07-17T07:58:00Z">
        <w:r>
          <w:t>r</w:t>
        </w:r>
      </w:ins>
      <w:r w:rsidR="007225D1">
        <w:t xml:space="preserve"> Folge, dass die Szenarien komplexer werden und sich nicht mehr wie Geschichten lesen lassen. </w:t>
      </w:r>
    </w:p>
    <w:p w14:paraId="28F9CDE8" w14:textId="5F54693F" w:rsidR="0096484D" w:rsidRDefault="007225D1" w:rsidP="00FB1309">
      <w:pPr>
        <w:pStyle w:val="Flietext"/>
        <w:rPr>
          <w:ins w:id="1038" w:author="Stephan Müller" w:date="2019-07-17T08:00:00Z"/>
        </w:rPr>
      </w:pPr>
      <w:del w:id="1039" w:author="Stephan Müller" w:date="2019-07-17T08:02:00Z">
        <w:r w:rsidDel="0096484D">
          <w:delText>Damit Cucumber auch</w:delText>
        </w:r>
      </w:del>
      <w:ins w:id="1040" w:author="Stephan Müller" w:date="2019-07-17T08:02:00Z">
        <w:r w:rsidR="0096484D">
          <w:t>Um</w:t>
        </w:r>
      </w:ins>
      <w:r>
        <w:t xml:space="preserve"> in diesem </w:t>
      </w:r>
      <w:del w:id="1041" w:author="Stephan Müller" w:date="2019-07-17T08:03:00Z">
        <w:r w:rsidDel="0096484D">
          <w:delText xml:space="preserve">besonderen </w:delText>
        </w:r>
      </w:del>
      <w:ins w:id="1042" w:author="Stephan Müller" w:date="2019-07-17T08:03:00Z">
        <w:r w:rsidR="0096484D">
          <w:t xml:space="preserve">speziellen </w:t>
        </w:r>
      </w:ins>
      <w:r>
        <w:t xml:space="preserve">Kontext </w:t>
      </w:r>
      <w:ins w:id="1043" w:author="Stephan Müller" w:date="2019-07-17T08:03:00Z">
        <w:r w:rsidR="0096484D">
          <w:t xml:space="preserve">ein gemeinsames Verständnis </w:t>
        </w:r>
      </w:ins>
      <w:del w:id="1044" w:author="Stephan Müller" w:date="2019-07-17T08:03:00Z">
        <w:r w:rsidDel="0096484D">
          <w:delText>die Zusammenarbeit zwischen</w:delText>
        </w:r>
      </w:del>
      <w:ins w:id="1045" w:author="Stephan Müller" w:date="2019-07-17T08:03:00Z">
        <w:r w:rsidR="0096484D">
          <w:t>der</w:t>
        </w:r>
      </w:ins>
      <w:r>
        <w:t xml:space="preserve"> Domänen-Experten und Entwickler </w:t>
      </w:r>
      <w:del w:id="1046" w:author="Stephan Müller" w:date="2019-07-17T08:03:00Z">
        <w:r w:rsidDel="0096484D">
          <w:delText>verbessert</w:delText>
        </w:r>
      </w:del>
      <w:ins w:id="1047" w:author="Stephan Müller" w:date="2019-07-17T08:03:00Z">
        <w:r w:rsidR="0096484D">
          <w:t>zu erreichen</w:t>
        </w:r>
      </w:ins>
      <w:r>
        <w:t xml:space="preserve">, </w:t>
      </w:r>
      <w:del w:id="1048" w:author="Stephan Müller" w:date="2019-07-17T08:04:00Z">
        <w:r w:rsidDel="0096484D">
          <w:delText xml:space="preserve">muss das </w:delText>
        </w:r>
      </w:del>
      <w:del w:id="1049" w:author="Stephan Müller" w:date="2019-07-17T07:58:00Z">
        <w:r w:rsidDel="0096484D">
          <w:delText xml:space="preserve">vorhandene </w:delText>
        </w:r>
      </w:del>
      <w:del w:id="1050" w:author="Stephan Müller" w:date="2019-07-17T08:04:00Z">
        <w:r w:rsidDel="0096484D">
          <w:delText xml:space="preserve">Vorwissen der Domänen-Experten berücksichtigt werden. </w:delText>
        </w:r>
        <w:r w:rsidRPr="00FB1309" w:rsidDel="0096484D">
          <w:rPr>
            <w:highlight w:val="yellow"/>
          </w:rPr>
          <w:delText xml:space="preserve">Besteht das Projektziel in der Entwicklung einer </w:delText>
        </w:r>
        <w:r w:rsidR="00600AD3" w:rsidRPr="00FB1309" w:rsidDel="0096484D">
          <w:rPr>
            <w:highlight w:val="yellow"/>
          </w:rPr>
          <w:delText xml:space="preserve">datenzentrierten </w:delText>
        </w:r>
      </w:del>
      <w:del w:id="1051" w:author="Stephan Müller" w:date="2019-07-17T07:59:00Z">
        <w:r w:rsidRPr="00FB1309" w:rsidDel="0096484D">
          <w:rPr>
            <w:highlight w:val="yellow"/>
          </w:rPr>
          <w:delText>RESTful API,</w:delText>
        </w:r>
        <w:r w:rsidR="00600AD3" w:rsidRPr="00FB1309" w:rsidDel="0096484D">
          <w:rPr>
            <w:highlight w:val="yellow"/>
          </w:rPr>
          <w:delText xml:space="preserve"> ohne eigenes Frontend</w:delText>
        </w:r>
      </w:del>
      <w:del w:id="1052" w:author="Stephan Müller" w:date="2019-07-17T08:04:00Z">
        <w:r w:rsidR="00600AD3" w:rsidRPr="00FB1309" w:rsidDel="0096484D">
          <w:rPr>
            <w:highlight w:val="yellow"/>
          </w:rPr>
          <w:delText>,</w:delText>
        </w:r>
        <w:r w:rsidRPr="00FB1309" w:rsidDel="0096484D">
          <w:rPr>
            <w:highlight w:val="yellow"/>
          </w:rPr>
          <w:delText xml:space="preserve"> </w:delText>
        </w:r>
      </w:del>
      <w:del w:id="1053" w:author="Stephan Müller" w:date="2019-07-17T07:59:00Z">
        <w:r w:rsidRPr="00FB1309" w:rsidDel="0096484D">
          <w:rPr>
            <w:highlight w:val="yellow"/>
          </w:rPr>
          <w:delText xml:space="preserve">kann </w:delText>
        </w:r>
      </w:del>
      <w:ins w:id="1054" w:author="Stephan Müller" w:date="2019-07-17T07:59:00Z">
        <w:r w:rsidR="0096484D">
          <w:rPr>
            <w:highlight w:val="yellow"/>
          </w:rPr>
          <w:t>muss</w:t>
        </w:r>
        <w:r w:rsidR="0096484D" w:rsidRPr="00FB1309">
          <w:rPr>
            <w:highlight w:val="yellow"/>
          </w:rPr>
          <w:t xml:space="preserve"> </w:t>
        </w:r>
      </w:ins>
      <w:ins w:id="1055" w:author="Stephan Müller" w:date="2019-07-17T08:00:00Z">
        <w:r w:rsidR="0096484D">
          <w:rPr>
            <w:highlight w:val="yellow"/>
          </w:rPr>
          <w:t xml:space="preserve">auch auf Seiten der Domänen-Experten </w:t>
        </w:r>
      </w:ins>
      <w:del w:id="1056" w:author="Stephan Müller" w:date="2019-07-17T08:00:00Z">
        <w:r w:rsidRPr="00FB1309" w:rsidDel="0096484D">
          <w:rPr>
            <w:highlight w:val="yellow"/>
          </w:rPr>
          <w:delText xml:space="preserve">davon ausgegangen werden, dass das nötige </w:delText>
        </w:r>
      </w:del>
      <w:r w:rsidRPr="00FB1309">
        <w:rPr>
          <w:highlight w:val="yellow"/>
        </w:rPr>
        <w:t xml:space="preserve">Grundwissen zum HTTP-Protokoll vorhanden </w:t>
      </w:r>
      <w:del w:id="1057" w:author="Stephan Müller" w:date="2019-07-17T08:00:00Z">
        <w:r w:rsidRPr="00FB1309" w:rsidDel="0096484D">
          <w:rPr>
            <w:highlight w:val="yellow"/>
          </w:rPr>
          <w:delText>ist</w:delText>
        </w:r>
      </w:del>
      <w:ins w:id="1058" w:author="Stephan Müller" w:date="2019-07-17T08:00:00Z">
        <w:r w:rsidR="0096484D">
          <w:t>sein</w:t>
        </w:r>
      </w:ins>
      <w:r>
        <w:t xml:space="preserve">. </w:t>
      </w:r>
    </w:p>
    <w:p w14:paraId="5DC5D77F" w14:textId="7A2CD5DE" w:rsidR="007225D1" w:rsidRDefault="0096484D" w:rsidP="00FB1309">
      <w:pPr>
        <w:pStyle w:val="Flietext"/>
      </w:pPr>
      <w:ins w:id="1059" w:author="Stephan Müller" w:date="2019-07-17T08:00:00Z">
        <w:r>
          <w:t xml:space="preserve">Um </w:t>
        </w:r>
      </w:ins>
      <w:ins w:id="1060" w:author="Stephan Müller" w:date="2019-07-17T08:01:00Z">
        <w:r>
          <w:t xml:space="preserve">das Verständnis zu erhöhen </w:t>
        </w:r>
      </w:ins>
      <w:del w:id="1061" w:author="Stephan Müller" w:date="2019-07-17T08:06:00Z">
        <w:r w:rsidR="007225D1" w:rsidDel="0096484D">
          <w:delText xml:space="preserve">Andernfalls </w:delText>
        </w:r>
      </w:del>
      <w:r w:rsidR="007225D1">
        <w:t>sollte</w:t>
      </w:r>
      <w:ins w:id="1062" w:author="Stephan Müller" w:date="2019-07-17T08:06:00Z">
        <w:r>
          <w:t>n</w:t>
        </w:r>
      </w:ins>
      <w:r w:rsidR="007225D1">
        <w:t xml:space="preserve"> </w:t>
      </w:r>
      <w:del w:id="1063" w:author="Stephan Müller" w:date="2019-07-17T08:06:00Z">
        <w:r w:rsidR="007225D1" w:rsidDel="0096484D">
          <w:delText xml:space="preserve">versucht werden </w:delText>
        </w:r>
      </w:del>
      <w:r w:rsidR="007225D1">
        <w:t>die technischen Aspekte, die ein Szenario für den Domänen-Experten nur schwer verständlich machen,</w:t>
      </w:r>
      <w:ins w:id="1064" w:author="Stephan Müller" w:date="2019-07-17T08:06:00Z">
        <w:r w:rsidR="007E061C">
          <w:t xml:space="preserve"> soweit wie möglich</w:t>
        </w:r>
      </w:ins>
      <w:r w:rsidR="007225D1">
        <w:t xml:space="preserve"> in Kommentare aus</w:t>
      </w:r>
      <w:ins w:id="1065" w:author="Stephan Müller" w:date="2019-07-17T08:06:00Z">
        <w:r>
          <w:t>ge</w:t>
        </w:r>
      </w:ins>
      <w:del w:id="1066" w:author="Stephan Müller" w:date="2019-07-17T08:06:00Z">
        <w:r w:rsidR="007225D1" w:rsidDel="0096484D">
          <w:delText>zu</w:delText>
        </w:r>
      </w:del>
      <w:r w:rsidR="007225D1">
        <w:t>lag</w:t>
      </w:r>
      <w:ins w:id="1067" w:author="Stephan Müller" w:date="2019-07-17T08:07:00Z">
        <w:r w:rsidR="007E061C">
          <w:t>er</w:t>
        </w:r>
      </w:ins>
      <w:ins w:id="1068" w:author="Stephan Müller" w:date="2019-07-17T08:06:00Z">
        <w:r>
          <w:t>t</w:t>
        </w:r>
      </w:ins>
      <w:del w:id="1069" w:author="Stephan Müller" w:date="2019-07-17T08:06:00Z">
        <w:r w:rsidR="007225D1" w:rsidDel="0096484D">
          <w:delText>ern</w:delText>
        </w:r>
      </w:del>
      <w:r w:rsidR="007225D1">
        <w:t xml:space="preserve"> (vgl. Abbildung xxx) </w:t>
      </w:r>
      <w:del w:id="1070" w:author="Stephan Müller" w:date="2019-07-17T08:06:00Z">
        <w:r w:rsidR="007225D1" w:rsidDel="0096484D">
          <w:delText xml:space="preserve">oder </w:delText>
        </w:r>
      </w:del>
      <w:ins w:id="1071" w:author="Stephan Müller" w:date="2019-07-17T08:06:00Z">
        <w:r>
          <w:t xml:space="preserve">und </w:t>
        </w:r>
      </w:ins>
      <w:r w:rsidR="007225D1">
        <w:t>in einer zusätzlichen API Dokumentation bereitstell</w:t>
      </w:r>
      <w:ins w:id="1072" w:author="Stephan Müller" w:date="2019-07-17T08:06:00Z">
        <w:r>
          <w:t>t werd</w:t>
        </w:r>
      </w:ins>
      <w:r w:rsidR="007225D1">
        <w:t xml:space="preserve">en. </w:t>
      </w:r>
    </w:p>
    <w:p w14:paraId="73A656A7" w14:textId="05F3B913" w:rsidR="00E41CE4" w:rsidRDefault="00E41CE4" w:rsidP="00E41CE4">
      <w:pPr>
        <w:pStyle w:val="Ebene3"/>
      </w:pPr>
      <w:del w:id="1073" w:author="Stephan Müller" w:date="2019-07-17T18:46:00Z">
        <w:r w:rsidDel="00133BDC">
          <w:delText xml:space="preserve">Konfiguration der </w:delText>
        </w:r>
      </w:del>
      <w:bookmarkStart w:id="1074" w:name="_Toc14296625"/>
      <w:proofErr w:type="spellStart"/>
      <w:r>
        <w:t>Cucumber</w:t>
      </w:r>
      <w:proofErr w:type="spellEnd"/>
      <w:r>
        <w:t>-Test</w:t>
      </w:r>
      <w:ins w:id="1075" w:author="Stephan Müller" w:date="2019-07-17T18:46:00Z">
        <w:r w:rsidR="00133BDC">
          <w:t>klasse</w:t>
        </w:r>
      </w:ins>
      <w:bookmarkEnd w:id="1074"/>
      <w:ins w:id="1076" w:author="Stephan Müller" w:date="2019-07-17T18:47:00Z">
        <w:r w:rsidR="00133BDC" w:rsidDel="00133BDC">
          <w:t xml:space="preserve"> </w:t>
        </w:r>
      </w:ins>
      <w:del w:id="1077" w:author="Stephan Müller" w:date="2019-07-17T18:46:00Z">
        <w:r w:rsidDel="00133BDC">
          <w:delText xml:space="preserve">s </w:delText>
        </w:r>
      </w:del>
    </w:p>
    <w:p w14:paraId="4F572C85" w14:textId="569E2F6B" w:rsidR="00E41CE4" w:rsidRDefault="00E41CE4" w:rsidP="00E41CE4">
      <w:pPr>
        <w:pStyle w:val="Flietext"/>
      </w:pPr>
      <w:r>
        <w:t xml:space="preserve">Die </w:t>
      </w:r>
      <w:proofErr w:type="spellStart"/>
      <w:r>
        <w:t>Cucumber</w:t>
      </w:r>
      <w:proofErr w:type="spellEnd"/>
      <w:r>
        <w:t xml:space="preserve">-Testklassen </w:t>
      </w:r>
      <w:del w:id="1078" w:author="Stephan Müller" w:date="2019-07-17T08:07:00Z">
        <w:r w:rsidDel="004616D9">
          <w:delText xml:space="preserve">sind </w:delText>
        </w:r>
      </w:del>
      <w:ins w:id="1079" w:author="Stephan Müller" w:date="2019-07-17T08:07:00Z">
        <w:r w:rsidR="004616D9">
          <w:t xml:space="preserve">haben </w:t>
        </w:r>
      </w:ins>
      <w:ins w:id="1080" w:author="Stephan Müller" w:date="2019-07-17T08:08:00Z">
        <w:r w:rsidR="004616D9">
          <w:t>einen einheitlichen Aufbau (Naming, Struktur),</w:t>
        </w:r>
      </w:ins>
      <w:del w:id="1081" w:author="Stephan Müller" w:date="2019-07-17T08:07:00Z">
        <w:r w:rsidDel="004616D9">
          <w:delText>stets gleichermaßen implementiert.</w:delText>
        </w:r>
      </w:del>
      <w:r>
        <w:t xml:space="preserve"> </w:t>
      </w:r>
      <w:ins w:id="1082" w:author="Stephan Müller" w:date="2019-07-17T08:08:00Z">
        <w:r w:rsidR="004616D9">
          <w:t xml:space="preserve">der </w:t>
        </w:r>
      </w:ins>
      <w:del w:id="1083" w:author="Stephan Müller" w:date="2019-07-17T08:08:00Z">
        <w:r w:rsidDel="004616D9">
          <w:delText xml:space="preserve">Anhand </w:delText>
        </w:r>
      </w:del>
      <w:ins w:id="1084" w:author="Stephan Müller" w:date="2019-07-17T08:08:00Z">
        <w:r w:rsidR="004616D9">
          <w:t xml:space="preserve">anhand </w:t>
        </w:r>
      </w:ins>
      <w:r>
        <w:t xml:space="preserve">der </w:t>
      </w:r>
      <w:del w:id="1085" w:author="Stephan Müller" w:date="2019-07-17T08:08:00Z">
        <w:r w:rsidDel="004616D9">
          <w:delText xml:space="preserve">Klasse </w:delText>
        </w:r>
      </w:del>
      <w:ins w:id="1086" w:author="Stephan Müller" w:date="2019-07-17T08:08:00Z">
        <w:r w:rsidR="004616D9">
          <w:t xml:space="preserve">Testklasse </w:t>
        </w:r>
      </w:ins>
      <w:r>
        <w:t>„</w:t>
      </w:r>
      <w:proofErr w:type="spellStart"/>
      <w:r>
        <w:t>CreateTweetIT</w:t>
      </w:r>
      <w:proofErr w:type="spellEnd"/>
      <w:r>
        <w:t xml:space="preserve">“ </w:t>
      </w:r>
      <w:del w:id="1087" w:author="Stephan Müller" w:date="2019-07-17T08:08:00Z">
        <w:r w:rsidDel="004616D9">
          <w:delText>wird der dieser Klassen beispielhaft erklärt</w:delText>
        </w:r>
      </w:del>
      <w:ins w:id="1088" w:author="Stephan Müller" w:date="2019-07-17T08:08:00Z">
        <w:r w:rsidR="004616D9">
          <w:t>erläutert wird</w:t>
        </w:r>
      </w:ins>
      <w:r>
        <w:t xml:space="preserve">. </w:t>
      </w:r>
    </w:p>
    <w:p w14:paraId="5E53BADD" w14:textId="77777777" w:rsidR="00E41CE4" w:rsidRDefault="00E41CE4" w:rsidP="00E41CE4">
      <w:pPr>
        <w:pStyle w:val="Flietext"/>
      </w:pPr>
    </w:p>
    <w:p w14:paraId="4D34943D" w14:textId="77777777" w:rsidR="00E41CE4" w:rsidRDefault="00E41CE4" w:rsidP="00E41CE4">
      <w:pPr>
        <w:pStyle w:val="Flietext"/>
        <w:jc w:val="center"/>
      </w:pPr>
      <w:r>
        <w:rPr>
          <w:noProof/>
        </w:rPr>
        <w:drawing>
          <wp:inline distT="0" distB="0" distL="0" distR="0" wp14:anchorId="10C599F8" wp14:editId="07B0666F">
            <wp:extent cx="6211130" cy="1053296"/>
            <wp:effectExtent l="0" t="0" r="0" b="1270"/>
            <wp:docPr id="36" name="Grafik 3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Tweet_Testklasse.png"/>
                    <pic:cNvPicPr/>
                  </pic:nvPicPr>
                  <pic:blipFill rotWithShape="1">
                    <a:blip r:embed="rId31">
                      <a:extLst>
                        <a:ext uri="{28A0092B-C50C-407E-A947-70E740481C1C}">
                          <a14:useLocalDpi xmlns:a14="http://schemas.microsoft.com/office/drawing/2010/main" val="0"/>
                        </a:ext>
                      </a:extLst>
                    </a:blip>
                    <a:srcRect l="2571" t="28028" r="3304"/>
                    <a:stretch/>
                  </pic:blipFill>
                  <pic:spPr bwMode="auto">
                    <a:xfrm>
                      <a:off x="0" y="0"/>
                      <a:ext cx="6221147" cy="1054995"/>
                    </a:xfrm>
                    <a:prstGeom prst="rect">
                      <a:avLst/>
                    </a:prstGeom>
                    <a:ln>
                      <a:noFill/>
                    </a:ln>
                    <a:extLst>
                      <a:ext uri="{53640926-AAD7-44D8-BBD7-CCE9431645EC}">
                        <a14:shadowObscured xmlns:a14="http://schemas.microsoft.com/office/drawing/2010/main"/>
                      </a:ext>
                    </a:extLst>
                  </pic:spPr>
                </pic:pic>
              </a:graphicData>
            </a:graphic>
          </wp:inline>
        </w:drawing>
      </w:r>
    </w:p>
    <w:p w14:paraId="7527CDD6" w14:textId="77777777" w:rsidR="00E41CE4" w:rsidRPr="00EF5D52" w:rsidRDefault="00E41CE4" w:rsidP="00E41CE4">
      <w:pPr>
        <w:pStyle w:val="Beschriftung"/>
        <w:rPr>
          <w:lang w:val="en-US"/>
        </w:rPr>
      </w:pPr>
      <w:proofErr w:type="spellStart"/>
      <w:r w:rsidRPr="00EF5D52">
        <w:rPr>
          <w:lang w:val="en-US"/>
        </w:rPr>
        <w:t>Abbildung</w:t>
      </w:r>
      <w:proofErr w:type="spellEnd"/>
      <w:r w:rsidRPr="00EF5D52">
        <w:rPr>
          <w:lang w:val="en-US"/>
        </w:rPr>
        <w:t xml:space="preserve"> </w:t>
      </w:r>
      <w:r>
        <w:fldChar w:fldCharType="begin"/>
      </w:r>
      <w:r w:rsidRPr="00EF5D52">
        <w:rPr>
          <w:lang w:val="en-US"/>
        </w:rPr>
        <w:instrText xml:space="preserve"> SEQ Abbildung \* ARABIC </w:instrText>
      </w:r>
      <w:r>
        <w:fldChar w:fldCharType="separate"/>
      </w:r>
      <w:r>
        <w:rPr>
          <w:noProof/>
          <w:lang w:val="en-US"/>
        </w:rPr>
        <w:t>29</w:t>
      </w:r>
      <w:r>
        <w:fldChar w:fldCharType="end"/>
      </w:r>
      <w:r w:rsidRPr="00EF5D52">
        <w:rPr>
          <w:lang w:val="en-US"/>
        </w:rPr>
        <w:t xml:space="preserve">: Cucumber </w:t>
      </w:r>
      <w:proofErr w:type="spellStart"/>
      <w:r w:rsidRPr="00EF5D52">
        <w:rPr>
          <w:lang w:val="en-US"/>
        </w:rPr>
        <w:t>Testklasse</w:t>
      </w:r>
      <w:proofErr w:type="spellEnd"/>
      <w:r w:rsidRPr="00EF5D52">
        <w:rPr>
          <w:lang w:val="en-US"/>
        </w:rPr>
        <w:t xml:space="preserve"> "Create tweet" Feature</w:t>
      </w:r>
    </w:p>
    <w:p w14:paraId="1310773E" w14:textId="77777777" w:rsidR="00E41CE4" w:rsidRPr="00EF5D52" w:rsidRDefault="00E41CE4" w:rsidP="00E41CE4">
      <w:pPr>
        <w:pStyle w:val="Quelle"/>
        <w:jc w:val="both"/>
        <w:rPr>
          <w:lang w:val="en-US"/>
        </w:rPr>
      </w:pPr>
    </w:p>
    <w:p w14:paraId="733C8E27" w14:textId="3BC837D5" w:rsidR="004616D9" w:rsidRDefault="004616D9" w:rsidP="00E41CE4">
      <w:pPr>
        <w:pStyle w:val="Flietext"/>
        <w:rPr>
          <w:ins w:id="1089" w:author="Stephan Müller" w:date="2019-07-17T08:19:00Z"/>
        </w:rPr>
      </w:pPr>
      <w:proofErr w:type="spellStart"/>
      <w:proofErr w:type="gramStart"/>
      <w:ins w:id="1090" w:author="Stephan Müller" w:date="2019-07-17T08:09:00Z">
        <w:r>
          <w:t>Cucumber</w:t>
        </w:r>
        <w:proofErr w:type="spellEnd"/>
        <w:r>
          <w:t>-Tests</w:t>
        </w:r>
        <w:proofErr w:type="gramEnd"/>
        <w:r>
          <w:t xml:space="preserve"> die gegen eine laufende Anwendung </w:t>
        </w:r>
      </w:ins>
      <w:ins w:id="1091" w:author="Stephan Müller" w:date="2019-07-17T08:10:00Z">
        <w:r>
          <w:t xml:space="preserve">ausgeführt werden, zählen zur Klasse der Integrations-Test. In Java-Anwendungen wird </w:t>
        </w:r>
      </w:ins>
      <w:ins w:id="1092" w:author="Stephan Müller" w:date="2019-07-17T08:11:00Z">
        <w:r>
          <w:t xml:space="preserve">aufgrund der unterschiedlichen Ausführungszeiten (wenige Millisekunden, mehrere Sekunden) </w:t>
        </w:r>
      </w:ins>
      <w:ins w:id="1093" w:author="Stephan Müller" w:date="2019-07-17T08:10:00Z">
        <w:r>
          <w:t xml:space="preserve">bei der Testentwicklung </w:t>
        </w:r>
      </w:ins>
      <w:ins w:id="1094" w:author="Stephan Müller" w:date="2019-07-17T08:11:00Z">
        <w:r>
          <w:t xml:space="preserve">insbesondere </w:t>
        </w:r>
      </w:ins>
      <w:ins w:id="1095" w:author="Stephan Müller" w:date="2019-07-17T08:10:00Z">
        <w:r>
          <w:t>zwischen</w:t>
        </w:r>
      </w:ins>
      <w:ins w:id="1096" w:author="Stephan Müller" w:date="2019-07-17T08:11:00Z">
        <w:r>
          <w:t xml:space="preserve"> Unit-Tests und Integration-Tests unterschieden.</w:t>
        </w:r>
      </w:ins>
      <w:ins w:id="1097" w:author="Stephan Müller" w:date="2019-07-17T08:12:00Z">
        <w:r>
          <w:t xml:space="preserve"> </w:t>
        </w:r>
      </w:ins>
      <w:ins w:id="1098" w:author="Stephan Müller" w:date="2019-07-17T08:13:00Z">
        <w:r>
          <w:t xml:space="preserve">Da </w:t>
        </w:r>
      </w:ins>
      <w:ins w:id="1099" w:author="Stephan Müller" w:date="2019-07-17T08:12:00Z">
        <w:r>
          <w:t xml:space="preserve">Unit-Tests in der Entwicklung immer wieder ausgeführt </w:t>
        </w:r>
      </w:ins>
      <w:ins w:id="1100" w:author="Stephan Müller" w:date="2019-07-17T08:13:00Z">
        <w:r>
          <w:t xml:space="preserve">werden (sollen), muss die Ausführungszeit so </w:t>
        </w:r>
        <w:r>
          <w:lastRenderedPageBreak/>
          <w:t xml:space="preserve">kurz wie möglich sein. </w:t>
        </w:r>
      </w:ins>
      <w:ins w:id="1101" w:author="Stephan Müller" w:date="2019-07-17T08:14:00Z">
        <w:r>
          <w:t>Ein Integration-Test hingegen benötigt eine laufende Anwendung, die vor der Testausführung gestartet werden muss</w:t>
        </w:r>
      </w:ins>
      <w:ins w:id="1102" w:author="Stephan Müller" w:date="2019-07-17T08:15:00Z">
        <w:r>
          <w:t xml:space="preserve"> – was schon mal einige Sekunden (oder länger) in Anspruch nimmt</w:t>
        </w:r>
      </w:ins>
      <w:ins w:id="1103" w:author="Stephan Müller" w:date="2019-07-17T08:14:00Z">
        <w:r>
          <w:t>. Da die</w:t>
        </w:r>
      </w:ins>
      <w:ins w:id="1104" w:author="Stephan Müller" w:date="2019-07-17T08:15:00Z">
        <w:r>
          <w:t xml:space="preserve"> Ausführung</w:t>
        </w:r>
      </w:ins>
      <w:ins w:id="1105" w:author="Stephan Müller" w:date="2019-07-17T08:16:00Z">
        <w:r>
          <w:t>szeit</w:t>
        </w:r>
      </w:ins>
      <w:ins w:id="1106" w:author="Stephan Müller" w:date="2019-07-17T08:15:00Z">
        <w:r>
          <w:t xml:space="preserve"> eines Integration-Tests im Vergleich zum Unit-Tests </w:t>
        </w:r>
      </w:ins>
      <w:ins w:id="1107" w:author="Stephan Müller" w:date="2019-07-17T08:16:00Z">
        <w:r>
          <w:t xml:space="preserve">mindestens </w:t>
        </w:r>
      </w:ins>
      <w:ins w:id="1108" w:author="Stephan Müller" w:date="2019-07-17T08:15:00Z">
        <w:r>
          <w:t xml:space="preserve">um den Faktor 10 </w:t>
        </w:r>
      </w:ins>
      <w:ins w:id="1109" w:author="Stephan Müller" w:date="2019-07-17T08:16:00Z">
        <w:r>
          <w:t xml:space="preserve">länger dauert, werden Unit-Tests und Integrations-Tests zu unterschiedlichen Zeitpunkten im </w:t>
        </w:r>
      </w:ins>
      <w:ins w:id="1110" w:author="Stephan Müller" w:date="2019-07-17T08:17:00Z">
        <w:r>
          <w:t xml:space="preserve">Maven </w:t>
        </w:r>
      </w:ins>
      <w:proofErr w:type="spellStart"/>
      <w:ins w:id="1111" w:author="Stephan Müller" w:date="2019-07-17T08:16:00Z">
        <w:r>
          <w:t>Build</w:t>
        </w:r>
        <w:proofErr w:type="spellEnd"/>
        <w:r>
          <w:t>-Lifecycle aus</w:t>
        </w:r>
      </w:ins>
      <w:ins w:id="1112" w:author="Stephan Müller" w:date="2019-07-17T08:17:00Z">
        <w:r>
          <w:t>geführt. Die Ausführung der Unit-Tests erfolgt in der Maven Phase Test direkt nach der Kompilierung der Java-Klassen</w:t>
        </w:r>
      </w:ins>
      <w:ins w:id="1113" w:author="Stephan Müller" w:date="2019-07-17T08:19:00Z">
        <w:r>
          <w:t xml:space="preserve"> über das </w:t>
        </w:r>
        <w:proofErr w:type="spellStart"/>
        <w:r>
          <w:t>Surefire</w:t>
        </w:r>
        <w:proofErr w:type="spellEnd"/>
        <w:r>
          <w:t>-Plugin</w:t>
        </w:r>
      </w:ins>
      <w:ins w:id="1114" w:author="Stephan Müller" w:date="2019-07-17T08:17:00Z">
        <w:r>
          <w:t>. Integration-Tests können erst nach dem Zusammen</w:t>
        </w:r>
      </w:ins>
      <w:ins w:id="1115" w:author="Stephan Müller" w:date="2019-07-17T08:18:00Z">
        <w:r>
          <w:t xml:space="preserve">bau der Anwendung (Maven Phase Package) in der Maven Phase </w:t>
        </w:r>
        <w:proofErr w:type="spellStart"/>
        <w:r>
          <w:t>Verify</w:t>
        </w:r>
      </w:ins>
      <w:proofErr w:type="spellEnd"/>
      <w:ins w:id="1116" w:author="Stephan Müller" w:date="2019-07-17T08:20:00Z">
        <w:r>
          <w:t xml:space="preserve"> durch das </w:t>
        </w:r>
        <w:proofErr w:type="spellStart"/>
        <w:r>
          <w:t>Failsafe</w:t>
        </w:r>
        <w:proofErr w:type="spellEnd"/>
        <w:r>
          <w:t>-Plugin</w:t>
        </w:r>
      </w:ins>
      <w:ins w:id="1117" w:author="Stephan Müller" w:date="2019-07-17T08:18:00Z">
        <w:r>
          <w:t xml:space="preserve"> ausgeführt werden, da vorher die nötige Voraussetzung – eine lauffähige Anwendung – noch nicht existiert.</w:t>
        </w:r>
      </w:ins>
    </w:p>
    <w:p w14:paraId="2847D08C" w14:textId="2D6072AE" w:rsidR="004616D9" w:rsidRDefault="004616D9" w:rsidP="00E41CE4">
      <w:pPr>
        <w:pStyle w:val="Flietext"/>
        <w:rPr>
          <w:ins w:id="1118" w:author="Stephan Müller" w:date="2019-07-17T08:09:00Z"/>
        </w:rPr>
      </w:pPr>
      <w:ins w:id="1119" w:author="Stephan Müller" w:date="2019-07-17T08:20:00Z">
        <w:r>
          <w:t>Damit die beiden Plugins die auszuführenden Tests erkennen können</w:t>
        </w:r>
      </w:ins>
      <w:ins w:id="1120" w:author="Stephan Müller" w:date="2019-07-17T08:23:00Z">
        <w:r w:rsidR="008258EB">
          <w:t>,</w:t>
        </w:r>
      </w:ins>
      <w:ins w:id="1121" w:author="Stephan Müller" w:date="2019-07-17T08:20:00Z">
        <w:r>
          <w:t xml:space="preserve"> wird mit unterschiedlichen Suffixen bei de</w:t>
        </w:r>
      </w:ins>
      <w:ins w:id="1122" w:author="Stephan Müller" w:date="2019-07-17T08:21:00Z">
        <w:r>
          <w:t>r Benennung der Testklassen gearbeitet.</w:t>
        </w:r>
      </w:ins>
      <w:ins w:id="1123" w:author="Stephan Müller" w:date="2019-07-17T08:22:00Z">
        <w:r w:rsidR="008258EB">
          <w:t xml:space="preserve"> </w:t>
        </w:r>
      </w:ins>
      <w:ins w:id="1124" w:author="Stephan Müller" w:date="2019-07-17T08:23:00Z">
        <w:r w:rsidR="008258EB">
          <w:t xml:space="preserve">Das </w:t>
        </w:r>
        <w:proofErr w:type="spellStart"/>
        <w:r w:rsidR="008258EB">
          <w:t>Surefire</w:t>
        </w:r>
        <w:proofErr w:type="spellEnd"/>
        <w:r w:rsidR="008258EB">
          <w:t xml:space="preserve">-Plugin </w:t>
        </w:r>
      </w:ins>
      <w:ins w:id="1125" w:author="Stephan Müller" w:date="2019-07-17T08:25:00Z">
        <w:r w:rsidR="008258EB">
          <w:t>führt alle</w:t>
        </w:r>
      </w:ins>
      <w:ins w:id="1126" w:author="Stephan Müller" w:date="2019-07-17T08:23:00Z">
        <w:r w:rsidR="008258EB">
          <w:t xml:space="preserve"> </w:t>
        </w:r>
      </w:ins>
      <w:ins w:id="1127" w:author="Stephan Müller" w:date="2019-07-17T08:25:00Z">
        <w:r w:rsidR="008258EB">
          <w:t>Tests mit dem</w:t>
        </w:r>
      </w:ins>
      <w:ins w:id="1128" w:author="Stephan Müller" w:date="2019-07-17T08:23:00Z">
        <w:r w:rsidR="008258EB">
          <w:t xml:space="preserve"> für </w:t>
        </w:r>
      </w:ins>
      <w:ins w:id="1129" w:author="Stephan Müller" w:date="2019-07-17T08:22:00Z">
        <w:r w:rsidR="008258EB">
          <w:t xml:space="preserve">Unit-Tests </w:t>
        </w:r>
      </w:ins>
      <w:ins w:id="1130" w:author="Stephan Müller" w:date="2019-07-17T08:24:00Z">
        <w:r w:rsidR="008258EB">
          <w:t>übliche</w:t>
        </w:r>
      </w:ins>
      <w:ins w:id="1131" w:author="Stephan Müller" w:date="2019-07-17T08:22:00Z">
        <w:r w:rsidR="008258EB">
          <w:t xml:space="preserve"> Suffix „Test“</w:t>
        </w:r>
      </w:ins>
      <w:ins w:id="1132" w:author="Stephan Müller" w:date="2019-07-17T08:24:00Z">
        <w:r w:rsidR="008258EB">
          <w:t xml:space="preserve"> </w:t>
        </w:r>
      </w:ins>
      <w:ins w:id="1133" w:author="Stephan Müller" w:date="2019-07-17T08:25:00Z">
        <w:r w:rsidR="008258EB">
          <w:t>aus</w:t>
        </w:r>
      </w:ins>
      <w:ins w:id="1134" w:author="Stephan Müller" w:date="2019-07-17T08:24:00Z">
        <w:r w:rsidR="008258EB">
          <w:t>.</w:t>
        </w:r>
      </w:ins>
      <w:ins w:id="1135" w:author="Stephan Müller" w:date="2019-07-17T08:22:00Z">
        <w:r w:rsidR="008258EB">
          <w:t xml:space="preserve"> </w:t>
        </w:r>
      </w:ins>
      <w:ins w:id="1136" w:author="Stephan Müller" w:date="2019-07-17T08:24:00Z">
        <w:r w:rsidR="008258EB">
          <w:t xml:space="preserve">Das </w:t>
        </w:r>
        <w:proofErr w:type="spellStart"/>
        <w:r w:rsidR="008258EB">
          <w:t>Failsafe</w:t>
        </w:r>
        <w:proofErr w:type="spellEnd"/>
        <w:r w:rsidR="008258EB">
          <w:t xml:space="preserve">-Plugin </w:t>
        </w:r>
      </w:ins>
      <w:ins w:id="1137" w:author="Stephan Müller" w:date="2019-07-17T08:25:00Z">
        <w:r w:rsidR="008258EB">
          <w:t xml:space="preserve">hingegen </w:t>
        </w:r>
      </w:ins>
      <w:ins w:id="1138" w:author="Stephan Müller" w:date="2019-07-17T08:24:00Z">
        <w:r w:rsidR="008258EB">
          <w:t>fü</w:t>
        </w:r>
      </w:ins>
      <w:ins w:id="1139" w:author="Stephan Müller" w:date="2019-07-17T08:25:00Z">
        <w:r w:rsidR="008258EB">
          <w:t>hrt standardmäßig</w:t>
        </w:r>
      </w:ins>
      <w:ins w:id="1140" w:author="Stephan Müller" w:date="2019-07-17T08:24:00Z">
        <w:r w:rsidR="008258EB">
          <w:t xml:space="preserve"> </w:t>
        </w:r>
      </w:ins>
      <w:ins w:id="1141" w:author="Stephan Müller" w:date="2019-07-17T08:22:00Z">
        <w:r w:rsidR="008258EB">
          <w:t>Test</w:t>
        </w:r>
      </w:ins>
      <w:ins w:id="1142" w:author="Stephan Müller" w:date="2019-07-17T08:26:00Z">
        <w:r w:rsidR="008258EB">
          <w:t>klassen</w:t>
        </w:r>
      </w:ins>
      <w:ins w:id="1143" w:author="Stephan Müller" w:date="2019-07-17T08:22:00Z">
        <w:r w:rsidR="008258EB">
          <w:t xml:space="preserve"> </w:t>
        </w:r>
      </w:ins>
      <w:ins w:id="1144" w:author="Stephan Müller" w:date="2019-07-17T08:26:00Z">
        <w:r w:rsidR="008258EB">
          <w:t>mit dem</w:t>
        </w:r>
      </w:ins>
      <w:ins w:id="1145" w:author="Stephan Müller" w:date="2019-07-17T08:22:00Z">
        <w:r w:rsidR="008258EB">
          <w:t xml:space="preserve"> Suffix „IT“</w:t>
        </w:r>
      </w:ins>
      <w:ins w:id="1146" w:author="Stephan Müller" w:date="2019-07-17T08:24:00Z">
        <w:r w:rsidR="008258EB">
          <w:t xml:space="preserve"> </w:t>
        </w:r>
      </w:ins>
      <w:ins w:id="1147" w:author="Stephan Müller" w:date="2019-07-17T08:26:00Z">
        <w:r w:rsidR="008258EB">
          <w:t>aus</w:t>
        </w:r>
      </w:ins>
      <w:ins w:id="1148" w:author="Stephan Müller" w:date="2019-07-17T08:22:00Z">
        <w:r w:rsidR="008258EB">
          <w:t>.</w:t>
        </w:r>
      </w:ins>
    </w:p>
    <w:p w14:paraId="79BB3998" w14:textId="6DFC3390" w:rsidR="00E41CE4" w:rsidDel="008258EB" w:rsidRDefault="00E41CE4" w:rsidP="00E41CE4">
      <w:pPr>
        <w:pStyle w:val="Flietext"/>
        <w:rPr>
          <w:del w:id="1149" w:author="Stephan Müller" w:date="2019-07-17T08:26:00Z"/>
        </w:rPr>
      </w:pPr>
      <w:del w:id="1150" w:author="Stephan Müller" w:date="2019-07-17T08:26:00Z">
        <w:r w:rsidDel="008258EB">
          <w:delText xml:space="preserve">Die Testklassen erhalten die Endung „IT“, als Abkürzung für „IntegrationTest“. Das in Maven gängige Plugin „Failsafe“ </w:delText>
        </w:r>
        <w:r w:rsidR="00FB1309" w:rsidDel="008258EB">
          <w:delText xml:space="preserve">zum Ausführen von Integration-Tests </w:delText>
        </w:r>
        <w:r w:rsidDel="008258EB">
          <w:delText>sucht standardmäßig nach</w:delText>
        </w:r>
        <w:r w:rsidR="00FB1309" w:rsidDel="008258EB">
          <w:delText xml:space="preserve"> auszuführenden</w:delText>
        </w:r>
        <w:r w:rsidDel="008258EB">
          <w:delText xml:space="preserve"> Testklassen mit dieser Endung. Es ist daher Konvention,</w:delText>
        </w:r>
        <w:r w:rsidR="00FB1309" w:rsidDel="008258EB">
          <w:delText xml:space="preserve"> die Betitelung von</w:delText>
        </w:r>
        <w:r w:rsidDel="008258EB">
          <w:delText xml:space="preserve"> </w:delText>
        </w:r>
        <w:r w:rsidR="00FB1309" w:rsidDel="008258EB">
          <w:delText>Integration Testklassen mit „IT“ enden zu lassen</w:delText>
        </w:r>
        <w:r w:rsidDel="008258EB">
          <w:delText>.</w:delText>
        </w:r>
      </w:del>
    </w:p>
    <w:p w14:paraId="7F52FC57" w14:textId="77777777" w:rsidR="008258EB" w:rsidRDefault="008258EB" w:rsidP="00E41CE4">
      <w:pPr>
        <w:pStyle w:val="Flietext"/>
        <w:rPr>
          <w:ins w:id="1151" w:author="Stephan Müller" w:date="2019-07-17T08:27:00Z"/>
        </w:rPr>
      </w:pPr>
    </w:p>
    <w:p w14:paraId="1E9D85A4" w14:textId="33AAC151" w:rsidR="00E41CE4" w:rsidRDefault="00FB1309" w:rsidP="00E41CE4">
      <w:pPr>
        <w:pStyle w:val="Flietext"/>
      </w:pPr>
      <w:r>
        <w:t xml:space="preserve">Da die Testklassen mit dem Testframework </w:t>
      </w:r>
      <w:proofErr w:type="spellStart"/>
      <w:r>
        <w:t>JUnit</w:t>
      </w:r>
      <w:proofErr w:type="spellEnd"/>
      <w:r>
        <w:t xml:space="preserve"> ausgeführt werden</w:t>
      </w:r>
      <w:ins w:id="1152" w:author="Stephan Müller" w:date="2019-07-17T08:27:00Z">
        <w:r w:rsidR="008258EB">
          <w:t>,</w:t>
        </w:r>
      </w:ins>
      <w:r>
        <w:t xml:space="preserve"> wird i</w:t>
      </w:r>
      <w:r w:rsidR="00E41CE4">
        <w:t xml:space="preserve">n Zeile 1 </w:t>
      </w:r>
      <w:r>
        <w:t xml:space="preserve">der Abbildung 29 die </w:t>
      </w:r>
      <w:r w:rsidR="00E41CE4">
        <w:t>Runner Klasse „</w:t>
      </w:r>
      <w:proofErr w:type="spellStart"/>
      <w:r w:rsidR="00E41CE4">
        <w:t>Cucumber</w:t>
      </w:r>
      <w:proofErr w:type="spellEnd"/>
      <w:r w:rsidR="00E41CE4">
        <w:t xml:space="preserve">“ </w:t>
      </w:r>
      <w:r>
        <w:t xml:space="preserve">aus dem </w:t>
      </w:r>
      <w:proofErr w:type="spellStart"/>
      <w:r>
        <w:t>Cucumber-JUnit</w:t>
      </w:r>
      <w:proofErr w:type="spellEnd"/>
      <w:r>
        <w:t xml:space="preserve"> Modul registriert</w:t>
      </w:r>
      <w:r w:rsidR="00E41CE4">
        <w:t xml:space="preserve">. </w:t>
      </w:r>
    </w:p>
    <w:p w14:paraId="3664669A" w14:textId="5D8F129A" w:rsidR="008258EB" w:rsidRDefault="00E41CE4" w:rsidP="00E65FEC">
      <w:pPr>
        <w:pStyle w:val="Flietext"/>
        <w:rPr>
          <w:ins w:id="1153" w:author="Stephan Müller" w:date="2019-07-17T08:30:00Z"/>
        </w:rPr>
      </w:pPr>
      <w:r>
        <w:t xml:space="preserve">In den Zeilen 2 – 4 </w:t>
      </w:r>
      <w:del w:id="1154" w:author="Stephan Müller" w:date="2019-07-17T08:27:00Z">
        <w:r w:rsidDel="008258EB">
          <w:delText xml:space="preserve">wird </w:delText>
        </w:r>
      </w:del>
      <w:ins w:id="1155" w:author="Stephan Müller" w:date="2019-07-17T08:27:00Z">
        <w:r w:rsidR="008258EB">
          <w:t xml:space="preserve">erfolgt die Konfiguration </w:t>
        </w:r>
      </w:ins>
      <w:del w:id="1156" w:author="Stephan Müller" w:date="2019-07-17T08:27:00Z">
        <w:r w:rsidDel="008258EB">
          <w:delText xml:space="preserve">anschließend </w:delText>
        </w:r>
      </w:del>
      <w:r>
        <w:t>de</w:t>
      </w:r>
      <w:del w:id="1157" w:author="Stephan Müller" w:date="2019-07-17T08:27:00Z">
        <w:r w:rsidDel="008258EB">
          <w:delText>r</w:delText>
        </w:r>
      </w:del>
      <w:ins w:id="1158" w:author="Stephan Müller" w:date="2019-07-17T08:27:00Z">
        <w:r w:rsidR="008258EB">
          <w:t>s</w:t>
        </w:r>
      </w:ins>
      <w:r>
        <w:t xml:space="preserve"> Test</w:t>
      </w:r>
      <w:ins w:id="1159" w:author="Stephan Müller" w:date="2019-07-17T08:27:00Z">
        <w:r w:rsidR="008258EB">
          <w:t>s</w:t>
        </w:r>
      </w:ins>
      <w:ins w:id="1160" w:author="Stephan Müller" w:date="2019-07-17T08:30:00Z">
        <w:r w:rsidR="008258EB">
          <w:t xml:space="preserve"> mit Hilfe der Parameter </w:t>
        </w:r>
        <w:proofErr w:type="spellStart"/>
        <w:r w:rsidR="008258EB">
          <w:t>plugin</w:t>
        </w:r>
        <w:proofErr w:type="spellEnd"/>
        <w:r w:rsidR="008258EB">
          <w:t xml:space="preserve">, feature und </w:t>
        </w:r>
        <w:proofErr w:type="spellStart"/>
        <w:r w:rsidR="008258EB">
          <w:t>glue</w:t>
        </w:r>
      </w:ins>
      <w:proofErr w:type="spellEnd"/>
      <w:del w:id="1161" w:author="Stephan Müller" w:date="2019-07-17T08:28:00Z">
        <w:r w:rsidDel="008258EB">
          <w:delText xml:space="preserve"> konfiguriert</w:delText>
        </w:r>
      </w:del>
      <w:r>
        <w:t xml:space="preserve">. </w:t>
      </w:r>
    </w:p>
    <w:p w14:paraId="1AA2A35F" w14:textId="5488ADAA" w:rsidR="008258EB" w:rsidRDefault="008258EB" w:rsidP="008258EB">
      <w:pPr>
        <w:pStyle w:val="Flietext"/>
        <w:numPr>
          <w:ilvl w:val="0"/>
          <w:numId w:val="34"/>
        </w:numPr>
        <w:rPr>
          <w:ins w:id="1162" w:author="Stephan Müller" w:date="2019-07-17T08:31:00Z"/>
        </w:rPr>
      </w:pPr>
      <w:proofErr w:type="spellStart"/>
      <w:ins w:id="1163" w:author="Stephan Müller" w:date="2019-07-17T08:30:00Z">
        <w:r w:rsidRPr="008258EB">
          <w:rPr>
            <w:b/>
            <w:bCs/>
            <w:rPrChange w:id="1164" w:author="Stephan Müller" w:date="2019-07-17T08:30:00Z">
              <w:rPr/>
            </w:rPrChange>
          </w:rPr>
          <w:t>plugin</w:t>
        </w:r>
        <w:proofErr w:type="spellEnd"/>
        <w:r>
          <w:t xml:space="preserve">: </w:t>
        </w:r>
      </w:ins>
      <w:r w:rsidR="00E41CE4">
        <w:t>Für eine umfangreichere</w:t>
      </w:r>
      <w:ins w:id="1165" w:author="Stephan Müller" w:date="2019-07-17T08:29:00Z">
        <w:r>
          <w:t xml:space="preserve"> und gut lesbare</w:t>
        </w:r>
      </w:ins>
      <w:r w:rsidR="00E41CE4">
        <w:t xml:space="preserve"> Ausgabe der Testergebnisse </w:t>
      </w:r>
      <w:ins w:id="1166" w:author="Stephan Müller" w:date="2019-07-17T08:29:00Z">
        <w:r>
          <w:t xml:space="preserve">auf der Konsole </w:t>
        </w:r>
      </w:ins>
      <w:ins w:id="1167" w:author="Stephan Müller" w:date="2019-07-17T08:31:00Z">
        <w:r w:rsidR="00215697">
          <w:t>u</w:t>
        </w:r>
      </w:ins>
      <w:ins w:id="1168" w:author="Stephan Müller" w:date="2019-07-17T08:32:00Z">
        <w:r w:rsidR="00215697">
          <w:t xml:space="preserve">nd in der Logdatei </w:t>
        </w:r>
      </w:ins>
      <w:r w:rsidR="00E41CE4">
        <w:t xml:space="preserve">wird das </w:t>
      </w:r>
      <w:del w:id="1169" w:author="Stephan Müller" w:date="2019-07-17T08:29:00Z">
        <w:r w:rsidR="00E41CE4" w:rsidDel="008258EB">
          <w:delText xml:space="preserve">von Cucumber </w:delText>
        </w:r>
      </w:del>
      <w:del w:id="1170" w:author="Stephan Müller" w:date="2019-07-17T08:28:00Z">
        <w:r w:rsidR="00E41CE4" w:rsidDel="008258EB">
          <w:delText xml:space="preserve">bereits </w:delText>
        </w:r>
      </w:del>
      <w:del w:id="1171" w:author="Stephan Müller" w:date="2019-07-17T08:29:00Z">
        <w:r w:rsidR="00E41CE4" w:rsidDel="008258EB">
          <w:delText xml:space="preserve">mitgelieferte </w:delText>
        </w:r>
      </w:del>
      <w:r w:rsidR="00E41CE4">
        <w:t>Plugin „</w:t>
      </w:r>
      <w:proofErr w:type="spellStart"/>
      <w:r w:rsidR="00E41CE4">
        <w:t>pretty</w:t>
      </w:r>
      <w:proofErr w:type="spellEnd"/>
      <w:r w:rsidR="00E41CE4">
        <w:t xml:space="preserve">“ definiert. </w:t>
      </w:r>
    </w:p>
    <w:p w14:paraId="37BA0B6F" w14:textId="77777777" w:rsidR="008258EB" w:rsidRDefault="008258EB" w:rsidP="008258EB">
      <w:pPr>
        <w:pStyle w:val="Flietext"/>
        <w:numPr>
          <w:ilvl w:val="0"/>
          <w:numId w:val="34"/>
        </w:numPr>
        <w:rPr>
          <w:ins w:id="1172" w:author="Stephan Müller" w:date="2019-07-17T08:31:00Z"/>
        </w:rPr>
      </w:pPr>
      <w:ins w:id="1173" w:author="Stephan Müller" w:date="2019-07-17T08:31:00Z">
        <w:r>
          <w:rPr>
            <w:b/>
            <w:bCs/>
          </w:rPr>
          <w:t>feature:</w:t>
        </w:r>
        <w:r>
          <w:t xml:space="preserve"> </w:t>
        </w:r>
      </w:ins>
      <w:del w:id="1174" w:author="Stephan Müller" w:date="2019-07-17T08:30:00Z">
        <w:r w:rsidR="00E41CE4" w:rsidDel="008258EB">
          <w:delText xml:space="preserve">Anschließend </w:delText>
        </w:r>
      </w:del>
      <w:ins w:id="1175" w:author="Stephan Müller" w:date="2019-07-17T08:30:00Z">
        <w:r>
          <w:t xml:space="preserve">Über den Parameter </w:t>
        </w:r>
      </w:ins>
      <w:r w:rsidR="00E41CE4">
        <w:t xml:space="preserve">wird angegeben, welche Feature-Datei von der Testklasse überprüft werden soll. </w:t>
      </w:r>
    </w:p>
    <w:p w14:paraId="2408AE21" w14:textId="665F0B95" w:rsidR="00E41CE4" w:rsidRDefault="008258EB">
      <w:pPr>
        <w:pStyle w:val="Flietext"/>
        <w:numPr>
          <w:ilvl w:val="0"/>
          <w:numId w:val="34"/>
        </w:numPr>
        <w:pPrChange w:id="1176" w:author="Stephan Müller" w:date="2019-07-17T08:30:00Z">
          <w:pPr>
            <w:pStyle w:val="Flietext"/>
          </w:pPr>
        </w:pPrChange>
      </w:pPr>
      <w:proofErr w:type="spellStart"/>
      <w:ins w:id="1177" w:author="Stephan Müller" w:date="2019-07-17T08:31:00Z">
        <w:r>
          <w:rPr>
            <w:b/>
            <w:bCs/>
          </w:rPr>
          <w:t>glue</w:t>
        </w:r>
        <w:proofErr w:type="spellEnd"/>
        <w:r>
          <w:rPr>
            <w:b/>
            <w:bCs/>
          </w:rPr>
          <w:t>:</w:t>
        </w:r>
        <w:r w:rsidRPr="00215697">
          <w:rPr>
            <w:rPrChange w:id="1178" w:author="Stephan Müller" w:date="2019-07-17T08:32:00Z">
              <w:rPr>
                <w:b/>
                <w:bCs/>
              </w:rPr>
            </w:rPrChange>
          </w:rPr>
          <w:t xml:space="preserve"> </w:t>
        </w:r>
      </w:ins>
      <w:ins w:id="1179" w:author="Stephan Müller" w:date="2019-07-17T08:32:00Z">
        <w:r w:rsidR="00215697" w:rsidRPr="00215697">
          <w:rPr>
            <w:rPrChange w:id="1180" w:author="Stephan Müller" w:date="2019-07-17T08:32:00Z">
              <w:rPr>
                <w:b/>
                <w:bCs/>
              </w:rPr>
            </w:rPrChange>
          </w:rPr>
          <w:t>Der P</w:t>
        </w:r>
        <w:r w:rsidR="00215697">
          <w:t xml:space="preserve">arameter gibt an, </w:t>
        </w:r>
      </w:ins>
      <w:del w:id="1181" w:author="Stephan Müller" w:date="2019-07-17T08:32:00Z">
        <w:r w:rsidR="00E41CE4" w:rsidDel="00215697">
          <w:delText xml:space="preserve">Zuletzt erfolgt die Angabe </w:delText>
        </w:r>
      </w:del>
      <w:r w:rsidR="00E41CE4">
        <w:t xml:space="preserve">in welchen Packages </w:t>
      </w:r>
      <w:ins w:id="1182" w:author="Stephan Müller" w:date="2019-07-17T08:33:00Z">
        <w:r w:rsidR="00215697">
          <w:t xml:space="preserve">(inkl. </w:t>
        </w:r>
      </w:ins>
      <w:del w:id="1183" w:author="Stephan Müller" w:date="2019-07-17T08:33:00Z">
        <w:r w:rsidR="00E41CE4" w:rsidDel="00215697">
          <w:delText xml:space="preserve">– und deren </w:delText>
        </w:r>
      </w:del>
      <w:r w:rsidR="00E41CE4">
        <w:t>Sub-Packages</w:t>
      </w:r>
      <w:ins w:id="1184" w:author="Stephan Müller" w:date="2019-07-17T08:33:00Z">
        <w:r w:rsidR="00215697">
          <w:t>)</w:t>
        </w:r>
      </w:ins>
      <w:del w:id="1185" w:author="Stephan Müller" w:date="2019-07-17T08:33:00Z">
        <w:r w:rsidR="00E41CE4" w:rsidDel="00215697">
          <w:delText xml:space="preserve"> -</w:delText>
        </w:r>
      </w:del>
      <w:r w:rsidR="00E41CE4">
        <w:t xml:space="preserve"> sich die für die Testdurchführung benötigten </w:t>
      </w:r>
      <w:proofErr w:type="spellStart"/>
      <w:r w:rsidR="00FB1309">
        <w:t>glue</w:t>
      </w:r>
      <w:proofErr w:type="spellEnd"/>
      <w:r w:rsidR="00FB1309">
        <w:t>-</w:t>
      </w:r>
      <w:r w:rsidR="00E41CE4">
        <w:t xml:space="preserve">Klassen befinden. </w:t>
      </w:r>
      <w:del w:id="1186" w:author="Stephan Müller" w:date="2019-07-17T08:33:00Z">
        <w:r w:rsidR="00E41CE4" w:rsidDel="00215697">
          <w:delText xml:space="preserve">Dazu </w:delText>
        </w:r>
      </w:del>
      <w:ins w:id="1187" w:author="Stephan Müller" w:date="2019-07-17T08:33:00Z">
        <w:r w:rsidR="00215697">
          <w:t>Dies umfassen</w:t>
        </w:r>
      </w:ins>
      <w:del w:id="1188" w:author="Stephan Müller" w:date="2019-07-17T08:33:00Z">
        <w:r w:rsidR="00E41CE4" w:rsidDel="00215697">
          <w:delText>gehören</w:delText>
        </w:r>
      </w:del>
      <w:r w:rsidR="00E41CE4">
        <w:t xml:space="preserve"> die </w:t>
      </w:r>
      <w:proofErr w:type="spellStart"/>
      <w:r w:rsidR="00E41CE4">
        <w:t>Step</w:t>
      </w:r>
      <w:proofErr w:type="spellEnd"/>
      <w:r w:rsidR="00E41CE4">
        <w:t>-Definitionen</w:t>
      </w:r>
      <w:ins w:id="1189" w:author="Stephan Müller" w:date="2019-07-17T08:33:00Z">
        <w:r w:rsidR="00215697">
          <w:t xml:space="preserve"> und </w:t>
        </w:r>
      </w:ins>
      <w:del w:id="1190" w:author="Stephan Müller" w:date="2019-07-17T08:33:00Z">
        <w:r w:rsidR="00E41CE4" w:rsidDel="00215697">
          <w:delText>, sowie benötigte</w:delText>
        </w:r>
      </w:del>
      <w:ins w:id="1191" w:author="Stephan Müller" w:date="2019-07-17T08:33:00Z">
        <w:r w:rsidR="00215697">
          <w:t>zu</w:t>
        </w:r>
      </w:ins>
      <w:ins w:id="1192" w:author="Stephan Müller" w:date="2019-07-17T08:34:00Z">
        <w:r w:rsidR="00215697">
          <w:t>sätzliche</w:t>
        </w:r>
      </w:ins>
      <w:r w:rsidR="00E41CE4">
        <w:t xml:space="preserve"> </w:t>
      </w:r>
      <w:ins w:id="1193" w:author="Stephan Müller" w:date="2019-07-17T08:34:00Z">
        <w:r w:rsidR="00215697">
          <w:t>Hilfs-</w:t>
        </w:r>
      </w:ins>
      <w:r w:rsidR="00E41CE4">
        <w:t>Klassen</w:t>
      </w:r>
      <w:del w:id="1194" w:author="Stephan Müller" w:date="2019-07-17T08:34:00Z">
        <w:r w:rsidR="00E41CE4" w:rsidDel="00215697">
          <w:delText xml:space="preserve"> des support</w:delText>
        </w:r>
        <w:r w:rsidR="00FB1309" w:rsidDel="00215697">
          <w:delText>-</w:delText>
        </w:r>
        <w:r w:rsidR="00E41CE4" w:rsidDel="00215697">
          <w:delText xml:space="preserve"> Codes</w:delText>
        </w:r>
      </w:del>
      <w:r w:rsidR="00E41CE4">
        <w:t>.</w:t>
      </w:r>
    </w:p>
    <w:p w14:paraId="121266E7" w14:textId="2A3ED2AF" w:rsidR="00047931" w:rsidRDefault="00047931" w:rsidP="00047931">
      <w:pPr>
        <w:pStyle w:val="Ebene3"/>
        <w:rPr>
          <w:ins w:id="1195" w:author="Stephan Müller" w:date="2019-07-17T19:12:00Z"/>
        </w:rPr>
      </w:pPr>
      <w:bookmarkStart w:id="1196" w:name="_Toc14296626"/>
      <w:ins w:id="1197" w:author="Stephan Müller" w:date="2019-07-17T19:11:00Z">
        <w:r>
          <w:t>Testvorbereitung</w:t>
        </w:r>
      </w:ins>
      <w:bookmarkEnd w:id="1196"/>
    </w:p>
    <w:p w14:paraId="1F7B9761" w14:textId="5A781CAB" w:rsidR="00047931" w:rsidRPr="00047931" w:rsidRDefault="00C554AC" w:rsidP="00047931">
      <w:pPr>
        <w:pStyle w:val="Flietext"/>
        <w:rPr>
          <w:ins w:id="1198" w:author="Stephan Müller" w:date="2019-07-17T19:13:00Z"/>
        </w:rPr>
      </w:pPr>
      <w:ins w:id="1199" w:author="Stephan Müller" w:date="2019-07-17T22:57:00Z">
        <w:r>
          <w:t>Um</w:t>
        </w:r>
      </w:ins>
      <w:ins w:id="1200" w:author="Stephan Müller" w:date="2019-07-17T19:13:00Z">
        <w:r w:rsidR="00047931" w:rsidRPr="00047931">
          <w:t xml:space="preserve"> Integration-Tests unabhängig voneinander ausführ</w:t>
        </w:r>
      </w:ins>
      <w:ins w:id="1201" w:author="Stephan Müller" w:date="2019-07-17T22:57:00Z">
        <w:r>
          <w:t>en zu</w:t>
        </w:r>
      </w:ins>
      <w:ins w:id="1202" w:author="Stephan Müller" w:date="2019-07-17T19:13:00Z">
        <w:r w:rsidR="00047931" w:rsidRPr="00047931">
          <w:t xml:space="preserve"> können, ist für bestimmte Funktionen </w:t>
        </w:r>
      </w:ins>
      <w:ins w:id="1203" w:author="Stephan Müller" w:date="2019-07-17T22:57:00Z">
        <w:r>
          <w:t>die</w:t>
        </w:r>
      </w:ins>
      <w:ins w:id="1204" w:author="Stephan Müller" w:date="2019-07-17T19:13:00Z">
        <w:r w:rsidR="00047931" w:rsidRPr="00047931">
          <w:t xml:space="preserve"> Bereitstellung eines</w:t>
        </w:r>
      </w:ins>
      <w:ins w:id="1205" w:author="Stephan Müller" w:date="2019-07-17T22:57:00Z">
        <w:r>
          <w:t xml:space="preserve"> bestimmten</w:t>
        </w:r>
      </w:ins>
      <w:ins w:id="1206" w:author="Stephan Müller" w:date="2019-07-17T19:13:00Z">
        <w:r w:rsidR="00047931" w:rsidRPr="00047931">
          <w:t xml:space="preserve"> </w:t>
        </w:r>
      </w:ins>
      <w:ins w:id="1207" w:author="Stephan Müller" w:date="2019-07-17T22:57:00Z">
        <w:r>
          <w:t>Z</w:t>
        </w:r>
      </w:ins>
      <w:ins w:id="1208" w:author="Stephan Müller" w:date="2019-07-17T19:13:00Z">
        <w:r w:rsidR="00047931" w:rsidRPr="00047931">
          <w:t>ustand</w:t>
        </w:r>
      </w:ins>
      <w:ins w:id="1209" w:author="Stephan Müller" w:date="2019-07-17T22:57:00Z">
        <w:r>
          <w:t>s</w:t>
        </w:r>
      </w:ins>
      <w:ins w:id="1210" w:author="Stephan Müller" w:date="2019-07-17T19:13:00Z">
        <w:r w:rsidR="00047931" w:rsidRPr="00047931">
          <w:t xml:space="preserve"> in der Datenbank erforderlich. Da die Ausführung aller Anfragen bis zum Erreichen des gewünschten Zustands in der </w:t>
        </w:r>
        <w:r w:rsidR="00047931" w:rsidRPr="00047931">
          <w:lastRenderedPageBreak/>
          <w:t xml:space="preserve">Regel eher unpraktisch ist, wird die Datenbank mit Hilfe von </w:t>
        </w:r>
        <w:proofErr w:type="spellStart"/>
        <w:r w:rsidR="00047931" w:rsidRPr="00047931">
          <w:t>DbUnit</w:t>
        </w:r>
        <w:proofErr w:type="spellEnd"/>
        <w:r w:rsidR="00047931" w:rsidRPr="00047931">
          <w:t xml:space="preserve"> für den Test vorbereitet. </w:t>
        </w:r>
      </w:ins>
      <w:ins w:id="1211" w:author="Stephan Müller" w:date="2019-07-17T22:58:00Z">
        <w:r>
          <w:t>Hierfür kommen</w:t>
        </w:r>
      </w:ins>
      <w:ins w:id="1212" w:author="Stephan Müller" w:date="2019-07-17T19:13:00Z">
        <w:r w:rsidR="00047931" w:rsidRPr="00047931">
          <w:t xml:space="preserve"> Data-Sets</w:t>
        </w:r>
      </w:ins>
      <w:ins w:id="1213" w:author="Stephan Müller" w:date="2019-07-17T22:58:00Z">
        <w:r>
          <w:t xml:space="preserve"> zum Einsatz</w:t>
        </w:r>
      </w:ins>
      <w:ins w:id="1214" w:author="Stephan Müller" w:date="2019-07-17T19:13:00Z">
        <w:r w:rsidR="00047931" w:rsidRPr="00047931">
          <w:t>, i.d.R. eine CSV-, XLS- oder XML-Dateien, in denen für eine oder mehrere Datenbank-Tabellen, die zu importierenden Daten angegeben werden.</w:t>
        </w:r>
      </w:ins>
    </w:p>
    <w:p w14:paraId="701FEE83" w14:textId="7F89366D" w:rsidR="00047931" w:rsidRPr="00C554AC" w:rsidRDefault="00047931">
      <w:pPr>
        <w:pStyle w:val="Flietext"/>
        <w:rPr>
          <w:ins w:id="1215" w:author="Stephan Müller" w:date="2019-07-17T19:11:00Z"/>
          <w:bCs/>
        </w:rPr>
        <w:pPrChange w:id="1216" w:author="Stephan Müller" w:date="2019-07-17T19:12:00Z">
          <w:pPr>
            <w:pStyle w:val="Ebene3"/>
          </w:pPr>
        </w:pPrChange>
      </w:pPr>
      <w:proofErr w:type="spellStart"/>
      <w:ins w:id="1217" w:author="Stephan Müller" w:date="2019-07-17T19:16:00Z">
        <w:r w:rsidRPr="00047931">
          <w:rPr>
            <w:b/>
            <w:bCs/>
            <w:rPrChange w:id="1218" w:author="Stephan Müller" w:date="2019-07-17T19:16:00Z">
              <w:rPr/>
            </w:rPrChange>
          </w:rPr>
          <w:t>Before</w:t>
        </w:r>
        <w:proofErr w:type="spellEnd"/>
        <w:r w:rsidRPr="00047931">
          <w:rPr>
            <w:b/>
            <w:bCs/>
            <w:rPrChange w:id="1219" w:author="Stephan Müller" w:date="2019-07-17T19:16:00Z">
              <w:rPr/>
            </w:rPrChange>
          </w:rPr>
          <w:t>-Hook</w:t>
        </w:r>
      </w:ins>
    </w:p>
    <w:p w14:paraId="30C0E468" w14:textId="3A966121" w:rsidR="00C554AC" w:rsidRDefault="00E41CE4" w:rsidP="00C554AC">
      <w:pPr>
        <w:pStyle w:val="Flietext"/>
        <w:rPr>
          <w:ins w:id="1220" w:author="Stephan Müller" w:date="2019-07-17T23:04:00Z"/>
        </w:rPr>
      </w:pPr>
      <w:del w:id="1221" w:author="Stephan Müller" w:date="2019-07-17T19:15:00Z">
        <w:r w:rsidDel="00047931">
          <w:delText>Before Hook</w:delText>
        </w:r>
      </w:del>
      <w:ins w:id="1222" w:author="Stephan Müller" w:date="2019-07-17T19:15:00Z">
        <w:r w:rsidR="00047931" w:rsidRPr="00AE1820">
          <w:t xml:space="preserve">Damit sichergestellt ist, dass nur </w:t>
        </w:r>
        <w:r w:rsidR="00047931">
          <w:t>der</w:t>
        </w:r>
        <w:r w:rsidR="00047931" w:rsidRPr="00AE1820">
          <w:t xml:space="preserve"> </w:t>
        </w:r>
        <w:r w:rsidR="00047931">
          <w:t>erwartete Anfangsz</w:t>
        </w:r>
        <w:r w:rsidR="00047931" w:rsidRPr="00AE1820">
          <w:t>ustand</w:t>
        </w:r>
        <w:r w:rsidR="00047931">
          <w:t xml:space="preserve"> und keine Daten aus anderen Testfällen in</w:t>
        </w:r>
        <w:r w:rsidR="00047931" w:rsidRPr="00AE1820">
          <w:t xml:space="preserve"> der Datenbank </w:t>
        </w:r>
        <w:r w:rsidR="00047931">
          <w:t>enthalten sind</w:t>
        </w:r>
        <w:r w:rsidR="00047931" w:rsidRPr="00AE1820">
          <w:t xml:space="preserve">, </w:t>
        </w:r>
        <w:r w:rsidR="00047931">
          <w:t xml:space="preserve">werden alle Datenbanktabellen – mit Ausnahme der schreibgeschützten Tabelle TAB_ACCOUNT – vor jedem </w:t>
        </w:r>
        <w:r w:rsidR="00047931" w:rsidRPr="00AE1820">
          <w:t>Szenari</w:t>
        </w:r>
        <w:r w:rsidR="00047931">
          <w:t xml:space="preserve">o </w:t>
        </w:r>
      </w:ins>
      <w:ins w:id="1223" w:author="Stephan Müller" w:date="2019-07-17T23:06:00Z">
        <w:r w:rsidR="002C4602">
          <w:t xml:space="preserve">geleert. Hierbei handelt es sich um eine technische Voraussetzung zur Realisierung regressionsfähiger Tests, die sich in den Szenarien nicht wiederspielt und daher </w:t>
        </w:r>
      </w:ins>
      <w:ins w:id="1224" w:author="Stephan Müller" w:date="2019-07-17T19:15:00Z">
        <w:r w:rsidR="00047931">
          <w:t xml:space="preserve">über </w:t>
        </w:r>
        <w:r w:rsidR="00047931" w:rsidRPr="00AE1820">
          <w:t>ein</w:t>
        </w:r>
        <w:r w:rsidR="00047931">
          <w:t>en</w:t>
        </w:r>
        <w:r w:rsidR="00047931" w:rsidRPr="00AE1820">
          <w:t xml:space="preserve"> </w:t>
        </w:r>
        <w:proofErr w:type="spellStart"/>
        <w:r w:rsidR="00047931" w:rsidRPr="00AE1820">
          <w:t>Before</w:t>
        </w:r>
        <w:proofErr w:type="spellEnd"/>
        <w:r w:rsidR="00047931" w:rsidRPr="00AE1820">
          <w:t>-Hook</w:t>
        </w:r>
        <w:r w:rsidR="00047931">
          <w:t xml:space="preserve"> (vgl. Abbildung 25) </w:t>
        </w:r>
      </w:ins>
      <w:ins w:id="1225" w:author="Stephan Müller" w:date="2019-07-17T23:07:00Z">
        <w:r w:rsidR="002C4602">
          <w:t>realisiert wird</w:t>
        </w:r>
      </w:ins>
      <w:ins w:id="1226" w:author="Stephan Müller" w:date="2019-07-17T19:15:00Z">
        <w:r w:rsidR="00047931" w:rsidRPr="00AE1820">
          <w:t>.</w:t>
        </w:r>
      </w:ins>
      <w:ins w:id="1227" w:author="Stephan Müller" w:date="2019-07-17T23:00:00Z">
        <w:r w:rsidR="00C554AC">
          <w:t xml:space="preserve"> </w:t>
        </w:r>
      </w:ins>
    </w:p>
    <w:p w14:paraId="69B5B2F2" w14:textId="1688B90E" w:rsidR="00047931" w:rsidRPr="00047931" w:rsidRDefault="00047931">
      <w:pPr>
        <w:pStyle w:val="Flietext"/>
        <w:pPrChange w:id="1228" w:author="Stephan Müller" w:date="2019-07-17T23:04:00Z">
          <w:pPr>
            <w:pStyle w:val="Ebene3"/>
          </w:pPr>
        </w:pPrChange>
      </w:pPr>
    </w:p>
    <w:p w14:paraId="667E2EAC" w14:textId="5DDBAD84" w:rsidR="00F1743F" w:rsidRPr="00FB1309" w:rsidDel="00047931" w:rsidRDefault="00FB1309" w:rsidP="00F1743F">
      <w:pPr>
        <w:pStyle w:val="Flietext"/>
        <w:rPr>
          <w:del w:id="1229" w:author="Stephan Müller" w:date="2019-07-17T19:14:00Z"/>
        </w:rPr>
      </w:pPr>
      <w:del w:id="1230" w:author="Stephan Müller" w:date="2019-07-17T08:36:00Z">
        <w:r w:rsidDel="007A0BB8">
          <w:delText xml:space="preserve">Oftmals beschreiben die </w:delText>
        </w:r>
      </w:del>
      <w:del w:id="1231" w:author="Stephan Müller" w:date="2019-07-17T19:14:00Z">
        <w:r w:rsidDel="00047931">
          <w:delText xml:space="preserve">Steps </w:delText>
        </w:r>
      </w:del>
      <w:del w:id="1232" w:author="Stephan Müller" w:date="2019-07-17T08:36:00Z">
        <w:r w:rsidDel="007A0BB8">
          <w:delText>der Szenarien</w:delText>
        </w:r>
      </w:del>
      <w:del w:id="1233" w:author="Stephan Müller" w:date="2019-07-17T19:14:00Z">
        <w:r w:rsidDel="00047931">
          <w:delText xml:space="preserve"> Entitäten, die als Ausgangszustand in der Datenbank </w:delText>
        </w:r>
        <w:r w:rsidR="00F1743F" w:rsidDel="00047931">
          <w:delText>persistiert sein sollen.</w:delText>
        </w:r>
      </w:del>
    </w:p>
    <w:p w14:paraId="79E3B5A4" w14:textId="15ABBCEC" w:rsidR="00E41CE4" w:rsidDel="00047931" w:rsidRDefault="00E41CE4" w:rsidP="00E41CE4">
      <w:pPr>
        <w:pStyle w:val="Flietext"/>
        <w:rPr>
          <w:del w:id="1234" w:author="Stephan Müller" w:date="2019-07-17T19:14:00Z"/>
        </w:rPr>
      </w:pPr>
    </w:p>
    <w:p w14:paraId="2FBC3BC1" w14:textId="77777777" w:rsidR="00E41CE4" w:rsidRDefault="00E41CE4" w:rsidP="00E41CE4">
      <w:pPr>
        <w:pStyle w:val="Flietext"/>
        <w:jc w:val="center"/>
      </w:pPr>
      <w:r>
        <w:rPr>
          <w:noProof/>
        </w:rPr>
        <w:drawing>
          <wp:inline distT="0" distB="0" distL="0" distR="0" wp14:anchorId="79A550EF" wp14:editId="561EDEC7">
            <wp:extent cx="4132484" cy="1101042"/>
            <wp:effectExtent l="0" t="0" r="0" b="4445"/>
            <wp:docPr id="38" name="Grafik 3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efore_hook.png"/>
                    <pic:cNvPicPr/>
                  </pic:nvPicPr>
                  <pic:blipFill rotWithShape="1">
                    <a:blip r:embed="rId32">
                      <a:extLst>
                        <a:ext uri="{28A0092B-C50C-407E-A947-70E740481C1C}">
                          <a14:useLocalDpi xmlns:a14="http://schemas.microsoft.com/office/drawing/2010/main" val="0"/>
                        </a:ext>
                      </a:extLst>
                    </a:blip>
                    <a:srcRect l="7030" t="35781"/>
                    <a:stretch/>
                  </pic:blipFill>
                  <pic:spPr bwMode="auto">
                    <a:xfrm>
                      <a:off x="0" y="0"/>
                      <a:ext cx="4132484" cy="1101042"/>
                    </a:xfrm>
                    <a:prstGeom prst="rect">
                      <a:avLst/>
                    </a:prstGeom>
                    <a:ln>
                      <a:noFill/>
                    </a:ln>
                    <a:extLst>
                      <a:ext uri="{53640926-AAD7-44D8-BBD7-CCE9431645EC}">
                        <a14:shadowObscured xmlns:a14="http://schemas.microsoft.com/office/drawing/2010/main"/>
                      </a:ext>
                    </a:extLst>
                  </pic:spPr>
                </pic:pic>
              </a:graphicData>
            </a:graphic>
          </wp:inline>
        </w:drawing>
      </w:r>
    </w:p>
    <w:p w14:paraId="634D3999" w14:textId="77777777" w:rsidR="00E41CE4" w:rsidRDefault="00E41CE4" w:rsidP="00E41CE4">
      <w:pPr>
        <w:pStyle w:val="Beschriftung"/>
      </w:pPr>
      <w:r>
        <w:t xml:space="preserve">Abbildung </w:t>
      </w:r>
      <w:r w:rsidR="00BE7E66">
        <w:fldChar w:fldCharType="begin"/>
      </w:r>
      <w:r w:rsidR="00BE7E66">
        <w:instrText xml:space="preserve"> SEQ Abbildung \* ARABIC </w:instrText>
      </w:r>
      <w:r w:rsidR="00BE7E66">
        <w:fldChar w:fldCharType="separate"/>
      </w:r>
      <w:r>
        <w:rPr>
          <w:noProof/>
        </w:rPr>
        <w:t>32</w:t>
      </w:r>
      <w:r w:rsidR="00BE7E66">
        <w:rPr>
          <w:noProof/>
        </w:rPr>
        <w:fldChar w:fldCharType="end"/>
      </w:r>
      <w:r>
        <w:t xml:space="preserve">: </w:t>
      </w:r>
      <w:proofErr w:type="spellStart"/>
      <w:r>
        <w:t>Before</w:t>
      </w:r>
      <w:proofErr w:type="spellEnd"/>
      <w:r>
        <w:t>-Hook zum leeren der Datenbank</w:t>
      </w:r>
    </w:p>
    <w:p w14:paraId="24A77E4C" w14:textId="77777777" w:rsidR="00E41CE4" w:rsidRDefault="00E41CE4" w:rsidP="00E41CE4">
      <w:pPr>
        <w:pStyle w:val="Quelle"/>
      </w:pPr>
    </w:p>
    <w:p w14:paraId="6D8C65B0" w14:textId="7C7DA6E4" w:rsidR="00E41CE4" w:rsidDel="00C554AC" w:rsidRDefault="00E41CE4" w:rsidP="00E65FEC">
      <w:pPr>
        <w:pStyle w:val="Flietext"/>
        <w:rPr>
          <w:del w:id="1235" w:author="Stephan Müller" w:date="2019-07-17T23:00:00Z"/>
        </w:rPr>
      </w:pPr>
      <w:del w:id="1236" w:author="Stephan Müller" w:date="2019-07-17T19:15:00Z">
        <w:r w:rsidRPr="00AE1820" w:rsidDel="00047931">
          <w:delText xml:space="preserve">Damit sichergestellt ist, dass nur </w:delText>
        </w:r>
        <w:r w:rsidR="00F1743F" w:rsidDel="00047931">
          <w:delText>der</w:delText>
        </w:r>
        <w:r w:rsidR="00F1743F" w:rsidRPr="00AE1820" w:rsidDel="00047931">
          <w:delText xml:space="preserve"> </w:delText>
        </w:r>
      </w:del>
      <w:del w:id="1237" w:author="Stephan Müller" w:date="2019-07-17T08:37:00Z">
        <w:r w:rsidR="00F1743F" w:rsidDel="007A0BB8">
          <w:delText xml:space="preserve">beschriebene </w:delText>
        </w:r>
        <w:r w:rsidRPr="00AE1820" w:rsidDel="007A0BB8">
          <w:delText>Zustand auf</w:delText>
        </w:r>
      </w:del>
      <w:del w:id="1238" w:author="Stephan Müller" w:date="2019-07-17T19:15:00Z">
        <w:r w:rsidRPr="00AE1820" w:rsidDel="00047931">
          <w:delText xml:space="preserve"> der Datenbank </w:delText>
        </w:r>
        <w:r w:rsidR="00F1743F" w:rsidDel="00047931">
          <w:delText xml:space="preserve">enthalten </w:delText>
        </w:r>
      </w:del>
      <w:del w:id="1239" w:author="Stephan Müller" w:date="2019-07-17T08:41:00Z">
        <w:r w:rsidR="00F1743F" w:rsidDel="007A0BB8">
          <w:delText>ist</w:delText>
        </w:r>
      </w:del>
      <w:del w:id="1240" w:author="Stephan Müller" w:date="2019-07-17T19:15:00Z">
        <w:r w:rsidRPr="00AE1820" w:rsidDel="00047931">
          <w:delText xml:space="preserve">, </w:delText>
        </w:r>
      </w:del>
      <w:del w:id="1241" w:author="Stephan Müller" w:date="2019-07-17T08:37:00Z">
        <w:r w:rsidRPr="00AE1820" w:rsidDel="007A0BB8">
          <w:delText xml:space="preserve">ohne Entitäten aus vorherigen </w:delText>
        </w:r>
      </w:del>
      <w:del w:id="1242" w:author="Stephan Müller" w:date="2019-07-17T08:38:00Z">
        <w:r w:rsidRPr="00AE1820" w:rsidDel="007A0BB8">
          <w:delText xml:space="preserve">Szenarien, existiert </w:delText>
        </w:r>
      </w:del>
      <w:del w:id="1243" w:author="Stephan Müller" w:date="2019-07-17T19:15:00Z">
        <w:r w:rsidRPr="00AE1820" w:rsidDel="00047931">
          <w:delText>ein Before-Hook</w:delText>
        </w:r>
        <w:r w:rsidDel="00047931">
          <w:delText xml:space="preserve"> (vgl. Abb. 25)</w:delText>
        </w:r>
      </w:del>
      <w:del w:id="1244" w:author="Stephan Müller" w:date="2019-07-17T08:38:00Z">
        <w:r w:rsidRPr="00AE1820" w:rsidDel="007A0BB8">
          <w:delText xml:space="preserve">, der alle Tabellen </w:delText>
        </w:r>
      </w:del>
      <w:del w:id="1245" w:author="Stephan Müller" w:date="2019-07-17T19:15:00Z">
        <w:r w:rsidRPr="00AE1820" w:rsidDel="00047931">
          <w:delText>leert</w:delText>
        </w:r>
      </w:del>
      <w:del w:id="1246" w:author="Stephan Müller" w:date="2019-07-17T08:39:00Z">
        <w:r w:rsidRPr="00AE1820" w:rsidDel="007A0BB8">
          <w:delText xml:space="preserve"> – ausgenommen der unveränderbaren „TAB_ACCOUNT“ Tabelle</w:delText>
        </w:r>
      </w:del>
      <w:del w:id="1247" w:author="Stephan Müller" w:date="2019-07-17T19:15:00Z">
        <w:r w:rsidRPr="00AE1820" w:rsidDel="00047931">
          <w:delText xml:space="preserve">. </w:delText>
        </w:r>
      </w:del>
      <w:del w:id="1248" w:author="Stephan Müller" w:date="2019-07-17T08:42:00Z">
        <w:r w:rsidR="00F1743F" w:rsidDel="007A0BB8">
          <w:delText>Da dies von den Lesern der Szenarien sowieso vorausgesetzt wird, muss kein expliziter Step das leeren der Datenbank beschreiben. Die ausgeführte Logik kann somit als Hook realisiert werden.</w:delText>
        </w:r>
      </w:del>
    </w:p>
    <w:p w14:paraId="050792D6" w14:textId="7DB33859" w:rsidR="00F1743F" w:rsidDel="00047931" w:rsidRDefault="007A0BB8" w:rsidP="00047931">
      <w:pPr>
        <w:pStyle w:val="Flietext"/>
        <w:rPr>
          <w:del w:id="1249" w:author="Stephan Müller" w:date="2019-07-17T19:16:00Z"/>
        </w:rPr>
      </w:pPr>
      <w:ins w:id="1250" w:author="Stephan Müller" w:date="2019-07-17T08:42:00Z">
        <w:r>
          <w:t xml:space="preserve">Der Zugriff </w:t>
        </w:r>
      </w:ins>
      <w:del w:id="1251" w:author="Stephan Müller" w:date="2019-07-17T08:42:00Z">
        <w:r w:rsidR="00F1743F" w:rsidDel="007A0BB8">
          <w:delText xml:space="preserve">Um </w:delText>
        </w:r>
      </w:del>
      <w:r w:rsidR="00F1743F">
        <w:t xml:space="preserve">auf die Datenbank </w:t>
      </w:r>
      <w:del w:id="1252" w:author="Stephan Müller" w:date="2019-07-17T08:42:00Z">
        <w:r w:rsidR="00F1743F" w:rsidDel="007A0BB8">
          <w:delText>zugreifen zu kö</w:delText>
        </w:r>
        <w:r w:rsidR="002B6929" w:rsidDel="007A0BB8">
          <w:delText>n</w:delText>
        </w:r>
        <w:r w:rsidR="00F1743F" w:rsidDel="007A0BB8">
          <w:delText>nen wurde</w:delText>
        </w:r>
      </w:del>
      <w:ins w:id="1253" w:author="Stephan Müller" w:date="2019-07-17T08:42:00Z">
        <w:r>
          <w:t>erfolgt über</w:t>
        </w:r>
      </w:ins>
      <w:r w:rsidR="00F1743F">
        <w:t xml:space="preserve"> die </w:t>
      </w:r>
      <w:del w:id="1254" w:author="Stephan Müller" w:date="2019-07-17T19:09:00Z">
        <w:r w:rsidR="00F1743F" w:rsidDel="00047931">
          <w:delText xml:space="preserve">Klasse </w:delText>
        </w:r>
      </w:del>
      <w:ins w:id="1255" w:author="Stephan Müller" w:date="2019-07-17T19:09:00Z">
        <w:r w:rsidR="00047931">
          <w:t xml:space="preserve">Hilfsklasse </w:t>
        </w:r>
      </w:ins>
      <w:proofErr w:type="spellStart"/>
      <w:r w:rsidR="00F1743F">
        <w:t>DBConnection</w:t>
      </w:r>
      <w:proofErr w:type="spellEnd"/>
      <w:del w:id="1256" w:author="Stephan Müller" w:date="2019-07-17T19:09:00Z">
        <w:r w:rsidR="00F1743F" w:rsidDel="00047931">
          <w:delText xml:space="preserve"> </w:delText>
        </w:r>
      </w:del>
      <w:del w:id="1257" w:author="Stephan Müller" w:date="2019-07-17T08:43:00Z">
        <w:r w:rsidR="00F1743F" w:rsidDel="007A0BB8">
          <w:delText xml:space="preserve">in </w:delText>
        </w:r>
      </w:del>
      <w:del w:id="1258" w:author="Stephan Müller" w:date="2019-07-17T08:42:00Z">
        <w:r w:rsidR="00F1743F" w:rsidDel="007A0BB8">
          <w:delText>dem Sub-</w:delText>
        </w:r>
      </w:del>
      <w:del w:id="1259" w:author="Stephan Müller" w:date="2019-07-17T19:09:00Z">
        <w:r w:rsidR="00F1743F" w:rsidDel="00047931">
          <w:delText>Package</w:delText>
        </w:r>
      </w:del>
      <w:del w:id="1260" w:author="Stephan Müller" w:date="2019-07-17T08:43:00Z">
        <w:r w:rsidR="00F1743F" w:rsidDel="007A0BB8">
          <w:delText>s</w:delText>
        </w:r>
      </w:del>
      <w:del w:id="1261" w:author="Stephan Müller" w:date="2019-07-17T19:09:00Z">
        <w:r w:rsidR="00F1743F" w:rsidDel="00047931">
          <w:delText xml:space="preserve"> „supportCode.dataBase“</w:delText>
        </w:r>
      </w:del>
      <w:del w:id="1262" w:author="Stephan Müller" w:date="2019-07-17T08:43:00Z">
        <w:r w:rsidR="00F1743F" w:rsidDel="007A0BB8">
          <w:delText xml:space="preserve"> implementiert</w:delText>
        </w:r>
      </w:del>
      <w:r w:rsidR="00F1743F">
        <w:t xml:space="preserve">. Neben der Verbindung zur Datenbank </w:t>
      </w:r>
      <w:del w:id="1263" w:author="Stephan Müller" w:date="2019-07-17T08:43:00Z">
        <w:r w:rsidR="00F1743F" w:rsidDel="007A0BB8">
          <w:delText xml:space="preserve">implementiert </w:delText>
        </w:r>
      </w:del>
      <w:ins w:id="1264" w:author="Stephan Müller" w:date="2019-07-17T08:43:00Z">
        <w:r>
          <w:t>stellt die</w:t>
        </w:r>
      </w:ins>
      <w:ins w:id="1265" w:author="Stephan Müller" w:date="2019-07-17T19:10:00Z">
        <w:r w:rsidR="00047931">
          <w:t>se</w:t>
        </w:r>
      </w:ins>
      <w:del w:id="1266" w:author="Stephan Müller" w:date="2019-07-17T08:43:00Z">
        <w:r w:rsidR="00F1743F" w:rsidDel="007A0BB8">
          <w:delText>diese</w:delText>
        </w:r>
      </w:del>
      <w:r w:rsidR="00F1743F">
        <w:t xml:space="preserve"> Methoden zum </w:t>
      </w:r>
      <w:del w:id="1267" w:author="Stephan Müller" w:date="2019-07-17T08:43:00Z">
        <w:r w:rsidR="00F1743F" w:rsidDel="007A0BB8">
          <w:delText>leichten Manipulieren</w:delText>
        </w:r>
      </w:del>
      <w:ins w:id="1268" w:author="Stephan Müller" w:date="2019-07-17T08:43:00Z">
        <w:r>
          <w:t>Ändern</w:t>
        </w:r>
      </w:ins>
      <w:r w:rsidR="00F1743F">
        <w:t xml:space="preserve"> und </w:t>
      </w:r>
      <w:del w:id="1269" w:author="Stephan Müller" w:date="2019-07-17T08:43:00Z">
        <w:r w:rsidR="00F1743F" w:rsidDel="007A0BB8">
          <w:delText xml:space="preserve">Überprüfen </w:delText>
        </w:r>
      </w:del>
      <w:ins w:id="1270" w:author="Stephan Müller" w:date="2019-07-17T08:43:00Z">
        <w:r>
          <w:t xml:space="preserve">Prüfen </w:t>
        </w:r>
      </w:ins>
      <w:r w:rsidR="00F1743F">
        <w:t xml:space="preserve">der </w:t>
      </w:r>
      <w:del w:id="1271" w:author="Stephan Müller" w:date="2019-07-17T08:44:00Z">
        <w:r w:rsidR="00F1743F" w:rsidDel="007A0BB8">
          <w:delText xml:space="preserve">in der Datenbank </w:delText>
        </w:r>
      </w:del>
      <w:r w:rsidR="002B6929">
        <w:t>gespeicherten</w:t>
      </w:r>
      <w:r w:rsidR="00F1743F">
        <w:t xml:space="preserve"> Daten</w:t>
      </w:r>
      <w:ins w:id="1272" w:author="Stephan Müller" w:date="2019-07-17T08:44:00Z">
        <w:r>
          <w:t xml:space="preserve"> bereit</w:t>
        </w:r>
      </w:ins>
      <w:r w:rsidR="00F1743F">
        <w:t xml:space="preserve">. </w:t>
      </w:r>
      <w:ins w:id="1273" w:author="Stephan Müller" w:date="2019-07-17T08:44:00Z">
        <w:r>
          <w:t xml:space="preserve">Z.B. führt </w:t>
        </w:r>
      </w:ins>
      <w:del w:id="1274" w:author="Stephan Müller" w:date="2019-07-17T08:44:00Z">
        <w:r w:rsidR="002B6929" w:rsidDel="007A0BB8">
          <w:delText xml:space="preserve">Die </w:delText>
        </w:r>
      </w:del>
      <w:ins w:id="1275" w:author="Stephan Müller" w:date="2019-07-17T08:44:00Z">
        <w:r>
          <w:t xml:space="preserve">die </w:t>
        </w:r>
      </w:ins>
      <w:r w:rsidR="002B6929">
        <w:t xml:space="preserve">Methode </w:t>
      </w:r>
      <w:proofErr w:type="spellStart"/>
      <w:r w:rsidR="002B6929">
        <w:t>clearTables</w:t>
      </w:r>
      <w:proofErr w:type="spellEnd"/>
      <w:r w:rsidR="002B6929">
        <w:t xml:space="preserve"> </w:t>
      </w:r>
      <w:del w:id="1276" w:author="Stephan Müller" w:date="2019-07-17T08:44:00Z">
        <w:r w:rsidR="002B6929" w:rsidDel="007A0BB8">
          <w:delText xml:space="preserve">führt </w:delText>
        </w:r>
      </w:del>
      <w:r w:rsidR="002B6929">
        <w:t xml:space="preserve">auf den Tabellen TAB_TWEET, TAB_LIKER und TAB_FOLLOWER ein DELETE_ALL aus, sodass </w:t>
      </w:r>
      <w:del w:id="1277" w:author="Stephan Müller" w:date="2019-07-17T08:44:00Z">
        <w:r w:rsidR="002B6929" w:rsidDel="007A0BB8">
          <w:delText>diese keine Entitäten enthalten</w:delText>
        </w:r>
      </w:del>
      <w:ins w:id="1278" w:author="Stephan Müller" w:date="2019-07-17T08:44:00Z">
        <w:r>
          <w:t>sämtliche vorhandenen Daten gelöscht werden</w:t>
        </w:r>
      </w:ins>
      <w:r w:rsidR="002B6929">
        <w:t>.</w:t>
      </w:r>
    </w:p>
    <w:p w14:paraId="5F85AB16" w14:textId="77777777" w:rsidR="00047931" w:rsidRDefault="00047931" w:rsidP="00E65FEC">
      <w:pPr>
        <w:pStyle w:val="Flietext"/>
        <w:rPr>
          <w:ins w:id="1279" w:author="Stephan Müller" w:date="2019-07-17T19:16:00Z"/>
        </w:rPr>
      </w:pPr>
    </w:p>
    <w:p w14:paraId="225654C3" w14:textId="3A1D0876" w:rsidR="00B3382D" w:rsidRDefault="00C554AC">
      <w:pPr>
        <w:pStyle w:val="Flietext"/>
        <w:rPr>
          <w:ins w:id="1280" w:author="Stephan Müller" w:date="2019-07-17T23:02:00Z"/>
          <w:b/>
          <w:bCs/>
        </w:rPr>
      </w:pPr>
      <w:ins w:id="1281" w:author="Stephan Müller" w:date="2019-07-17T23:02:00Z">
        <w:r>
          <w:rPr>
            <w:b/>
            <w:bCs/>
          </w:rPr>
          <w:t>Testdaten</w:t>
        </w:r>
      </w:ins>
      <w:ins w:id="1282" w:author="Stephan Müller" w:date="2019-07-17T23:03:00Z">
        <w:r>
          <w:rPr>
            <w:b/>
            <w:bCs/>
          </w:rPr>
          <w:t>bank initialisieren</w:t>
        </w:r>
        <w:r w:rsidRPr="00C554AC" w:rsidDel="00047931">
          <w:rPr>
            <w:b/>
            <w:bCs/>
          </w:rPr>
          <w:t xml:space="preserve"> </w:t>
        </w:r>
      </w:ins>
      <w:del w:id="1283" w:author="Stephan Müller" w:date="2019-07-17T19:16:00Z">
        <w:r w:rsidR="00B4137A" w:rsidRPr="00C554AC" w:rsidDel="00047931">
          <w:rPr>
            <w:b/>
            <w:bCs/>
          </w:rPr>
          <w:delText>Erstellen des Ausgangszustandes</w:delText>
        </w:r>
      </w:del>
    </w:p>
    <w:p w14:paraId="2C9D2762" w14:textId="53E8D5F9" w:rsidR="00C554AC" w:rsidRDefault="00C554AC" w:rsidP="00C554AC">
      <w:pPr>
        <w:pStyle w:val="Flietext"/>
        <w:rPr>
          <w:ins w:id="1284" w:author="Stephan Müller" w:date="2019-07-17T23:02:00Z"/>
        </w:rPr>
      </w:pPr>
      <w:ins w:id="1285" w:author="Stephan Müller" w:date="2019-07-17T23:02:00Z">
        <w:r w:rsidRPr="00047931">
          <w:t xml:space="preserve">Im Rahmen eines </w:t>
        </w:r>
        <w:proofErr w:type="spellStart"/>
        <w:r w:rsidRPr="00047931">
          <w:t>Cucumber</w:t>
        </w:r>
        <w:proofErr w:type="spellEnd"/>
        <w:r w:rsidRPr="00047931">
          <w:t xml:space="preserve">-Tests wird </w:t>
        </w:r>
        <w:r>
          <w:t>ein</w:t>
        </w:r>
        <w:r w:rsidRPr="00047931">
          <w:t xml:space="preserve"> Data-Set vor bzw. zu Beginn der Ausführung eines Szenarios in die Datenbank eingespielt. Ein Problem ergibt sich jedoch aus der Verwendung eines Data-Sets in Form einer externen Datei. Die Feature-Datei verliert ihren Status als „Source </w:t>
        </w:r>
        <w:proofErr w:type="spellStart"/>
        <w:r w:rsidRPr="00047931">
          <w:t>of</w:t>
        </w:r>
        <w:proofErr w:type="spellEnd"/>
        <w:r w:rsidRPr="00047931">
          <w:t xml:space="preserve"> </w:t>
        </w:r>
        <w:proofErr w:type="spellStart"/>
        <w:r w:rsidRPr="00047931">
          <w:t>truth</w:t>
        </w:r>
        <w:proofErr w:type="spellEnd"/>
        <w:r w:rsidRPr="00047931">
          <w:t xml:space="preserve">“, da sie von weiteren Dateien abhängig sind. Damit leidet auch das Verständnis, da nicht mehr sämtliche Daten auf einen Blick zu erfassen </w:t>
        </w:r>
        <w:r w:rsidRPr="00047931">
          <w:lastRenderedPageBreak/>
          <w:t>sind. Eine mögliche Lösung für diese Problem ist in der nachfolgenden Abbildung zu sehen.</w:t>
        </w:r>
      </w:ins>
    </w:p>
    <w:p w14:paraId="75DFFA95" w14:textId="77777777" w:rsidR="00C554AC" w:rsidRPr="00C554AC" w:rsidRDefault="00C554AC">
      <w:pPr>
        <w:pStyle w:val="Flietext"/>
        <w:rPr>
          <w:bCs/>
        </w:rPr>
        <w:pPrChange w:id="1286" w:author="Stephan Müller" w:date="2019-07-17T19:16:00Z">
          <w:pPr>
            <w:pStyle w:val="Ebene3"/>
          </w:pPr>
        </w:pPrChange>
      </w:pPr>
    </w:p>
    <w:p w14:paraId="6BADB5EF" w14:textId="5779B0F6" w:rsidR="009533CF" w:rsidRPr="00794F2B" w:rsidDel="00794F2B" w:rsidRDefault="00EB664E" w:rsidP="00133BDC">
      <w:pPr>
        <w:pStyle w:val="Flietext"/>
        <w:rPr>
          <w:del w:id="1287" w:author="Stephan Müller" w:date="2019-07-17T09:41:00Z"/>
        </w:rPr>
      </w:pPr>
      <w:del w:id="1288" w:author="Stephan Müller" w:date="2019-07-17T08:45:00Z">
        <w:r w:rsidDel="00B87F4D">
          <w:delText>Der Ausgangszustand hängt in vielen Anwendung von dem Zustand einer Datenbank ab.</w:delText>
        </w:r>
      </w:del>
    </w:p>
    <w:p w14:paraId="2A586654" w14:textId="3F6ED07B" w:rsidR="001F2D1B" w:rsidDel="00794F2B" w:rsidRDefault="001F2D1B" w:rsidP="00133BDC">
      <w:pPr>
        <w:pStyle w:val="Flietext"/>
        <w:rPr>
          <w:del w:id="1289" w:author="Stephan Müller" w:date="2019-07-17T09:47:00Z"/>
        </w:rPr>
      </w:pPr>
      <w:del w:id="1290" w:author="Stephan Müller" w:date="2019-07-17T09:41:00Z">
        <w:r w:rsidDel="00794F2B">
          <w:delText xml:space="preserve">Dieser wird über </w:delText>
        </w:r>
      </w:del>
      <w:del w:id="1291" w:author="Stephan Müller" w:date="2019-07-17T09:45:00Z">
        <w:r w:rsidDel="00794F2B">
          <w:delText>ein</w:delText>
        </w:r>
        <w:r w:rsidR="009E7A2B" w:rsidDel="00794F2B">
          <w:delText xml:space="preserve"> </w:delText>
        </w:r>
        <w:r w:rsidDel="00794F2B">
          <w:delText>Data</w:delText>
        </w:r>
        <w:r w:rsidR="009E7A2B" w:rsidDel="00794F2B">
          <w:delText xml:space="preserve">-Set </w:delText>
        </w:r>
      </w:del>
      <w:del w:id="1292" w:author="Stephan Müller" w:date="2019-07-17T09:41:00Z">
        <w:r w:rsidR="009E7A2B" w:rsidDel="00794F2B">
          <w:delText xml:space="preserve">beschrieben, welches </w:delText>
        </w:r>
        <w:r w:rsidDel="00794F2B">
          <w:delText xml:space="preserve">über eine </w:delText>
        </w:r>
        <w:r w:rsidR="00EB664E" w:rsidDel="00794F2B">
          <w:delText xml:space="preserve">Step-Definition </w:delText>
        </w:r>
        <w:r w:rsidR="009E7A2B" w:rsidDel="00794F2B">
          <w:delText>auf der</w:delText>
        </w:r>
      </w:del>
      <w:del w:id="1293" w:author="Stephan Müller" w:date="2019-07-17T19:16:00Z">
        <w:r w:rsidR="009E7A2B" w:rsidDel="00047931">
          <w:delText xml:space="preserve"> Datenbank eingespielt</w:delText>
        </w:r>
      </w:del>
      <w:del w:id="1294" w:author="Stephan Müller" w:date="2019-07-17T09:45:00Z">
        <w:r w:rsidR="009E7A2B" w:rsidDel="00794F2B">
          <w:delText xml:space="preserve"> werden</w:delText>
        </w:r>
      </w:del>
      <w:del w:id="1295" w:author="Stephan Müller" w:date="2019-07-17T09:41:00Z">
        <w:r w:rsidR="009E7A2B" w:rsidDel="00794F2B">
          <w:delText xml:space="preserve"> muss</w:delText>
        </w:r>
      </w:del>
      <w:del w:id="1296" w:author="Stephan Müller" w:date="2019-07-17T19:16:00Z">
        <w:r w:rsidR="009E7A2B" w:rsidDel="00047931">
          <w:delText>.</w:delText>
        </w:r>
      </w:del>
    </w:p>
    <w:p w14:paraId="26CD6594" w14:textId="11901315" w:rsidR="00CB57EC" w:rsidDel="00047931" w:rsidRDefault="001F2D1B" w:rsidP="00794F2B">
      <w:pPr>
        <w:pStyle w:val="Flietext"/>
        <w:rPr>
          <w:del w:id="1297" w:author="Stephan Müller" w:date="2019-07-17T19:16:00Z"/>
        </w:rPr>
      </w:pPr>
      <w:del w:id="1298" w:author="Stephan Müller" w:date="2019-07-17T09:47:00Z">
        <w:r w:rsidDel="00794F2B">
          <w:delText>Grundsätzlich könnte e</w:delText>
        </w:r>
        <w:r w:rsidR="00E469C9" w:rsidDel="00794F2B">
          <w:delText xml:space="preserve">in Gherkin Step </w:delText>
        </w:r>
        <w:r w:rsidR="00C344DE" w:rsidDel="00794F2B">
          <w:delText xml:space="preserve">eine externe Daten-Set Datei </w:delText>
        </w:r>
        <w:r w:rsidR="00EB664E" w:rsidDel="00794F2B">
          <w:delText xml:space="preserve">beschreiben, </w:delText>
        </w:r>
        <w:r w:rsidR="00C344DE" w:rsidDel="00794F2B">
          <w:delText xml:space="preserve">die </w:delText>
        </w:r>
        <w:r w:rsidR="00EB664E" w:rsidDel="00794F2B">
          <w:delText>als Ausgangszustand eingespielt werden muss</w:delText>
        </w:r>
        <w:r w:rsidR="009E7A2B" w:rsidDel="00794F2B">
          <w:delText xml:space="preserve">. </w:delText>
        </w:r>
        <w:r w:rsidDel="00794F2B">
          <w:delText xml:space="preserve">Das hätte </w:delText>
        </w:r>
        <w:r w:rsidR="00CB57EC" w:rsidDel="00794F2B">
          <w:delText xml:space="preserve">jedoch </w:delText>
        </w:r>
        <w:r w:rsidDel="00794F2B">
          <w:delText xml:space="preserve">zur Folge, dass </w:delText>
        </w:r>
        <w:r w:rsidR="009E7A2B" w:rsidDel="00794F2B">
          <w:delText>die Feature-Dateien keine „Source of truth“ mehr darstellen</w:delText>
        </w:r>
      </w:del>
      <w:del w:id="1299" w:author="Stephan Müller" w:date="2019-07-17T19:16:00Z">
        <w:r w:rsidR="009E7A2B" w:rsidDel="00047931">
          <w:delText>, da sie</w:delText>
        </w:r>
        <w:r w:rsidR="00EB664E" w:rsidDel="00047931">
          <w:delText xml:space="preserve"> </w:delText>
        </w:r>
        <w:r w:rsidR="009E7A2B" w:rsidDel="00047931">
          <w:delText xml:space="preserve">von weiteren Dateien abhängig </w:delText>
        </w:r>
        <w:r w:rsidDel="00047931">
          <w:delText>sind</w:delText>
        </w:r>
        <w:r w:rsidR="009E7A2B" w:rsidDel="00047931">
          <w:delText xml:space="preserve">. </w:delText>
        </w:r>
      </w:del>
    </w:p>
    <w:p w14:paraId="3F100E8F" w14:textId="731FECFA" w:rsidR="002B6929" w:rsidDel="00047931" w:rsidRDefault="002B6929" w:rsidP="00927514">
      <w:pPr>
        <w:pStyle w:val="Flietext"/>
        <w:rPr>
          <w:del w:id="1300" w:author="Stephan Müller" w:date="2019-07-17T19:16:00Z"/>
        </w:rPr>
      </w:pPr>
    </w:p>
    <w:p w14:paraId="45177B5D" w14:textId="2453F774" w:rsidR="00C3044C" w:rsidRDefault="00D605F6" w:rsidP="00D90867">
      <w:pPr>
        <w:pStyle w:val="Flietext"/>
        <w:jc w:val="center"/>
      </w:pPr>
      <w:commentRangeStart w:id="1301"/>
      <w:r>
        <w:rPr>
          <w:noProof/>
        </w:rPr>
        <w:drawing>
          <wp:inline distT="0" distB="0" distL="0" distR="0" wp14:anchorId="4448D796" wp14:editId="0DAB6552">
            <wp:extent cx="5893020" cy="2476982"/>
            <wp:effectExtent l="0" t="0" r="0" b="0"/>
            <wp:docPr id="20" name="Grafik 2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TweetsFromUser_background.png"/>
                    <pic:cNvPicPr/>
                  </pic:nvPicPr>
                  <pic:blipFill rotWithShape="1">
                    <a:blip r:embed="rId33" cstate="print">
                      <a:extLst>
                        <a:ext uri="{28A0092B-C50C-407E-A947-70E740481C1C}">
                          <a14:useLocalDpi xmlns:a14="http://schemas.microsoft.com/office/drawing/2010/main" val="0"/>
                        </a:ext>
                      </a:extLst>
                    </a:blip>
                    <a:srcRect l="2358" t="13546"/>
                    <a:stretch/>
                  </pic:blipFill>
                  <pic:spPr bwMode="auto">
                    <a:xfrm>
                      <a:off x="0" y="0"/>
                      <a:ext cx="5905358" cy="2482168"/>
                    </a:xfrm>
                    <a:prstGeom prst="rect">
                      <a:avLst/>
                    </a:prstGeom>
                    <a:ln>
                      <a:noFill/>
                    </a:ln>
                    <a:extLst>
                      <a:ext uri="{53640926-AAD7-44D8-BBD7-CCE9431645EC}">
                        <a14:shadowObscured xmlns:a14="http://schemas.microsoft.com/office/drawing/2010/main"/>
                      </a:ext>
                    </a:extLst>
                  </pic:spPr>
                </pic:pic>
              </a:graphicData>
            </a:graphic>
          </wp:inline>
        </w:drawing>
      </w:r>
      <w:commentRangeEnd w:id="1301"/>
      <w:r w:rsidR="00DE7A85">
        <w:rPr>
          <w:rStyle w:val="Kommentarzeichen"/>
          <w:rFonts w:cstheme="minorBidi"/>
        </w:rPr>
        <w:commentReference w:id="1301"/>
      </w:r>
    </w:p>
    <w:p w14:paraId="35413F94" w14:textId="05A6B492" w:rsidR="00C3044C" w:rsidRDefault="00C3044C" w:rsidP="00D90867">
      <w:pPr>
        <w:pStyle w:val="Beschriftung"/>
      </w:pPr>
      <w:r>
        <w:t xml:space="preserve">Abbildung </w:t>
      </w:r>
      <w:r w:rsidR="00BE7E66">
        <w:fldChar w:fldCharType="begin"/>
      </w:r>
      <w:r w:rsidR="00BE7E66">
        <w:instrText xml:space="preserve"> SEQ Abbildung \* ARABIC </w:instrText>
      </w:r>
      <w:r w:rsidR="00BE7E66">
        <w:fldChar w:fldCharType="separate"/>
      </w:r>
      <w:r w:rsidR="00BF37CD">
        <w:rPr>
          <w:noProof/>
        </w:rPr>
        <w:t>17</w:t>
      </w:r>
      <w:r w:rsidR="00BE7E66">
        <w:rPr>
          <w:noProof/>
        </w:rPr>
        <w:fldChar w:fldCharType="end"/>
      </w:r>
      <w:r>
        <w:t>: Background "</w:t>
      </w:r>
      <w:proofErr w:type="spellStart"/>
      <w:r>
        <w:t>getTweets</w:t>
      </w:r>
      <w:r w:rsidR="00D605F6">
        <w:t>FromUser</w:t>
      </w:r>
      <w:r>
        <w:t>.feature</w:t>
      </w:r>
      <w:proofErr w:type="spellEnd"/>
      <w:r>
        <w:t>"</w:t>
      </w:r>
    </w:p>
    <w:p w14:paraId="47536B0A" w14:textId="6F060374" w:rsidR="00C3044C" w:rsidRDefault="00C3044C" w:rsidP="00927514">
      <w:pPr>
        <w:pStyle w:val="Flietext"/>
      </w:pPr>
    </w:p>
    <w:p w14:paraId="54BF7E70" w14:textId="16419014" w:rsidR="00C3044C" w:rsidRDefault="00C3044C" w:rsidP="00927514">
      <w:pPr>
        <w:pStyle w:val="Flietext"/>
      </w:pPr>
      <w:r>
        <w:t xml:space="preserve">In der Abbildung 17 wird ein Background-Block </w:t>
      </w:r>
      <w:del w:id="1302" w:author="Stephan Müller" w:date="2019-07-17T18:38:00Z">
        <w:r w:rsidDel="00133BDC">
          <w:delText>verwendet</w:delText>
        </w:r>
      </w:del>
      <w:ins w:id="1303" w:author="Stephan Müller" w:date="2019-07-17T18:38:00Z">
        <w:r w:rsidR="00133BDC">
          <w:t>verwendet,</w:t>
        </w:r>
      </w:ins>
      <w:r>
        <w:t xml:space="preserve"> um Tweets </w:t>
      </w:r>
      <w:r w:rsidR="002B6929">
        <w:t>zu beschreiben</w:t>
      </w:r>
      <w:r>
        <w:t xml:space="preserve">, die </w:t>
      </w:r>
      <w:r w:rsidR="002B6929">
        <w:t>in den Szenarien Teil des Ausgangszustandes sind.</w:t>
      </w:r>
    </w:p>
    <w:p w14:paraId="1C0516B0" w14:textId="6A1349F3" w:rsidR="00CB57EC" w:rsidRDefault="00CB57EC" w:rsidP="00927514">
      <w:pPr>
        <w:pStyle w:val="Flietext"/>
      </w:pPr>
      <w:r>
        <w:t>Wird die in dem Background-Block enthaltene Beschreibung des Ausgangszustandes zur Initialisierung der Datenbank genutzt, wird sichergestellt, dass die Feature-Dateien als Dokumentation ausreichen sowie stets aktuell und korrekt sind.</w:t>
      </w:r>
    </w:p>
    <w:p w14:paraId="349F17FE" w14:textId="6BEF6FA0" w:rsidR="00EC63DF" w:rsidRDefault="00C3044C" w:rsidP="00CB57EC">
      <w:pPr>
        <w:pStyle w:val="Flietext"/>
      </w:pPr>
      <w:r>
        <w:t xml:space="preserve">In der zugehörigen </w:t>
      </w:r>
      <w:proofErr w:type="spellStart"/>
      <w:r>
        <w:t>Step</w:t>
      </w:r>
      <w:proofErr w:type="spellEnd"/>
      <w:r>
        <w:t xml:space="preserve">-Definition </w:t>
      </w:r>
      <w:del w:id="1304" w:author="Stephan Müller" w:date="2019-07-17T09:49:00Z">
        <w:r w:rsidDel="00794F2B">
          <w:delText xml:space="preserve">müssen </w:delText>
        </w:r>
      </w:del>
      <w:ins w:id="1305" w:author="Stephan Müller" w:date="2019-07-17T09:50:00Z">
        <w:r w:rsidR="00E6043E">
          <w:t>wird anhand der definierten Tweets</w:t>
        </w:r>
      </w:ins>
      <w:ins w:id="1306" w:author="Stephan Müller" w:date="2019-07-17T09:54:00Z">
        <w:r w:rsidR="00E6043E">
          <w:t xml:space="preserve"> (Zeile 5-16)</w:t>
        </w:r>
      </w:ins>
      <w:ins w:id="1307" w:author="Stephan Müller" w:date="2019-07-17T09:50:00Z">
        <w:r w:rsidR="00E6043E">
          <w:t xml:space="preserve"> ein Data-Set</w:t>
        </w:r>
      </w:ins>
      <w:del w:id="1308" w:author="Stephan Müller" w:date="2019-07-17T09:49:00Z">
        <w:r w:rsidDel="00794F2B">
          <w:delText xml:space="preserve">daher entsprechende </w:delText>
        </w:r>
      </w:del>
      <w:del w:id="1309" w:author="Stephan Müller" w:date="2019-07-17T09:50:00Z">
        <w:r w:rsidDel="00E6043E">
          <w:delText>TweetEntity</w:delText>
        </w:r>
        <w:r w:rsidR="004F0B7F" w:rsidDel="00E6043E">
          <w:delText>-</w:delText>
        </w:r>
      </w:del>
      <w:del w:id="1310" w:author="Stephan Müller" w:date="2019-07-17T09:49:00Z">
        <w:r w:rsidDel="00794F2B">
          <w:delText xml:space="preserve"> </w:delText>
        </w:r>
      </w:del>
      <w:del w:id="1311" w:author="Stephan Müller" w:date="2019-07-17T09:50:00Z">
        <w:r w:rsidDel="00E6043E">
          <w:delText>Instanzen</w:delText>
        </w:r>
      </w:del>
      <w:r>
        <w:t xml:space="preserve"> erzeugt und </w:t>
      </w:r>
      <w:del w:id="1312" w:author="Stephan Müller" w:date="2019-07-17T09:53:00Z">
        <w:r w:rsidDel="00E6043E">
          <w:delText xml:space="preserve">anschließend </w:delText>
        </w:r>
      </w:del>
      <w:r>
        <w:t>in die Datenbank eingespielt</w:t>
      </w:r>
      <w:del w:id="1313" w:author="Stephan Müller" w:date="2019-07-17T09:50:00Z">
        <w:r w:rsidDel="00E6043E">
          <w:delText xml:space="preserve"> werden</w:delText>
        </w:r>
      </w:del>
      <w:r>
        <w:t>.</w:t>
      </w:r>
      <w:ins w:id="1314" w:author="Stephan Müller" w:date="2019-07-17T09:58:00Z">
        <w:r w:rsidR="00E6043E">
          <w:t xml:space="preserve"> </w:t>
        </w:r>
      </w:ins>
      <w:ins w:id="1315" w:author="Stephan Müller" w:date="2019-07-17T09:59:00Z">
        <w:r w:rsidR="00E6043E">
          <w:t>Dabei werden nur Pflichtfelder (</w:t>
        </w:r>
      </w:ins>
      <w:ins w:id="1316" w:author="Stephan Müller" w:date="2019-07-17T10:00:00Z">
        <w:r w:rsidR="00E6043E">
          <w:t>Tweet-</w:t>
        </w:r>
      </w:ins>
      <w:proofErr w:type="spellStart"/>
      <w:ins w:id="1317" w:author="Stephan Müller" w:date="2019-07-17T09:59:00Z">
        <w:r w:rsidR="00E6043E">
          <w:t>Id</w:t>
        </w:r>
        <w:proofErr w:type="spellEnd"/>
        <w:r w:rsidR="00E6043E">
          <w:t>,</w:t>
        </w:r>
      </w:ins>
      <w:ins w:id="1318" w:author="Stephan Müller" w:date="2019-07-17T10:00:00Z">
        <w:r w:rsidR="00E6043E">
          <w:t xml:space="preserve"> </w:t>
        </w:r>
        <w:proofErr w:type="spellStart"/>
        <w:r w:rsidR="00E6043E">
          <w:t>Author-Id</w:t>
        </w:r>
        <w:proofErr w:type="spellEnd"/>
        <w:r w:rsidR="00E6043E">
          <w:t xml:space="preserve"> , Content, State, Publishing Date)</w:t>
        </w:r>
      </w:ins>
      <w:ins w:id="1319" w:author="Stephan Müller" w:date="2019-07-17T09:59:00Z">
        <w:r w:rsidR="00E6043E">
          <w:t xml:space="preserve"> </w:t>
        </w:r>
      </w:ins>
      <w:ins w:id="1320" w:author="Stephan Müller" w:date="2019-07-17T10:00:00Z">
        <w:r w:rsidR="00E6043E">
          <w:t>sowie</w:t>
        </w:r>
      </w:ins>
      <w:ins w:id="1321" w:author="Stephan Müller" w:date="2019-07-17T09:59:00Z">
        <w:r w:rsidR="00E6043E">
          <w:t xml:space="preserve"> zusätzliche für den Test notwendige Daten berücksichtigt.</w:t>
        </w:r>
      </w:ins>
      <w:del w:id="1322" w:author="Stephan Müller" w:date="2019-07-17T09:56:00Z">
        <w:r w:rsidR="00CB57EC" w:rsidRPr="00CB57EC" w:rsidDel="00E6043E">
          <w:delText xml:space="preserve"> </w:delText>
        </w:r>
        <w:r w:rsidR="00CB57EC" w:rsidDel="00E6043E">
          <w:delText>Die Klasse enthält die gleichen Attribute, wie Felder in der Tabelle „TAB_TWEET“</w:delText>
        </w:r>
        <w:r w:rsidR="000F2D75" w:rsidDel="00E6043E">
          <w:delText xml:space="preserve"> enthalten sind. Ihre Objekte können so </w:delText>
        </w:r>
        <w:r w:rsidR="004F0B7F" w:rsidDel="00E6043E">
          <w:delText>gut zum Erstellen von Daten-Sets genutzt werden</w:delText>
        </w:r>
        <w:r w:rsidR="00CB57EC" w:rsidDel="00E6043E">
          <w:delText xml:space="preserve">. Da das NOT NULL </w:delText>
        </w:r>
        <w:r w:rsidR="008E0882" w:rsidDel="00E6043E">
          <w:delText xml:space="preserve">Constraint </w:delText>
        </w:r>
        <w:r w:rsidR="00CB57EC" w:rsidDel="00E6043E">
          <w:delText xml:space="preserve">für einige Felder gesetzt wurde, sollte auch die Implementierung der Klasse TweetEntity keine Instanziierung zulassen, bei denen diese </w:delText>
        </w:r>
        <w:r w:rsidR="008E0882" w:rsidDel="00E6043E">
          <w:delText>Attribute</w:delText>
        </w:r>
        <w:r w:rsidR="00CB57EC" w:rsidDel="00E6043E">
          <w:delText xml:space="preserve"> NULL sind. </w:delText>
        </w:r>
      </w:del>
    </w:p>
    <w:p w14:paraId="2F9ADB18" w14:textId="4EBF80A7" w:rsidR="00C3044C" w:rsidRDefault="006471BC" w:rsidP="00927514">
      <w:pPr>
        <w:pStyle w:val="Flietext"/>
      </w:pPr>
      <w:commentRangeStart w:id="1323"/>
      <w:r>
        <w:t>In</w:t>
      </w:r>
      <w:r w:rsidR="00EC63DF">
        <w:t xml:space="preserve"> manchen </w:t>
      </w:r>
      <w:proofErr w:type="spellStart"/>
      <w:r w:rsidR="00EC63DF">
        <w:t>Steps</w:t>
      </w:r>
      <w:proofErr w:type="spellEnd"/>
      <w:r>
        <w:t xml:space="preserve">, wie auch in Abbildung 17 zu erkennen, sind jedoch nicht </w:t>
      </w:r>
      <w:r w:rsidR="00EC63DF">
        <w:t>alle Informationen zu einer Tweet Entität beschrieben</w:t>
      </w:r>
      <w:r>
        <w:t xml:space="preserve">. Eine automatische </w:t>
      </w:r>
      <w:r w:rsidR="00EC63DF">
        <w:t xml:space="preserve">Transformierung </w:t>
      </w:r>
      <w:r>
        <w:t xml:space="preserve">durch die Type Registry </w:t>
      </w:r>
      <w:r w:rsidR="00EC63DF">
        <w:t xml:space="preserve">in </w:t>
      </w:r>
      <w:proofErr w:type="spellStart"/>
      <w:r w:rsidR="00EC63DF">
        <w:t>TweetEntity</w:t>
      </w:r>
      <w:proofErr w:type="spellEnd"/>
      <w:r w:rsidR="004F0B7F">
        <w:t>-</w:t>
      </w:r>
      <w:r w:rsidR="00EC63DF">
        <w:t xml:space="preserve"> Instanzen </w:t>
      </w:r>
      <w:r>
        <w:t>kann somit nicht erfolgen</w:t>
      </w:r>
      <w:r w:rsidR="00EC63DF">
        <w:t xml:space="preserve">. </w:t>
      </w:r>
      <w:commentRangeEnd w:id="1323"/>
      <w:r w:rsidR="00E6043E">
        <w:rPr>
          <w:rStyle w:val="Kommentarzeichen"/>
          <w:rFonts w:cstheme="minorBidi"/>
        </w:rPr>
        <w:commentReference w:id="1323"/>
      </w:r>
    </w:p>
    <w:p w14:paraId="697D9483" w14:textId="77777777" w:rsidR="00CB57EC" w:rsidRDefault="00CB57EC" w:rsidP="00927514">
      <w:pPr>
        <w:pStyle w:val="Flietext"/>
      </w:pPr>
    </w:p>
    <w:p w14:paraId="59ABDA48" w14:textId="2FF98BD8" w:rsidR="00C3044C" w:rsidRDefault="004F0B7F" w:rsidP="004F0B7F">
      <w:pPr>
        <w:pStyle w:val="Flietext"/>
        <w:jc w:val="center"/>
      </w:pPr>
      <w:commentRangeStart w:id="1324"/>
      <w:r>
        <w:rPr>
          <w:noProof/>
        </w:rPr>
        <w:lastRenderedPageBreak/>
        <w:drawing>
          <wp:inline distT="0" distB="0" distL="0" distR="0" wp14:anchorId="1376B4FD" wp14:editId="3BB1EA5B">
            <wp:extent cx="6191403" cy="2882096"/>
            <wp:effectExtent l="0" t="0" r="0" b="1270"/>
            <wp:docPr id="41" name="Grafik 4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ypeRegistry_tweetEntityBuilder.png"/>
                    <pic:cNvPicPr/>
                  </pic:nvPicPr>
                  <pic:blipFill rotWithShape="1">
                    <a:blip r:embed="rId34" cstate="print">
                      <a:extLst>
                        <a:ext uri="{28A0092B-C50C-407E-A947-70E740481C1C}">
                          <a14:useLocalDpi xmlns:a14="http://schemas.microsoft.com/office/drawing/2010/main" val="0"/>
                        </a:ext>
                      </a:extLst>
                    </a:blip>
                    <a:srcRect l="2143" t="9766"/>
                    <a:stretch/>
                  </pic:blipFill>
                  <pic:spPr bwMode="auto">
                    <a:xfrm>
                      <a:off x="0" y="0"/>
                      <a:ext cx="6203418" cy="2887689"/>
                    </a:xfrm>
                    <a:prstGeom prst="rect">
                      <a:avLst/>
                    </a:prstGeom>
                    <a:ln>
                      <a:noFill/>
                    </a:ln>
                    <a:extLst>
                      <a:ext uri="{53640926-AAD7-44D8-BBD7-CCE9431645EC}">
                        <a14:shadowObscured xmlns:a14="http://schemas.microsoft.com/office/drawing/2010/main"/>
                      </a:ext>
                    </a:extLst>
                  </pic:spPr>
                </pic:pic>
              </a:graphicData>
            </a:graphic>
          </wp:inline>
        </w:drawing>
      </w:r>
      <w:commentRangeEnd w:id="1324"/>
      <w:r w:rsidR="00DE7A85">
        <w:rPr>
          <w:rStyle w:val="Kommentarzeichen"/>
          <w:rFonts w:cstheme="minorBidi"/>
        </w:rPr>
        <w:commentReference w:id="1324"/>
      </w:r>
    </w:p>
    <w:p w14:paraId="1564B7FF" w14:textId="67C6F2E0" w:rsidR="00C3044C" w:rsidRDefault="00C3044C" w:rsidP="00C3044C">
      <w:pPr>
        <w:pStyle w:val="Beschriftung"/>
      </w:pPr>
      <w:r>
        <w:t xml:space="preserve">Abbildung </w:t>
      </w:r>
      <w:r w:rsidR="00BE7E66">
        <w:fldChar w:fldCharType="begin"/>
      </w:r>
      <w:r w:rsidR="00BE7E66">
        <w:instrText xml:space="preserve"> SEQ Abbildung \* ARABIC </w:instrText>
      </w:r>
      <w:r w:rsidR="00BE7E66">
        <w:fldChar w:fldCharType="separate"/>
      </w:r>
      <w:r w:rsidR="00BF37CD">
        <w:rPr>
          <w:noProof/>
        </w:rPr>
        <w:t>18</w:t>
      </w:r>
      <w:r w:rsidR="00BE7E66">
        <w:rPr>
          <w:noProof/>
        </w:rPr>
        <w:fldChar w:fldCharType="end"/>
      </w:r>
      <w:r>
        <w:t>: Registrierung des Typs "</w:t>
      </w:r>
      <w:proofErr w:type="spellStart"/>
      <w:r>
        <w:t>TweetEntity</w:t>
      </w:r>
      <w:r w:rsidR="00E23CC0">
        <w:t>.Builder</w:t>
      </w:r>
      <w:proofErr w:type="spellEnd"/>
      <w:r>
        <w:t xml:space="preserve">" als </w:t>
      </w:r>
      <w:proofErr w:type="spellStart"/>
      <w:r>
        <w:t>DataTable</w:t>
      </w:r>
      <w:proofErr w:type="spellEnd"/>
      <w:r>
        <w:t xml:space="preserve"> Typen</w:t>
      </w:r>
    </w:p>
    <w:p w14:paraId="1C537C80" w14:textId="49DC0C65" w:rsidR="00C3044C" w:rsidRDefault="00C3044C" w:rsidP="00C3044C">
      <w:pPr>
        <w:pStyle w:val="Quelle"/>
      </w:pPr>
    </w:p>
    <w:p w14:paraId="3A1BB02B" w14:textId="0ED5894E" w:rsidR="00B1005C" w:rsidRDefault="000F2D75" w:rsidP="00754650">
      <w:pPr>
        <w:pStyle w:val="Flietext"/>
      </w:pPr>
      <w:r>
        <w:t xml:space="preserve">Abbildung 18 zeigt </w:t>
      </w:r>
      <w:ins w:id="1325" w:author="Stephan Müller" w:date="2019-07-17T10:02:00Z">
        <w:r w:rsidR="00DE7A85">
          <w:t>ein Beispiel für die Registrierung eines eigenen Datentyps</w:t>
        </w:r>
      </w:ins>
      <w:ins w:id="1326" w:author="Stephan Müller" w:date="2019-07-17T10:03:00Z">
        <w:r w:rsidR="00DE7A85">
          <w:t xml:space="preserve"> (</w:t>
        </w:r>
        <w:proofErr w:type="spellStart"/>
        <w:r w:rsidR="00DE7A85">
          <w:t>TweetEntity.Builder</w:t>
        </w:r>
        <w:proofErr w:type="spellEnd"/>
        <w:r w:rsidR="00DE7A85">
          <w:t>)</w:t>
        </w:r>
      </w:ins>
      <w:ins w:id="1327" w:author="Stephan Müller" w:date="2019-07-17T10:02:00Z">
        <w:r w:rsidR="00DE7A85">
          <w:t xml:space="preserve"> </w:t>
        </w:r>
      </w:ins>
      <w:ins w:id="1328" w:author="Stephan Müller" w:date="2019-07-17T10:03:00Z">
        <w:r w:rsidR="00DE7A85">
          <w:t xml:space="preserve">in der </w:t>
        </w:r>
      </w:ins>
      <w:ins w:id="1329" w:author="Stephan Müller" w:date="2019-07-17T10:02:00Z">
        <w:r w:rsidR="00DE7A85">
          <w:t>Typ</w:t>
        </w:r>
      </w:ins>
      <w:ins w:id="1330" w:author="Stephan Müller" w:date="2019-07-17T10:03:00Z">
        <w:r w:rsidR="00DE7A85">
          <w:t>e Registry.</w:t>
        </w:r>
      </w:ins>
      <w:del w:id="1331" w:author="Stephan Müller" w:date="2019-07-17T10:03:00Z">
        <w:r w:rsidDel="00DE7A85">
          <w:delText>einen Auszug aus der Klasse „Converter“ aus dem Sub-Package „supporCode“ die das „TypeRegistryConfigurer“ Interface implementiert. In der Abbildung wird die Registrierung des Typen „TweetEntity.Builder“ dargestellt.</w:delText>
        </w:r>
      </w:del>
    </w:p>
    <w:p w14:paraId="76EAAC7B" w14:textId="773C4F6B" w:rsidR="00D605F6" w:rsidRDefault="00D605F6" w:rsidP="00C3044C">
      <w:pPr>
        <w:pStyle w:val="Flietext"/>
      </w:pPr>
      <w:commentRangeStart w:id="1332"/>
      <w:r>
        <w:t>„</w:t>
      </w:r>
      <w:proofErr w:type="spellStart"/>
      <w:r>
        <w:t>Builder</w:t>
      </w:r>
      <w:proofErr w:type="spellEnd"/>
      <w:r>
        <w:t xml:space="preserve">“ ist eine </w:t>
      </w:r>
      <w:r w:rsidR="004F0B7F">
        <w:t>innere Klasse</w:t>
      </w:r>
      <w:r>
        <w:t xml:space="preserve"> </w:t>
      </w:r>
      <w:r w:rsidR="004F0B7F">
        <w:t>von</w:t>
      </w:r>
      <w:r>
        <w:t xml:space="preserve"> </w:t>
      </w:r>
      <w:r w:rsidR="000F2D75">
        <w:t>„</w:t>
      </w:r>
      <w:proofErr w:type="spellStart"/>
      <w:r>
        <w:t>TweetEntity</w:t>
      </w:r>
      <w:proofErr w:type="spellEnd"/>
      <w:r w:rsidR="000F2D75">
        <w:t>“</w:t>
      </w:r>
      <w:r w:rsidR="004F0B7F">
        <w:t>,</w:t>
      </w:r>
      <w:r>
        <w:t xml:space="preserve"> </w:t>
      </w:r>
      <w:r w:rsidR="00B1005C">
        <w:t xml:space="preserve">die das </w:t>
      </w:r>
      <w:proofErr w:type="spellStart"/>
      <w:r w:rsidR="00B1005C">
        <w:t>Builder</w:t>
      </w:r>
      <w:proofErr w:type="spellEnd"/>
      <w:r w:rsidR="00B1005C">
        <w:t xml:space="preserve">-Pattern </w:t>
      </w:r>
      <w:r w:rsidR="004F0B7F">
        <w:t>des</w:t>
      </w:r>
      <w:r w:rsidR="00B1005C">
        <w:t xml:space="preserve"> Domain-Driven-Design realisiert. </w:t>
      </w:r>
      <w:r w:rsidR="004F0B7F">
        <w:t xml:space="preserve">Da die Klasse </w:t>
      </w:r>
      <w:proofErr w:type="spellStart"/>
      <w:r w:rsidR="004F0B7F">
        <w:t>TweetEntity</w:t>
      </w:r>
      <w:proofErr w:type="spellEnd"/>
      <w:r w:rsidR="004F0B7F">
        <w:t xml:space="preserve"> </w:t>
      </w:r>
      <w:proofErr w:type="gramStart"/>
      <w:r w:rsidR="004F0B7F">
        <w:t>einen private Konstruktor</w:t>
      </w:r>
      <w:proofErr w:type="gramEnd"/>
      <w:r w:rsidR="004F0B7F">
        <w:t xml:space="preserve"> besitzt können von ihr ausschließlich über die </w:t>
      </w:r>
      <w:proofErr w:type="spellStart"/>
      <w:r w:rsidR="004F0B7F">
        <w:t>Builder</w:t>
      </w:r>
      <w:proofErr w:type="spellEnd"/>
      <w:r w:rsidR="004F0B7F">
        <w:t xml:space="preserve"> Klasse Instanzen erzeugt werden. Vor der Erzeugung wird sichergestellt, dass alle nötigen Informationen einer Tweet Entität vorhanden sind</w:t>
      </w:r>
      <w:r>
        <w:t>.</w:t>
      </w:r>
      <w:r w:rsidR="004F0B7F">
        <w:t xml:space="preserve"> Die für die Transformation registrierte Methode liest somit zunächst alle </w:t>
      </w:r>
      <w:r w:rsidR="006471BC">
        <w:t xml:space="preserve">Informationen einer Tweet Entität </w:t>
      </w:r>
      <w:r w:rsidR="004F0B7F">
        <w:t xml:space="preserve">aus </w:t>
      </w:r>
      <w:r w:rsidR="006471BC">
        <w:t xml:space="preserve">– auch wenn sie nicht vorhanden sind – und </w:t>
      </w:r>
      <w:r w:rsidR="004F0B7F">
        <w:t xml:space="preserve">fügt sie </w:t>
      </w:r>
      <w:r w:rsidR="006471BC">
        <w:t xml:space="preserve">anschließend dem </w:t>
      </w:r>
      <w:proofErr w:type="spellStart"/>
      <w:r w:rsidR="006471BC">
        <w:t>Builder</w:t>
      </w:r>
      <w:proofErr w:type="spellEnd"/>
      <w:r w:rsidR="006471BC">
        <w:t xml:space="preserve"> </w:t>
      </w:r>
      <w:r w:rsidR="004F0B7F">
        <w:t>hinzu</w:t>
      </w:r>
      <w:r w:rsidR="006471BC">
        <w:t xml:space="preserve">. </w:t>
      </w:r>
      <w:commentRangeEnd w:id="1332"/>
      <w:r w:rsidR="00DE7A85">
        <w:rPr>
          <w:rStyle w:val="Kommentarzeichen"/>
          <w:rFonts w:cstheme="minorBidi"/>
        </w:rPr>
        <w:commentReference w:id="1332"/>
      </w:r>
    </w:p>
    <w:p w14:paraId="5FBFBEC5" w14:textId="77777777" w:rsidR="00D90867" w:rsidRDefault="00D90867" w:rsidP="00C3044C">
      <w:pPr>
        <w:pStyle w:val="Flietext"/>
      </w:pPr>
    </w:p>
    <w:p w14:paraId="71F50B8D" w14:textId="7D10E0C9" w:rsidR="00E23CC0" w:rsidRDefault="00754650" w:rsidP="00754650">
      <w:pPr>
        <w:pStyle w:val="Flietext"/>
        <w:jc w:val="center"/>
      </w:pPr>
      <w:r>
        <w:rPr>
          <w:noProof/>
        </w:rPr>
        <w:drawing>
          <wp:inline distT="0" distB="0" distL="0" distR="0" wp14:anchorId="0B8C818C" wp14:editId="66629FB1">
            <wp:extent cx="6106795" cy="1435129"/>
            <wp:effectExtent l="0" t="0" r="1905" b="0"/>
            <wp:docPr id="43" name="Grafik 4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ersistTweets.png"/>
                    <pic:cNvPicPr/>
                  </pic:nvPicPr>
                  <pic:blipFill rotWithShape="1">
                    <a:blip r:embed="rId35" cstate="print">
                      <a:extLst>
                        <a:ext uri="{28A0092B-C50C-407E-A947-70E740481C1C}">
                          <a14:useLocalDpi xmlns:a14="http://schemas.microsoft.com/office/drawing/2010/main" val="0"/>
                        </a:ext>
                      </a:extLst>
                    </a:blip>
                    <a:srcRect l="1715" t="16310"/>
                    <a:stretch/>
                  </pic:blipFill>
                  <pic:spPr bwMode="auto">
                    <a:xfrm>
                      <a:off x="0" y="0"/>
                      <a:ext cx="6132769" cy="1441233"/>
                    </a:xfrm>
                    <a:prstGeom prst="rect">
                      <a:avLst/>
                    </a:prstGeom>
                    <a:ln>
                      <a:noFill/>
                    </a:ln>
                    <a:extLst>
                      <a:ext uri="{53640926-AAD7-44D8-BBD7-CCE9431645EC}">
                        <a14:shadowObscured xmlns:a14="http://schemas.microsoft.com/office/drawing/2010/main"/>
                      </a:ext>
                    </a:extLst>
                  </pic:spPr>
                </pic:pic>
              </a:graphicData>
            </a:graphic>
          </wp:inline>
        </w:drawing>
      </w:r>
    </w:p>
    <w:p w14:paraId="5AA849CA" w14:textId="40D466B0" w:rsidR="00B4137A" w:rsidRDefault="00B4137A" w:rsidP="00B4137A">
      <w:pPr>
        <w:pStyle w:val="Beschriftung"/>
      </w:pPr>
      <w:r>
        <w:t xml:space="preserve">Abbildung </w:t>
      </w:r>
      <w:r w:rsidR="00BE7E66">
        <w:fldChar w:fldCharType="begin"/>
      </w:r>
      <w:r w:rsidR="00BE7E66">
        <w:instrText xml:space="preserve"> SEQ Abbildung \* ARABIC </w:instrText>
      </w:r>
      <w:r w:rsidR="00BE7E66">
        <w:fldChar w:fldCharType="separate"/>
      </w:r>
      <w:r w:rsidR="00BF37CD">
        <w:rPr>
          <w:noProof/>
        </w:rPr>
        <w:t>19</w:t>
      </w:r>
      <w:r w:rsidR="00BE7E66">
        <w:rPr>
          <w:noProof/>
        </w:rPr>
        <w:fldChar w:fldCharType="end"/>
      </w:r>
      <w:r>
        <w:t xml:space="preserve">: </w:t>
      </w:r>
      <w:proofErr w:type="spellStart"/>
      <w:r>
        <w:t>Persistierung</w:t>
      </w:r>
      <w:proofErr w:type="spellEnd"/>
      <w:r>
        <w:t xml:space="preserve"> von Tweets</w:t>
      </w:r>
    </w:p>
    <w:p w14:paraId="075E9FE7" w14:textId="54290ED9" w:rsidR="00B4137A" w:rsidRDefault="00B4137A" w:rsidP="00B4137A">
      <w:pPr>
        <w:pStyle w:val="Quelle"/>
        <w:rPr>
          <w:ins w:id="1333" w:author="Vincent Becker" w:date="2019-07-08T10:57:00Z"/>
        </w:rPr>
      </w:pPr>
    </w:p>
    <w:p w14:paraId="02A046CC" w14:textId="77777777" w:rsidR="006F1990" w:rsidRDefault="006F1990" w:rsidP="00B4137A">
      <w:pPr>
        <w:pStyle w:val="Flietext"/>
        <w:rPr>
          <w:ins w:id="1334" w:author="Vincent Becker" w:date="2019-07-09T12:01:00Z"/>
        </w:rPr>
      </w:pPr>
    </w:p>
    <w:p w14:paraId="2B49728C" w14:textId="3D76F09A" w:rsidR="00B4137A" w:rsidRDefault="006F1990" w:rsidP="00B4137A">
      <w:pPr>
        <w:pStyle w:val="Flietext"/>
      </w:pPr>
      <w:r>
        <w:lastRenderedPageBreak/>
        <w:t xml:space="preserve">Die </w:t>
      </w:r>
      <w:proofErr w:type="spellStart"/>
      <w:r>
        <w:t>Step</w:t>
      </w:r>
      <w:proofErr w:type="spellEnd"/>
      <w:r>
        <w:t xml:space="preserve">-Definition aus Abbildung 19 erhält die in der Data Table beschriebenen Informationen in Form von </w:t>
      </w:r>
      <w:proofErr w:type="spellStart"/>
      <w:r>
        <w:t>TweetEntity.Builder</w:t>
      </w:r>
      <w:proofErr w:type="spellEnd"/>
      <w:r>
        <w:t xml:space="preserve"> Instanzen. Die fehlenden Informationen über die Veröffentlichungsdaten und die Autoren werden den </w:t>
      </w:r>
      <w:proofErr w:type="spellStart"/>
      <w:r>
        <w:t>Builder</w:t>
      </w:r>
      <w:proofErr w:type="spellEnd"/>
      <w:r>
        <w:t>-</w:t>
      </w:r>
      <w:r w:rsidR="00B4137A">
        <w:t>Instanz</w:t>
      </w:r>
      <w:r>
        <w:t xml:space="preserve">en hinzugefügt. Anschließend wird für jeden </w:t>
      </w:r>
      <w:proofErr w:type="spellStart"/>
      <w:r>
        <w:t>Builder</w:t>
      </w:r>
      <w:proofErr w:type="spellEnd"/>
      <w:r>
        <w:t xml:space="preserve"> die </w:t>
      </w:r>
      <w:proofErr w:type="spellStart"/>
      <w:proofErr w:type="gramStart"/>
      <w:r>
        <w:t>build</w:t>
      </w:r>
      <w:proofErr w:type="spellEnd"/>
      <w:r>
        <w:t>(</w:t>
      </w:r>
      <w:proofErr w:type="gramEnd"/>
      <w:r>
        <w:t>)</w:t>
      </w:r>
      <w:r w:rsidR="006471BC">
        <w:t xml:space="preserve">- Methode aufgerufen und die </w:t>
      </w:r>
      <w:r w:rsidR="00130A06">
        <w:t xml:space="preserve">zurückgegebene </w:t>
      </w:r>
      <w:proofErr w:type="spellStart"/>
      <w:r w:rsidR="00130A06">
        <w:t>TweetEntity</w:t>
      </w:r>
      <w:proofErr w:type="spellEnd"/>
      <w:r w:rsidR="00130A06">
        <w:t xml:space="preserve"> Instanz einer Liste hinzu</w:t>
      </w:r>
      <w:r w:rsidR="00D605F6">
        <w:t>gefügt</w:t>
      </w:r>
      <w:r w:rsidR="00130A06">
        <w:t>.</w:t>
      </w:r>
    </w:p>
    <w:p w14:paraId="5D909CCC" w14:textId="6B71B6CA" w:rsidR="006471BC" w:rsidRDefault="00EC798D" w:rsidP="00B4137A">
      <w:pPr>
        <w:pStyle w:val="Flietext"/>
        <w:rPr>
          <w:ins w:id="1335" w:author="Vincent Becker" w:date="2019-07-09T12:06:00Z"/>
        </w:rPr>
      </w:pPr>
      <w:r>
        <w:t xml:space="preserve">Die fehlenden </w:t>
      </w:r>
      <w:r w:rsidR="006471BC">
        <w:t xml:space="preserve">Informationen </w:t>
      </w:r>
      <w:r>
        <w:t xml:space="preserve">können </w:t>
      </w:r>
      <w:r w:rsidR="006471BC">
        <w:t>nicht manuell innerhalb der transformierenden Methode der Type Registry hinzugefügt werden</w:t>
      </w:r>
      <w:r>
        <w:t>, da</w:t>
      </w:r>
      <w:r w:rsidR="006471BC">
        <w:t xml:space="preserve"> zu jedem Typen nur eine Methode registriert werden kann. </w:t>
      </w:r>
      <w:r>
        <w:t xml:space="preserve">In </w:t>
      </w:r>
      <w:r w:rsidR="006471BC">
        <w:t xml:space="preserve">unterschiedlichen </w:t>
      </w:r>
      <w:proofErr w:type="spellStart"/>
      <w:r w:rsidR="006471BC">
        <w:t>Steps</w:t>
      </w:r>
      <w:proofErr w:type="spellEnd"/>
      <w:r w:rsidR="006471BC">
        <w:t xml:space="preserve"> </w:t>
      </w:r>
      <w:r>
        <w:t xml:space="preserve">können jedoch </w:t>
      </w:r>
      <w:r w:rsidR="006471BC">
        <w:t xml:space="preserve">unterschiedliche Informationen </w:t>
      </w:r>
      <w:r>
        <w:t xml:space="preserve">zu einer Tweet Entität beschrieben werden. </w:t>
      </w:r>
      <w:r w:rsidR="006471BC">
        <w:t>Die Data Table aus der Feature-Datei „</w:t>
      </w:r>
      <w:proofErr w:type="spellStart"/>
      <w:r w:rsidR="006471BC">
        <w:t>getTweets.feature</w:t>
      </w:r>
      <w:proofErr w:type="spellEnd"/>
      <w:r w:rsidR="006471BC">
        <w:t xml:space="preserve">“ beschreibt </w:t>
      </w:r>
      <w:r>
        <w:t xml:space="preserve">z.B. zusätzlich </w:t>
      </w:r>
      <w:r w:rsidR="006471BC">
        <w:t>den Autor de</w:t>
      </w:r>
      <w:r>
        <w:t>r</w:t>
      </w:r>
      <w:r w:rsidR="006471BC">
        <w:t xml:space="preserve"> Tweets</w:t>
      </w:r>
      <w:r>
        <w:t>. Würde der Autor in der Methode der Type Registry fix als User „John“ gesetzt werden würden trotz der Beschreibung der Autoren jeder Tweet mit User „John“ als Autor abgespeichert werden.</w:t>
      </w:r>
    </w:p>
    <w:p w14:paraId="2D0C46D3" w14:textId="6869C5C9" w:rsidR="00B4137A" w:rsidRPr="00B4137A" w:rsidRDefault="006F1990" w:rsidP="00B4137A">
      <w:pPr>
        <w:pStyle w:val="Flietext"/>
        <w:rPr>
          <w:ins w:id="1336" w:author="Vincent Becker" w:date="2019-07-08T10:33:00Z"/>
        </w:rPr>
      </w:pPr>
      <w:r>
        <w:t xml:space="preserve">Nachdem die Tweet Entitäten erstellt wurden werden diese an die Methode </w:t>
      </w:r>
      <w:proofErr w:type="spellStart"/>
      <w:r>
        <w:t>insertTweets</w:t>
      </w:r>
      <w:proofErr w:type="spellEnd"/>
      <w:r>
        <w:t xml:space="preserve"> der Klasse </w:t>
      </w:r>
      <w:proofErr w:type="spellStart"/>
      <w:r>
        <w:t>DBConnection</w:t>
      </w:r>
      <w:proofErr w:type="spellEnd"/>
      <w:r>
        <w:t xml:space="preserve"> übergeben. </w:t>
      </w:r>
      <w:del w:id="1337" w:author="Stephan Müller" w:date="2019-07-17T10:08:00Z">
        <w:r w:rsidDel="00DE7A85">
          <w:delText xml:space="preserve">In dieser wird mit Hilfe des von </w:delText>
        </w:r>
      </w:del>
      <w:ins w:id="1338" w:author="Stephan Müller" w:date="2019-07-17T10:08:00Z">
        <w:r w:rsidR="00DE7A85">
          <w:t xml:space="preserve">Diese erzeugt über den </w:t>
        </w:r>
      </w:ins>
      <w:proofErr w:type="spellStart"/>
      <w:r>
        <w:t>DBUnit</w:t>
      </w:r>
      <w:proofErr w:type="spellEnd"/>
      <w:r>
        <w:t xml:space="preserve"> </w:t>
      </w:r>
      <w:del w:id="1339" w:author="Stephan Müller" w:date="2019-07-17T10:08:00Z">
        <w:r w:rsidDel="00DE7A85">
          <w:delText xml:space="preserve">bereitgestellten </w:delText>
        </w:r>
      </w:del>
      <w:proofErr w:type="spellStart"/>
      <w:r>
        <w:t>DataSetBuilder</w:t>
      </w:r>
      <w:proofErr w:type="spellEnd"/>
      <w:r>
        <w:t xml:space="preserve"> ein entsprechendes </w:t>
      </w:r>
      <w:r w:rsidR="00F1743F">
        <w:t>Dat</w:t>
      </w:r>
      <w:ins w:id="1340" w:author="Stephan Müller" w:date="2019-07-17T10:07:00Z">
        <w:r w:rsidR="00DE7A85">
          <w:t>a</w:t>
        </w:r>
      </w:ins>
      <w:del w:id="1341" w:author="Stephan Müller" w:date="2019-07-17T10:07:00Z">
        <w:r w:rsidR="00F1743F" w:rsidDel="00DE7A85">
          <w:delText>en</w:delText>
        </w:r>
      </w:del>
      <w:r w:rsidR="00F1743F">
        <w:t>-Set erstellt</w:t>
      </w:r>
      <w:ins w:id="1342" w:author="Stephan Müller" w:date="2019-07-17T10:08:00Z">
        <w:r w:rsidR="00DE7A85">
          <w:t xml:space="preserve"> und fügt die Daten de</w:t>
        </w:r>
      </w:ins>
      <w:ins w:id="1343" w:author="Stephan Müller" w:date="2019-07-17T10:09:00Z">
        <w:r w:rsidR="00DE7A85">
          <w:t>r</w:t>
        </w:r>
      </w:ins>
      <w:ins w:id="1344" w:author="Stephan Müller" w:date="2019-07-17T10:08:00Z">
        <w:r w:rsidR="00DE7A85">
          <w:t xml:space="preserve"> Tabelle</w:t>
        </w:r>
      </w:ins>
      <w:del w:id="1345" w:author="Stephan Müller" w:date="2019-07-17T10:08:00Z">
        <w:r w:rsidDel="00DE7A85">
          <w:delText xml:space="preserve">, welches </w:delText>
        </w:r>
        <w:r w:rsidR="00F1743F" w:rsidDel="00DE7A85">
          <w:delText xml:space="preserve">anschließend </w:delText>
        </w:r>
        <w:r w:rsidDel="00DE7A85">
          <w:delText xml:space="preserve">durch einen INSERT </w:delText>
        </w:r>
        <w:r w:rsidR="00F1743F" w:rsidDel="00DE7A85">
          <w:delText>der Tabelle</w:delText>
        </w:r>
      </w:del>
      <w:r w:rsidR="00F1743F">
        <w:t xml:space="preserve"> „TAB_TWEET“</w:t>
      </w:r>
      <w:ins w:id="1346" w:author="Stephan Müller" w:date="2019-07-17T10:09:00Z">
        <w:r w:rsidR="00DE7A85">
          <w:t xml:space="preserve"> hinzu</w:t>
        </w:r>
      </w:ins>
      <w:del w:id="1347" w:author="Stephan Müller" w:date="2019-07-17T10:08:00Z">
        <w:r w:rsidR="00F1743F" w:rsidDel="00DE7A85">
          <w:delText xml:space="preserve"> hinzugefügt</w:delText>
        </w:r>
        <w:r w:rsidDel="00DE7A85">
          <w:delText xml:space="preserve"> wird</w:delText>
        </w:r>
      </w:del>
      <w:r w:rsidR="00F1743F">
        <w:t>.</w:t>
      </w:r>
    </w:p>
    <w:p w14:paraId="098FC8D2" w14:textId="231A75D5" w:rsidR="00927514" w:rsidRDefault="00172572" w:rsidP="00927514">
      <w:pPr>
        <w:pStyle w:val="Ebene3"/>
        <w:rPr>
          <w:ins w:id="1348" w:author="Stephan Müller" w:date="2019-07-17T23:08:00Z"/>
        </w:rPr>
      </w:pPr>
      <w:bookmarkStart w:id="1349" w:name="_Toc14296627"/>
      <w:del w:id="1350" w:author="Stephan Müller" w:date="2019-07-17T23:08:00Z">
        <w:r w:rsidDel="00AA1EBB">
          <w:delText>Überprüfung der Schnittstelle</w:delText>
        </w:r>
      </w:del>
      <w:bookmarkEnd w:id="1349"/>
      <w:ins w:id="1351" w:author="Stephan Müller" w:date="2019-07-17T23:08:00Z">
        <w:r w:rsidR="00AA1EBB">
          <w:t>Testausführung</w:t>
        </w:r>
      </w:ins>
    </w:p>
    <w:p w14:paraId="49272519" w14:textId="37C42A7A" w:rsidR="00AA1EBB" w:rsidRDefault="00AA1EBB" w:rsidP="00AA1EBB">
      <w:pPr>
        <w:pStyle w:val="Flietext"/>
        <w:rPr>
          <w:ins w:id="1352" w:author="Stephan Müller" w:date="2019-07-17T23:13:00Z"/>
        </w:rPr>
      </w:pPr>
      <w:ins w:id="1353" w:author="Stephan Müller" w:date="2019-07-17T23:10:00Z">
        <w:r>
          <w:t>B</w:t>
        </w:r>
      </w:ins>
      <w:ins w:id="1354" w:author="Stephan Müller" w:date="2019-07-17T23:09:00Z">
        <w:r>
          <w:t xml:space="preserve">eim </w:t>
        </w:r>
        <w:proofErr w:type="spellStart"/>
        <w:r>
          <w:t>twttr</w:t>
        </w:r>
        <w:proofErr w:type="spellEnd"/>
        <w:r>
          <w:t xml:space="preserve">-service </w:t>
        </w:r>
      </w:ins>
      <w:ins w:id="1355" w:author="Stephan Müller" w:date="2019-07-17T23:11:00Z">
        <w:r>
          <w:t xml:space="preserve">handelt es sich wie beschrieben </w:t>
        </w:r>
      </w:ins>
      <w:ins w:id="1356" w:author="Stephan Müller" w:date="2019-07-17T23:09:00Z">
        <w:r>
          <w:t>um eine Webanwendung mit einer datenzentrierten Schnittstelle</w:t>
        </w:r>
      </w:ins>
      <w:ins w:id="1357" w:author="Stephan Müller" w:date="2019-07-17T23:11:00Z">
        <w:r>
          <w:t xml:space="preserve">. Mit Hilfe der </w:t>
        </w:r>
        <w:proofErr w:type="spellStart"/>
        <w:r>
          <w:t>Cucumber</w:t>
        </w:r>
        <w:proofErr w:type="spellEnd"/>
        <w:r>
          <w:t xml:space="preserve">-Test sollen das Verhalten der </w:t>
        </w:r>
      </w:ins>
      <w:ins w:id="1358" w:author="Stephan Müller" w:date="2019-07-17T23:12:00Z">
        <w:r>
          <w:t>bereitgestellten</w:t>
        </w:r>
      </w:ins>
      <w:ins w:id="1359" w:author="Stephan Müller" w:date="2019-07-17T23:11:00Z">
        <w:r>
          <w:t xml:space="preserve"> </w:t>
        </w:r>
      </w:ins>
      <w:ins w:id="1360" w:author="Stephan Müller" w:date="2019-07-17T23:10:00Z">
        <w:r>
          <w:t xml:space="preserve">API Operationen </w:t>
        </w:r>
      </w:ins>
      <w:ins w:id="1361" w:author="Stephan Müller" w:date="2019-07-17T23:11:00Z">
        <w:r>
          <w:t>geprüft werden.</w:t>
        </w:r>
      </w:ins>
    </w:p>
    <w:p w14:paraId="7B9E6129" w14:textId="6C29B0FB" w:rsidR="00AA1EBB" w:rsidRDefault="00AA1EBB" w:rsidP="00AA1EBB">
      <w:pPr>
        <w:pStyle w:val="Flietext"/>
        <w:rPr>
          <w:ins w:id="1362" w:author="Stephan Müller" w:date="2019-07-17T23:13:00Z"/>
        </w:rPr>
      </w:pPr>
      <w:ins w:id="1363" w:author="Stephan Müller" w:date="2019-07-17T23:13:00Z">
        <w:r>
          <w:t>Grundsätzlich sind alle Szenarien nach demselben Muster aufgebaut</w:t>
        </w:r>
      </w:ins>
      <w:ins w:id="1364" w:author="Stephan Müller" w:date="2019-07-17T23:15:00Z">
        <w:r>
          <w:t>:</w:t>
        </w:r>
      </w:ins>
      <w:ins w:id="1365" w:author="Stephan Müller" w:date="2019-07-17T23:13:00Z">
        <w:r>
          <w:t xml:space="preserve"> </w:t>
        </w:r>
      </w:ins>
      <w:ins w:id="1366" w:author="Stephan Müller" w:date="2019-07-17T23:14:00Z">
        <w:r>
          <w:t>Nach einer Authentifizierung</w:t>
        </w:r>
      </w:ins>
      <w:ins w:id="1367" w:author="Stephan Müller" w:date="2019-07-17T23:15:00Z">
        <w:r>
          <w:t xml:space="preserve"> gegen den Single-</w:t>
        </w:r>
        <w:proofErr w:type="spellStart"/>
        <w:r>
          <w:t>Sign</w:t>
        </w:r>
        <w:proofErr w:type="spellEnd"/>
        <w:r>
          <w:t>-On Server</w:t>
        </w:r>
      </w:ins>
      <w:ins w:id="1368" w:author="Stephan Müller" w:date="2019-07-17T23:37:00Z">
        <w:r w:rsidR="00A06910">
          <w:t xml:space="preserve"> (</w:t>
        </w:r>
        <w:proofErr w:type="spellStart"/>
        <w:r w:rsidR="00A06910">
          <w:t>Keycloak</w:t>
        </w:r>
        <w:proofErr w:type="spellEnd"/>
        <w:r w:rsidR="00A06910">
          <w:t xml:space="preserve"> Server)</w:t>
        </w:r>
      </w:ins>
      <w:ins w:id="1369" w:author="Stephan Müller" w:date="2019-07-17T23:15:00Z">
        <w:r>
          <w:t xml:space="preserve"> wird</w:t>
        </w:r>
      </w:ins>
      <w:ins w:id="1370" w:author="Stephan Müller" w:date="2019-07-17T23:14:00Z">
        <w:r>
          <w:t xml:space="preserve"> </w:t>
        </w:r>
      </w:ins>
      <w:ins w:id="1371" w:author="Stephan Müller" w:date="2019-07-17T23:15:00Z">
        <w:r>
          <w:t>mit den Berechtigungen des authentifizierten Users ein</w:t>
        </w:r>
      </w:ins>
      <w:ins w:id="1372" w:author="Stephan Müller" w:date="2019-07-17T23:14:00Z">
        <w:r>
          <w:t xml:space="preserve"> HTTP-Request an die Schnittstelle geschickt</w:t>
        </w:r>
      </w:ins>
      <w:ins w:id="1373" w:author="Stephan Müller" w:date="2019-07-17T23:15:00Z">
        <w:r>
          <w:t xml:space="preserve"> und das erwartete Verhalten geprüft.</w:t>
        </w:r>
      </w:ins>
      <w:ins w:id="1374" w:author="Stephan Müller" w:date="2019-07-17T23:16:00Z">
        <w:r w:rsidR="00853F80">
          <w:t xml:space="preserve"> Dies lässt sich am nachfolgenden Beispiel für das Sze</w:t>
        </w:r>
      </w:ins>
      <w:ins w:id="1375" w:author="Stephan Müller" w:date="2019-07-17T23:17:00Z">
        <w:r w:rsidR="00853F80">
          <w:t>nario „</w:t>
        </w:r>
        <w:r w:rsidR="00853F80" w:rsidRPr="00853F80">
          <w:rPr>
            <w:i/>
            <w:iCs/>
            <w:rPrChange w:id="1376" w:author="Stephan Müller" w:date="2019-07-17T23:17:00Z">
              <w:rPr/>
            </w:rPrChange>
          </w:rPr>
          <w:t xml:space="preserve">Create a </w:t>
        </w:r>
        <w:proofErr w:type="spellStart"/>
        <w:r w:rsidR="00853F80" w:rsidRPr="00853F80">
          <w:rPr>
            <w:i/>
            <w:iCs/>
            <w:rPrChange w:id="1377" w:author="Stephan Müller" w:date="2019-07-17T23:17:00Z">
              <w:rPr/>
            </w:rPrChange>
          </w:rPr>
          <w:t>new</w:t>
        </w:r>
        <w:proofErr w:type="spellEnd"/>
        <w:r w:rsidR="00853F80" w:rsidRPr="00853F80">
          <w:rPr>
            <w:i/>
            <w:iCs/>
            <w:rPrChange w:id="1378" w:author="Stephan Müller" w:date="2019-07-17T23:17:00Z">
              <w:rPr/>
            </w:rPrChange>
          </w:rPr>
          <w:t xml:space="preserve"> tweet</w:t>
        </w:r>
        <w:r w:rsidR="00853F80">
          <w:t>“ (vgl. Abbildung 20</w:t>
        </w:r>
      </w:ins>
      <w:ins w:id="1379" w:author="Stephan Müller" w:date="2019-07-17T23:18:00Z">
        <w:r w:rsidR="00853F80">
          <w:t xml:space="preserve"> und folgende</w:t>
        </w:r>
      </w:ins>
      <w:ins w:id="1380" w:author="Stephan Müller" w:date="2019-07-17T23:17:00Z">
        <w:r w:rsidR="00853F80">
          <w:t>) nachvollziehen.</w:t>
        </w:r>
      </w:ins>
    </w:p>
    <w:p w14:paraId="1A9C048E" w14:textId="25DEE06C" w:rsidR="00AA1EBB" w:rsidRPr="00AA1EBB" w:rsidDel="00853F80" w:rsidRDefault="00AA1EBB">
      <w:pPr>
        <w:pStyle w:val="Flietext"/>
        <w:rPr>
          <w:del w:id="1381" w:author="Stephan Müller" w:date="2019-07-17T23:16:00Z"/>
        </w:rPr>
        <w:pPrChange w:id="1382" w:author="Stephan Müller" w:date="2019-07-17T23:08:00Z">
          <w:pPr>
            <w:pStyle w:val="Ebene3"/>
          </w:pPr>
        </w:pPrChange>
      </w:pPr>
    </w:p>
    <w:p w14:paraId="4E7CD316" w14:textId="6E11E145" w:rsidR="00BF31E9" w:rsidRDefault="009C769D" w:rsidP="00927514">
      <w:pPr>
        <w:pStyle w:val="Flietext"/>
      </w:pPr>
      <w:del w:id="1383" w:author="Stephan Müller" w:date="2019-07-17T23:16:00Z">
        <w:r w:rsidDel="00853F80">
          <w:delText>In dem Projekt wurde eine REST-Schnittstelle realisiert</w:delText>
        </w:r>
        <w:r w:rsidR="00172572" w:rsidDel="00853F80">
          <w:delText xml:space="preserve">. </w:delText>
        </w:r>
        <w:commentRangeStart w:id="1384"/>
        <w:r w:rsidR="004657F6" w:rsidDel="00853F80">
          <w:delText xml:space="preserve">In </w:delText>
        </w:r>
        <w:r w:rsidR="000055E2" w:rsidDel="00853F80">
          <w:delText xml:space="preserve">den </w:delText>
        </w:r>
        <w:r w:rsidR="004657F6" w:rsidDel="00853F80">
          <w:delText>Dokumentation</w:delText>
        </w:r>
        <w:r w:rsidR="000055E2" w:rsidDel="00853F80">
          <w:delText>en</w:delText>
        </w:r>
        <w:r w:rsidR="004657F6" w:rsidDel="00853F80">
          <w:delText xml:space="preserve"> werden daher als Event</w:delText>
        </w:r>
        <w:r w:rsidR="000055E2" w:rsidDel="00853F80">
          <w:delText>s</w:delText>
        </w:r>
        <w:r w:rsidR="004657F6" w:rsidDel="00853F80">
          <w:delText xml:space="preserve"> verschiedene Requests versendet und</w:delText>
        </w:r>
        <w:r w:rsidR="00754650" w:rsidDel="00853F80">
          <w:delText xml:space="preserve"> anschließend</w:delText>
        </w:r>
        <w:r w:rsidR="004657F6" w:rsidDel="00853F80">
          <w:delText xml:space="preserve"> überprüft</w:delText>
        </w:r>
        <w:commentRangeEnd w:id="1384"/>
        <w:r w:rsidR="00DE7A85" w:rsidDel="00853F80">
          <w:rPr>
            <w:rStyle w:val="Kommentarzeichen"/>
            <w:rFonts w:cstheme="minorBidi"/>
          </w:rPr>
          <w:commentReference w:id="1384"/>
        </w:r>
        <w:r w:rsidR="004657F6" w:rsidDel="00853F80">
          <w:delText>, ob die Schnittstelle diese unter gegeben Kontext korrekt verarbeitet.</w:delText>
        </w:r>
      </w:del>
      <w:ins w:id="1385" w:author="Vincent Becker" w:date="2019-07-08T15:57:00Z">
        <w:del w:id="1386" w:author="Stephan Müller" w:date="2019-07-17T23:16:00Z">
          <w:r w:rsidR="00154E14" w:rsidDel="00853F80">
            <w:delText xml:space="preserve"> </w:delText>
          </w:r>
        </w:del>
      </w:ins>
    </w:p>
    <w:p w14:paraId="56C3DF7C" w14:textId="77777777" w:rsidR="005D56F4" w:rsidRDefault="005D56F4" w:rsidP="00927514">
      <w:pPr>
        <w:pStyle w:val="Flietext"/>
      </w:pPr>
    </w:p>
    <w:p w14:paraId="093725BA" w14:textId="5A7E2314" w:rsidR="00BF31E9" w:rsidRDefault="006F39A1" w:rsidP="006F39A1">
      <w:pPr>
        <w:pStyle w:val="Flietext"/>
      </w:pPr>
      <w:r>
        <w:rPr>
          <w:noProof/>
        </w:rPr>
        <w:lastRenderedPageBreak/>
        <w:drawing>
          <wp:inline distT="0" distB="0" distL="0" distR="0" wp14:anchorId="2A4F27AD" wp14:editId="373E499E">
            <wp:extent cx="6006573" cy="3727049"/>
            <wp:effectExtent l="0" t="0" r="635" b="0"/>
            <wp:docPr id="26" name="Grafik 2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rbon (9).png"/>
                    <pic:cNvPicPr/>
                  </pic:nvPicPr>
                  <pic:blipFill rotWithShape="1">
                    <a:blip r:embed="rId36" cstate="print">
                      <a:extLst>
                        <a:ext uri="{28A0092B-C50C-407E-A947-70E740481C1C}">
                          <a14:useLocalDpi xmlns:a14="http://schemas.microsoft.com/office/drawing/2010/main" val="0"/>
                        </a:ext>
                      </a:extLst>
                    </a:blip>
                    <a:srcRect l="1715" t="10274"/>
                    <a:stretch/>
                  </pic:blipFill>
                  <pic:spPr bwMode="auto">
                    <a:xfrm>
                      <a:off x="0" y="0"/>
                      <a:ext cx="6032069" cy="3742869"/>
                    </a:xfrm>
                    <a:prstGeom prst="rect">
                      <a:avLst/>
                    </a:prstGeom>
                    <a:ln>
                      <a:noFill/>
                    </a:ln>
                    <a:extLst>
                      <a:ext uri="{53640926-AAD7-44D8-BBD7-CCE9431645EC}">
                        <a14:shadowObscured xmlns:a14="http://schemas.microsoft.com/office/drawing/2010/main"/>
                      </a:ext>
                    </a:extLst>
                  </pic:spPr>
                </pic:pic>
              </a:graphicData>
            </a:graphic>
          </wp:inline>
        </w:drawing>
      </w:r>
    </w:p>
    <w:p w14:paraId="6A9C1233" w14:textId="766E45B3" w:rsidR="00BF31E9" w:rsidRPr="00853F80" w:rsidRDefault="009C769D" w:rsidP="009C769D">
      <w:pPr>
        <w:pStyle w:val="Beschriftung"/>
        <w:rPr>
          <w:lang w:val="en-US"/>
          <w:rPrChange w:id="1387" w:author="Stephan Müller" w:date="2019-07-17T23:20:00Z">
            <w:rPr/>
          </w:rPrChange>
        </w:rPr>
      </w:pPr>
      <w:bookmarkStart w:id="1388" w:name="_Toc12891978"/>
      <w:proofErr w:type="spellStart"/>
      <w:r w:rsidRPr="00853F80">
        <w:rPr>
          <w:lang w:val="en-US"/>
          <w:rPrChange w:id="1389" w:author="Stephan Müller" w:date="2019-07-17T23:20:00Z">
            <w:rPr/>
          </w:rPrChange>
        </w:rPr>
        <w:t>Abbildung</w:t>
      </w:r>
      <w:proofErr w:type="spellEnd"/>
      <w:r w:rsidRPr="00853F80">
        <w:rPr>
          <w:lang w:val="en-US"/>
          <w:rPrChange w:id="1390" w:author="Stephan Müller" w:date="2019-07-17T23:20:00Z">
            <w:rPr/>
          </w:rPrChange>
        </w:rPr>
        <w:t xml:space="preserve"> </w:t>
      </w:r>
      <w:r w:rsidR="00C554AC">
        <w:fldChar w:fldCharType="begin"/>
      </w:r>
      <w:r w:rsidR="00C554AC" w:rsidRPr="00853F80">
        <w:rPr>
          <w:lang w:val="en-US"/>
          <w:rPrChange w:id="1391" w:author="Stephan Müller" w:date="2019-07-17T23:20:00Z">
            <w:rPr/>
          </w:rPrChange>
        </w:rPr>
        <w:instrText xml:space="preserve"> SEQ Abbildung \* ARABIC </w:instrText>
      </w:r>
      <w:r w:rsidR="00C554AC">
        <w:fldChar w:fldCharType="separate"/>
      </w:r>
      <w:r w:rsidR="00BF37CD" w:rsidRPr="00853F80">
        <w:rPr>
          <w:noProof/>
          <w:lang w:val="en-US"/>
          <w:rPrChange w:id="1392" w:author="Stephan Müller" w:date="2019-07-17T23:20:00Z">
            <w:rPr>
              <w:noProof/>
            </w:rPr>
          </w:rPrChange>
        </w:rPr>
        <w:t>20</w:t>
      </w:r>
      <w:r w:rsidR="00C554AC">
        <w:rPr>
          <w:noProof/>
        </w:rPr>
        <w:fldChar w:fldCharType="end"/>
      </w:r>
      <w:r w:rsidRPr="00853F80">
        <w:rPr>
          <w:lang w:val="en-US"/>
          <w:rPrChange w:id="1393" w:author="Stephan Müller" w:date="2019-07-17T23:20:00Z">
            <w:rPr/>
          </w:rPrChange>
        </w:rPr>
        <w:t xml:space="preserve">: </w:t>
      </w:r>
      <w:del w:id="1394" w:author="Stephan Müller" w:date="2019-07-17T23:20:00Z">
        <w:r w:rsidRPr="00853F80" w:rsidDel="00853F80">
          <w:rPr>
            <w:lang w:val="en-US"/>
            <w:rPrChange w:id="1395" w:author="Stephan Müller" w:date="2019-07-17T23:20:00Z">
              <w:rPr/>
            </w:rPrChange>
          </w:rPr>
          <w:delText xml:space="preserve">Create tweet </w:delText>
        </w:r>
        <w:r w:rsidR="004B5BB9" w:rsidRPr="00853F80" w:rsidDel="00853F80">
          <w:rPr>
            <w:lang w:val="en-US"/>
            <w:rPrChange w:id="1396" w:author="Stephan Müller" w:date="2019-07-17T23:20:00Z">
              <w:rPr/>
            </w:rPrChange>
          </w:rPr>
          <w:delText>S</w:delText>
        </w:r>
        <w:r w:rsidRPr="00853F80" w:rsidDel="00853F80">
          <w:rPr>
            <w:lang w:val="en-US"/>
            <w:rPrChange w:id="1397" w:author="Stephan Müller" w:date="2019-07-17T23:20:00Z">
              <w:rPr/>
            </w:rPrChange>
          </w:rPr>
          <w:delText>zenario</w:delText>
        </w:r>
      </w:del>
      <w:bookmarkEnd w:id="1388"/>
      <w:proofErr w:type="spellStart"/>
      <w:ins w:id="1398" w:author="Stephan Müller" w:date="2019-07-17T23:20:00Z">
        <w:r w:rsidR="00853F80" w:rsidRPr="00853F80">
          <w:rPr>
            <w:i/>
            <w:lang w:val="en-US"/>
            <w:rPrChange w:id="1399" w:author="Stephan Müller" w:date="2019-07-17T23:20:00Z">
              <w:rPr>
                <w:i/>
              </w:rPr>
            </w:rPrChange>
          </w:rPr>
          <w:t>createTweet.feature</w:t>
        </w:r>
      </w:ins>
      <w:proofErr w:type="spellEnd"/>
    </w:p>
    <w:p w14:paraId="158456DF" w14:textId="77777777" w:rsidR="009C769D" w:rsidRPr="00853F80" w:rsidRDefault="009C769D" w:rsidP="009C769D">
      <w:pPr>
        <w:pStyle w:val="Quelle"/>
        <w:jc w:val="both"/>
        <w:rPr>
          <w:lang w:val="en-US"/>
          <w:rPrChange w:id="1400" w:author="Stephan Müller" w:date="2019-07-17T23:20:00Z">
            <w:rPr/>
          </w:rPrChange>
        </w:rPr>
      </w:pPr>
    </w:p>
    <w:p w14:paraId="7D74C396" w14:textId="03805F69" w:rsidR="0069559A" w:rsidRDefault="00853F80" w:rsidP="00AA00F6">
      <w:pPr>
        <w:pStyle w:val="Flietext"/>
        <w:rPr>
          <w:ins w:id="1401" w:author="Stephan Müller" w:date="2019-07-17T23:35:00Z"/>
        </w:rPr>
      </w:pPr>
      <w:ins w:id="1402" w:author="Stephan Müller" w:date="2019-07-17T23:21:00Z">
        <w:r w:rsidRPr="0069559A">
          <w:t xml:space="preserve">Das Szenario beginn mit dem </w:t>
        </w:r>
        <w:proofErr w:type="spellStart"/>
        <w:r w:rsidRPr="0069559A">
          <w:t>Step</w:t>
        </w:r>
        <w:proofErr w:type="spellEnd"/>
        <w:r w:rsidRPr="0069559A">
          <w:t xml:space="preserve"> „Given </w:t>
        </w:r>
        <w:proofErr w:type="spellStart"/>
        <w:r w:rsidRPr="0069559A">
          <w:t>the</w:t>
        </w:r>
        <w:proofErr w:type="spellEnd"/>
        <w:r w:rsidRPr="0069559A">
          <w:t xml:space="preserve"> </w:t>
        </w:r>
        <w:proofErr w:type="spellStart"/>
        <w:r w:rsidRPr="0069559A">
          <w:t>user</w:t>
        </w:r>
        <w:proofErr w:type="spellEnd"/>
        <w:r w:rsidRPr="0069559A">
          <w:t xml:space="preserve"> </w:t>
        </w:r>
        <w:proofErr w:type="spellStart"/>
        <w:r w:rsidRPr="0069559A">
          <w:rPr>
            <w:i/>
            <w:iCs/>
            <w:rPrChange w:id="1403" w:author="Stephan Müller" w:date="2019-07-17T23:29:00Z">
              <w:rPr/>
            </w:rPrChange>
          </w:rPr>
          <w:t>max</w:t>
        </w:r>
        <w:proofErr w:type="spellEnd"/>
        <w:r w:rsidRPr="0069559A">
          <w:t xml:space="preserve"> </w:t>
        </w:r>
        <w:proofErr w:type="spellStart"/>
        <w:r w:rsidRPr="0069559A">
          <w:t>is</w:t>
        </w:r>
        <w:proofErr w:type="spellEnd"/>
        <w:r w:rsidRPr="0069559A">
          <w:t xml:space="preserve"> </w:t>
        </w:r>
        <w:proofErr w:type="spellStart"/>
        <w:r w:rsidRPr="0069559A">
          <w:t>authenticated</w:t>
        </w:r>
        <w:proofErr w:type="spellEnd"/>
        <w:r w:rsidRPr="0069559A">
          <w:t>“</w:t>
        </w:r>
      </w:ins>
      <w:ins w:id="1404" w:author="Stephan Müller" w:date="2019-07-17T23:23:00Z">
        <w:r w:rsidRPr="0069559A">
          <w:rPr>
            <w:rPrChange w:id="1405" w:author="Stephan Müller" w:date="2019-07-17T23:29:00Z">
              <w:rPr>
                <w:lang w:val="en-US"/>
              </w:rPr>
            </w:rPrChange>
          </w:rPr>
          <w:t xml:space="preserve"> (Zeile 6)</w:t>
        </w:r>
      </w:ins>
      <w:ins w:id="1406" w:author="Stephan Müller" w:date="2019-07-17T23:22:00Z">
        <w:r w:rsidRPr="0069559A">
          <w:t xml:space="preserve">. </w:t>
        </w:r>
        <w:r w:rsidRPr="00853F80">
          <w:rPr>
            <w:rPrChange w:id="1407" w:author="Stephan Müller" w:date="2019-07-17T23:22:00Z">
              <w:rPr>
                <w:lang w:val="en-US"/>
              </w:rPr>
            </w:rPrChange>
          </w:rPr>
          <w:t>Die</w:t>
        </w:r>
        <w:r>
          <w:t xml:space="preserve"> </w:t>
        </w:r>
      </w:ins>
      <w:ins w:id="1408" w:author="Stephan Müller" w:date="2019-07-17T23:23:00Z">
        <w:r>
          <w:t xml:space="preserve">zugehörige </w:t>
        </w:r>
        <w:proofErr w:type="spellStart"/>
        <w:r>
          <w:t>Step</w:t>
        </w:r>
        <w:proofErr w:type="spellEnd"/>
        <w:r>
          <w:t>-Definition</w:t>
        </w:r>
      </w:ins>
      <w:ins w:id="1409" w:author="Stephan Müller" w:date="2019-07-17T23:29:00Z">
        <w:r w:rsidR="0069559A">
          <w:t xml:space="preserve"> </w:t>
        </w:r>
        <w:proofErr w:type="spellStart"/>
        <w:r w:rsidR="0069559A" w:rsidRPr="0069559A">
          <w:rPr>
            <w:i/>
            <w:iCs/>
            <w:rPrChange w:id="1410" w:author="Stephan Müller" w:date="2019-07-17T23:29:00Z">
              <w:rPr>
                <w:lang w:val="en-US"/>
              </w:rPr>
            </w:rPrChange>
          </w:rPr>
          <w:t>Authorize</w:t>
        </w:r>
        <w:proofErr w:type="spellEnd"/>
        <w:r w:rsidR="0069559A" w:rsidRPr="0069559A">
          <w:rPr>
            <w:i/>
            <w:iCs/>
            <w:rPrChange w:id="1411" w:author="Stephan Müller" w:date="2019-07-17T23:29:00Z">
              <w:rPr>
                <w:lang w:val="en-US"/>
              </w:rPr>
            </w:rPrChange>
          </w:rPr>
          <w:t xml:space="preserve"> Account</w:t>
        </w:r>
      </w:ins>
      <w:ins w:id="1412" w:author="Stephan Müller" w:date="2019-07-17T23:23:00Z">
        <w:r>
          <w:t xml:space="preserve"> wird in Abbildung 21 dargestellt.</w:t>
        </w:r>
      </w:ins>
      <w:del w:id="1413" w:author="Stephan Müller" w:date="2019-07-17T23:19:00Z">
        <w:r w:rsidR="00AA00F6" w:rsidRPr="00853F80" w:rsidDel="00853F80">
          <w:delText xml:space="preserve">Da das Vorgehen in den Szenarien grundsätzlich gleich aufgebaut ist, wird diese beispielhaft an dem </w:delText>
        </w:r>
        <w:r w:rsidR="00154E14" w:rsidRPr="00853F80" w:rsidDel="00853F80">
          <w:delText xml:space="preserve">Szenario „Create a new tweet“ der Feature-Datei „createTweet.feature“ erläutert. </w:delText>
        </w:r>
        <w:r w:rsidR="00AA00F6" w:rsidRPr="00853F80" w:rsidDel="00853F80">
          <w:delText>In dem Szenario wird aufgezeigt</w:delText>
        </w:r>
        <w:r w:rsidR="00154E14" w:rsidRPr="00853F80" w:rsidDel="00853F80">
          <w:delText xml:space="preserve">, wie ein Tweet korrekt erstellt werden kann. </w:delText>
        </w:r>
      </w:del>
      <w:del w:id="1414" w:author="Stephan Müller" w:date="2019-07-17T23:23:00Z">
        <w:r w:rsidR="00976BC1" w:rsidDel="00853F80">
          <w:delText xml:space="preserve">Zunächst </w:delText>
        </w:r>
        <w:r w:rsidR="00282A96" w:rsidDel="00853F80">
          <w:delText xml:space="preserve">wird </w:delText>
        </w:r>
        <w:r w:rsidR="00AA00F6" w:rsidDel="00853F80">
          <w:delText>in Zeile 6 der Kontext gebildet, indem der User „max“ authentifiziert ist.</w:delText>
        </w:r>
      </w:del>
      <w:r w:rsidR="00AA00F6">
        <w:t xml:space="preserve"> </w:t>
      </w:r>
    </w:p>
    <w:p w14:paraId="0C772CB1" w14:textId="0A3B835F" w:rsidR="00D46B03" w:rsidRDefault="0069559A" w:rsidP="00AA00F6">
      <w:pPr>
        <w:pStyle w:val="Flietext"/>
      </w:pPr>
      <w:ins w:id="1415" w:author="Stephan Müller" w:date="2019-07-17T23:35:00Z">
        <w:r>
          <w:t xml:space="preserve">Mit </w:t>
        </w:r>
      </w:ins>
      <w:ins w:id="1416" w:author="Stephan Müller" w:date="2019-07-17T23:36:00Z">
        <w:r>
          <w:t xml:space="preserve">Hilfe des </w:t>
        </w:r>
        <w:proofErr w:type="spellStart"/>
        <w:r>
          <w:t>Keycloak</w:t>
        </w:r>
        <w:proofErr w:type="spellEnd"/>
        <w:r w:rsidR="00A06910">
          <w:t xml:space="preserve"> </w:t>
        </w:r>
      </w:ins>
      <w:proofErr w:type="spellStart"/>
      <w:ins w:id="1417" w:author="Stephan Müller" w:date="2019-07-17T23:35:00Z">
        <w:r>
          <w:t>AuthzClient</w:t>
        </w:r>
        <w:proofErr w:type="spellEnd"/>
        <w:r>
          <w:t xml:space="preserve"> wird ein</w:t>
        </w:r>
      </w:ins>
      <w:ins w:id="1418" w:author="Stephan Müller" w:date="2019-07-17T23:36:00Z">
        <w:r w:rsidR="00A06910">
          <w:t>e</w:t>
        </w:r>
      </w:ins>
      <w:ins w:id="1419" w:author="Stephan Müller" w:date="2019-07-17T23:35:00Z">
        <w:r>
          <w:t xml:space="preserve"> </w:t>
        </w:r>
      </w:ins>
      <w:ins w:id="1420" w:author="Stephan Müller" w:date="2019-07-17T23:36:00Z">
        <w:r w:rsidR="00A06910">
          <w:t>Authentifizierungs-Anfrage</w:t>
        </w:r>
      </w:ins>
      <w:ins w:id="1421" w:author="Stephan Müller" w:date="2019-07-17T23:38:00Z">
        <w:r w:rsidR="00A06910">
          <w:t xml:space="preserve"> mit dem Usernamen und dem zugehörigen Passwort</w:t>
        </w:r>
      </w:ins>
      <w:ins w:id="1422" w:author="Stephan Müller" w:date="2019-07-17T23:36:00Z">
        <w:r w:rsidR="00A06910">
          <w:t xml:space="preserve"> </w:t>
        </w:r>
      </w:ins>
      <w:ins w:id="1423" w:author="Stephan Müller" w:date="2019-07-17T23:35:00Z">
        <w:r>
          <w:t xml:space="preserve">an den </w:t>
        </w:r>
        <w:proofErr w:type="spellStart"/>
        <w:r>
          <w:t>KeyCloak</w:t>
        </w:r>
        <w:proofErr w:type="spellEnd"/>
        <w:r>
          <w:t xml:space="preserve"> Server </w:t>
        </w:r>
      </w:ins>
      <w:ins w:id="1424" w:author="Stephan Müller" w:date="2019-07-17T23:37:00Z">
        <w:r w:rsidR="00A06910">
          <w:t>gesendet</w:t>
        </w:r>
      </w:ins>
      <w:ins w:id="1425" w:author="Stephan Müller" w:date="2019-07-17T23:35:00Z">
        <w:r>
          <w:t xml:space="preserve">. </w:t>
        </w:r>
      </w:ins>
      <w:ins w:id="1426" w:author="Stephan Müller" w:date="2019-07-17T23:38:00Z">
        <w:r w:rsidR="00A06910">
          <w:t>Während d</w:t>
        </w:r>
      </w:ins>
      <w:ins w:id="1427" w:author="Stephan Müller" w:date="2019-07-17T23:35:00Z">
        <w:r>
          <w:t>er User</w:t>
        </w:r>
      </w:ins>
      <w:ins w:id="1428" w:author="Stephan Müller" w:date="2019-07-17T23:38:00Z">
        <w:r w:rsidR="00A06910">
          <w:t>n</w:t>
        </w:r>
      </w:ins>
      <w:ins w:id="1429" w:author="Stephan Müller" w:date="2019-07-17T23:35:00Z">
        <w:r>
          <w:t xml:space="preserve">ame als Output Parameter der </w:t>
        </w:r>
        <w:proofErr w:type="spellStart"/>
        <w:r>
          <w:t>Step</w:t>
        </w:r>
        <w:proofErr w:type="spellEnd"/>
        <w:r>
          <w:t>-Definition übergeben</w:t>
        </w:r>
      </w:ins>
      <w:ins w:id="1430" w:author="Stephan Müller" w:date="2019-07-17T23:38:00Z">
        <w:r w:rsidR="00A06910">
          <w:t xml:space="preserve"> wird, muss d</w:t>
        </w:r>
      </w:ins>
      <w:ins w:id="1431" w:author="Stephan Müller" w:date="2019-07-17T23:35:00Z">
        <w:r>
          <w:t>as Password aus de</w:t>
        </w:r>
      </w:ins>
      <w:ins w:id="1432" w:author="Stephan Müller" w:date="2019-07-17T23:42:00Z">
        <w:r w:rsidR="007036E7">
          <w:t>r</w:t>
        </w:r>
      </w:ins>
      <w:ins w:id="1433" w:author="Stephan Müller" w:date="2019-07-17T23:43:00Z">
        <w:r w:rsidR="007036E7">
          <w:t xml:space="preserve"> Instanz der</w:t>
        </w:r>
      </w:ins>
      <w:ins w:id="1434" w:author="Stephan Müller" w:date="2019-07-17T23:42:00Z">
        <w:r w:rsidR="007036E7">
          <w:t xml:space="preserve"> Klasse </w:t>
        </w:r>
        <w:proofErr w:type="spellStart"/>
        <w:r w:rsidR="007036E7">
          <w:t>SharedDomain</w:t>
        </w:r>
      </w:ins>
      <w:proofErr w:type="spellEnd"/>
      <w:ins w:id="1435" w:author="Stephan Müller" w:date="2019-07-17T23:35:00Z">
        <w:r>
          <w:t xml:space="preserve"> </w:t>
        </w:r>
      </w:ins>
      <w:ins w:id="1436" w:author="Stephan Müller" w:date="2019-07-17T23:40:00Z">
        <w:r w:rsidR="00A06910">
          <w:t xml:space="preserve">– diese hält alle Usernamen und zugehörigen Passwörter in einer </w:t>
        </w:r>
        <w:proofErr w:type="spellStart"/>
        <w:r w:rsidR="00A06910">
          <w:t>HashMa</w:t>
        </w:r>
      </w:ins>
      <w:ins w:id="1437" w:author="Stephan Müller" w:date="2019-07-17T23:41:00Z">
        <w:r w:rsidR="00A06910">
          <w:t>p</w:t>
        </w:r>
        <w:proofErr w:type="spellEnd"/>
        <w:r w:rsidR="00A06910">
          <w:t xml:space="preserve"> vor - </w:t>
        </w:r>
      </w:ins>
      <w:ins w:id="1438" w:author="Stephan Müller" w:date="2019-07-17T23:35:00Z">
        <w:r>
          <w:t xml:space="preserve">geladen werden. </w:t>
        </w:r>
      </w:ins>
      <w:ins w:id="1439" w:author="Stephan Müller" w:date="2019-07-17T23:24:00Z">
        <w:r w:rsidR="00853F80">
          <w:t xml:space="preserve">Als Antwort auf die erfolgreiche Authentifizierung wird ein JSON Web Token zurückgeliefert, der für </w:t>
        </w:r>
      </w:ins>
      <w:ins w:id="1440" w:author="Stephan Müller" w:date="2019-07-17T23:25:00Z">
        <w:r w:rsidR="00853F80">
          <w:t>den</w:t>
        </w:r>
      </w:ins>
      <w:ins w:id="1441" w:author="Stephan Müller" w:date="2019-07-17T23:24:00Z">
        <w:r w:rsidR="00853F80">
          <w:t xml:space="preserve"> folgende</w:t>
        </w:r>
      </w:ins>
      <w:ins w:id="1442" w:author="Stephan Müller" w:date="2019-07-17T23:25:00Z">
        <w:r w:rsidR="00853F80">
          <w:t>n</w:t>
        </w:r>
      </w:ins>
      <w:ins w:id="1443" w:author="Stephan Müller" w:date="2019-07-17T23:24:00Z">
        <w:r w:rsidR="00853F80">
          <w:t xml:space="preserve"> Aufruf</w:t>
        </w:r>
      </w:ins>
      <w:ins w:id="1444" w:author="Stephan Müller" w:date="2019-07-17T23:25:00Z">
        <w:r w:rsidR="00853F80">
          <w:t xml:space="preserve"> gegen den </w:t>
        </w:r>
        <w:proofErr w:type="spellStart"/>
        <w:r w:rsidR="00853F80">
          <w:t>twttr</w:t>
        </w:r>
        <w:proofErr w:type="spellEnd"/>
        <w:r w:rsidR="00853F80">
          <w:t>-service benötigt wird.</w:t>
        </w:r>
      </w:ins>
      <w:ins w:id="1445" w:author="Stephan Müller" w:date="2019-07-17T23:27:00Z">
        <w:r>
          <w:t xml:space="preserve"> Damit </w:t>
        </w:r>
      </w:ins>
      <w:ins w:id="1446" w:author="Stephan Müller" w:date="2019-07-17T23:30:00Z">
        <w:r>
          <w:t>die</w:t>
        </w:r>
      </w:ins>
      <w:ins w:id="1447" w:author="Stephan Müller" w:date="2019-07-17T23:28:00Z">
        <w:r>
          <w:t xml:space="preserve"> nächste </w:t>
        </w:r>
        <w:proofErr w:type="spellStart"/>
        <w:r>
          <w:t>Step</w:t>
        </w:r>
      </w:ins>
      <w:proofErr w:type="spellEnd"/>
      <w:ins w:id="1448" w:author="Stephan Müller" w:date="2019-07-17T23:30:00Z">
        <w:r>
          <w:t>-Definition</w:t>
        </w:r>
      </w:ins>
      <w:ins w:id="1449" w:author="Stephan Müller" w:date="2019-07-17T23:28:00Z">
        <w:r>
          <w:t xml:space="preserve"> auf den Token zugreifen kann</w:t>
        </w:r>
      </w:ins>
      <w:ins w:id="1450" w:author="Stephan Müller" w:date="2019-07-17T23:30:00Z">
        <w:r>
          <w:t>,</w:t>
        </w:r>
      </w:ins>
      <w:ins w:id="1451" w:author="Stephan Müller" w:date="2019-07-17T23:28:00Z">
        <w:r>
          <w:t xml:space="preserve"> wird </w:t>
        </w:r>
      </w:ins>
      <w:ins w:id="1452" w:author="Stephan Müller" w:date="2019-07-17T23:43:00Z">
        <w:r w:rsidR="007036E7">
          <w:t xml:space="preserve">dieser in </w:t>
        </w:r>
      </w:ins>
      <w:ins w:id="1453" w:author="Stephan Müller" w:date="2019-07-17T23:44:00Z">
        <w:r w:rsidR="007036E7">
          <w:t>gemeinsamen State</w:t>
        </w:r>
      </w:ins>
      <w:ins w:id="1454" w:author="Stephan Müller" w:date="2019-07-17T23:28:00Z">
        <w:r>
          <w:t xml:space="preserve"> abgelegt.</w:t>
        </w:r>
      </w:ins>
    </w:p>
    <w:p w14:paraId="6615CC22" w14:textId="47FBEA11" w:rsidR="00D46B03" w:rsidRDefault="00651443" w:rsidP="009C769D">
      <w:pPr>
        <w:pStyle w:val="Flietext"/>
      </w:pPr>
      <w:r>
        <w:rPr>
          <w:noProof/>
        </w:rPr>
        <w:drawing>
          <wp:inline distT="0" distB="0" distL="0" distR="0" wp14:anchorId="1D360E67" wp14:editId="4409D34C">
            <wp:extent cx="5784965" cy="1354238"/>
            <wp:effectExtent l="0" t="0" r="0" b="5080"/>
            <wp:docPr id="28" name="Grafik 2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thorizeAccount.png"/>
                    <pic:cNvPicPr/>
                  </pic:nvPicPr>
                  <pic:blipFill rotWithShape="1">
                    <a:blip r:embed="rId37">
                      <a:extLst>
                        <a:ext uri="{28A0092B-C50C-407E-A947-70E740481C1C}">
                          <a14:useLocalDpi xmlns:a14="http://schemas.microsoft.com/office/drawing/2010/main" val="0"/>
                        </a:ext>
                      </a:extLst>
                    </a:blip>
                    <a:srcRect l="3430" t="23832"/>
                    <a:stretch/>
                  </pic:blipFill>
                  <pic:spPr bwMode="auto">
                    <a:xfrm>
                      <a:off x="0" y="0"/>
                      <a:ext cx="5800468" cy="1357867"/>
                    </a:xfrm>
                    <a:prstGeom prst="rect">
                      <a:avLst/>
                    </a:prstGeom>
                    <a:ln>
                      <a:noFill/>
                    </a:ln>
                    <a:extLst>
                      <a:ext uri="{53640926-AAD7-44D8-BBD7-CCE9431645EC}">
                        <a14:shadowObscured xmlns:a14="http://schemas.microsoft.com/office/drawing/2010/main"/>
                      </a:ext>
                    </a:extLst>
                  </pic:spPr>
                </pic:pic>
              </a:graphicData>
            </a:graphic>
          </wp:inline>
        </w:drawing>
      </w:r>
    </w:p>
    <w:p w14:paraId="264F77C0" w14:textId="06291320" w:rsidR="00651443" w:rsidRPr="00853F80" w:rsidRDefault="00651443" w:rsidP="00651443">
      <w:pPr>
        <w:pStyle w:val="Beschriftung"/>
        <w:rPr>
          <w:lang w:val="en-US"/>
          <w:rPrChange w:id="1455" w:author="Stephan Müller" w:date="2019-07-17T23:21:00Z">
            <w:rPr/>
          </w:rPrChange>
        </w:rPr>
      </w:pPr>
      <w:proofErr w:type="spellStart"/>
      <w:r w:rsidRPr="00853F80">
        <w:rPr>
          <w:lang w:val="en-US"/>
          <w:rPrChange w:id="1456" w:author="Stephan Müller" w:date="2019-07-17T23:21:00Z">
            <w:rPr/>
          </w:rPrChange>
        </w:rPr>
        <w:lastRenderedPageBreak/>
        <w:t>Abbildung</w:t>
      </w:r>
      <w:proofErr w:type="spellEnd"/>
      <w:r w:rsidRPr="00853F80">
        <w:rPr>
          <w:lang w:val="en-US"/>
          <w:rPrChange w:id="1457" w:author="Stephan Müller" w:date="2019-07-17T23:21:00Z">
            <w:rPr/>
          </w:rPrChange>
        </w:rPr>
        <w:t xml:space="preserve"> </w:t>
      </w:r>
      <w:r w:rsidR="00C554AC">
        <w:fldChar w:fldCharType="begin"/>
      </w:r>
      <w:r w:rsidR="00C554AC" w:rsidRPr="00853F80">
        <w:rPr>
          <w:lang w:val="en-US"/>
          <w:rPrChange w:id="1458" w:author="Stephan Müller" w:date="2019-07-17T23:21:00Z">
            <w:rPr/>
          </w:rPrChange>
        </w:rPr>
        <w:instrText xml:space="preserve"> SEQ Abbildung \* ARABIC </w:instrText>
      </w:r>
      <w:r w:rsidR="00C554AC">
        <w:fldChar w:fldCharType="separate"/>
      </w:r>
      <w:r w:rsidR="00BF37CD" w:rsidRPr="00853F80">
        <w:rPr>
          <w:noProof/>
          <w:lang w:val="en-US"/>
          <w:rPrChange w:id="1459" w:author="Stephan Müller" w:date="2019-07-17T23:21:00Z">
            <w:rPr>
              <w:noProof/>
            </w:rPr>
          </w:rPrChange>
        </w:rPr>
        <w:t>21</w:t>
      </w:r>
      <w:r w:rsidR="00C554AC">
        <w:rPr>
          <w:noProof/>
        </w:rPr>
        <w:fldChar w:fldCharType="end"/>
      </w:r>
      <w:r w:rsidRPr="00853F80">
        <w:rPr>
          <w:lang w:val="en-US"/>
          <w:rPrChange w:id="1460" w:author="Stephan Müller" w:date="2019-07-17T23:21:00Z">
            <w:rPr/>
          </w:rPrChange>
        </w:rPr>
        <w:t xml:space="preserve">: </w:t>
      </w:r>
      <w:ins w:id="1461" w:author="Stephan Müller" w:date="2019-07-17T23:21:00Z">
        <w:r w:rsidR="00853F80" w:rsidRPr="00853F80">
          <w:rPr>
            <w:lang w:val="en-US"/>
            <w:rPrChange w:id="1462" w:author="Stephan Müller" w:date="2019-07-17T23:21:00Z">
              <w:rPr/>
            </w:rPrChange>
          </w:rPr>
          <w:t xml:space="preserve">Step-Definition </w:t>
        </w:r>
      </w:ins>
      <w:r w:rsidRPr="00853F80">
        <w:rPr>
          <w:lang w:val="en-US"/>
          <w:rPrChange w:id="1463" w:author="Stephan Müller" w:date="2019-07-17T23:21:00Z">
            <w:rPr/>
          </w:rPrChange>
        </w:rPr>
        <w:t>Authorize Account</w:t>
      </w:r>
      <w:ins w:id="1464" w:author="Stephan Müller" w:date="2019-07-17T23:22:00Z">
        <w:r w:rsidR="00853F80">
          <w:rPr>
            <w:lang w:val="en-US"/>
          </w:rPr>
          <w:t xml:space="preserve"> (GeneralSteps.java)</w:t>
        </w:r>
      </w:ins>
    </w:p>
    <w:p w14:paraId="7A010ACC" w14:textId="15082C4C" w:rsidR="00651443" w:rsidRPr="00853F80" w:rsidRDefault="00651443" w:rsidP="00651443">
      <w:pPr>
        <w:pStyle w:val="Quelle"/>
        <w:rPr>
          <w:lang w:val="en-US"/>
          <w:rPrChange w:id="1465" w:author="Stephan Müller" w:date="2019-07-17T23:21:00Z">
            <w:rPr/>
          </w:rPrChange>
        </w:rPr>
      </w:pPr>
    </w:p>
    <w:p w14:paraId="75982092" w14:textId="08EA5EAF" w:rsidR="00651443" w:rsidRDefault="00651443" w:rsidP="00651443">
      <w:pPr>
        <w:pStyle w:val="Flietext"/>
      </w:pPr>
      <w:del w:id="1466" w:author="Stephan Müller" w:date="2019-07-17T23:30:00Z">
        <w:r w:rsidDel="0069559A">
          <w:delText>Abbildung 21 zeigt, die zugehörige Step-Definition</w:delText>
        </w:r>
        <w:r w:rsidR="00AA00F6" w:rsidDel="0069559A">
          <w:delText xml:space="preserve"> aus der Klasse „GeneralSteps“. Durch erzeugen eines validen Tokens für User „max“ wird der Kontext in dem Softwaretest hergestellt.</w:delText>
        </w:r>
      </w:del>
      <w:ins w:id="1467" w:author="Stephan Müller" w:date="2019-07-17T23:30:00Z">
        <w:r w:rsidR="0069559A">
          <w:t xml:space="preserve">Die gezeigte </w:t>
        </w:r>
        <w:proofErr w:type="spellStart"/>
        <w:r w:rsidR="0069559A">
          <w:t>S</w:t>
        </w:r>
      </w:ins>
      <w:ins w:id="1468" w:author="Stephan Müller" w:date="2019-07-17T23:31:00Z">
        <w:r w:rsidR="0069559A">
          <w:t>tep</w:t>
        </w:r>
        <w:proofErr w:type="spellEnd"/>
        <w:r w:rsidR="0069559A">
          <w:t>-Definition enthält eine</w:t>
        </w:r>
      </w:ins>
      <w:del w:id="1469" w:author="Stephan Müller" w:date="2019-07-17T23:31:00Z">
        <w:r w:rsidR="00AA00F6" w:rsidDel="0069559A">
          <w:delText xml:space="preserve"> Aufgrund</w:delText>
        </w:r>
        <w:r w:rsidDel="0069559A">
          <w:delText xml:space="preserve"> der</w:delText>
        </w:r>
      </w:del>
      <w:r>
        <w:t xml:space="preserve"> </w:t>
      </w:r>
      <w:proofErr w:type="spellStart"/>
      <w:r>
        <w:t>Captured</w:t>
      </w:r>
      <w:proofErr w:type="spellEnd"/>
      <w:r>
        <w:t xml:space="preserve"> Group „(</w:t>
      </w:r>
      <w:proofErr w:type="spellStart"/>
      <w:r>
        <w:t>user|moderator</w:t>
      </w:r>
      <w:proofErr w:type="spellEnd"/>
      <w:r>
        <w:t>)“</w:t>
      </w:r>
      <w:ins w:id="1470" w:author="Stephan Müller" w:date="2019-07-17T23:31:00Z">
        <w:r w:rsidR="0069559A">
          <w:t xml:space="preserve"> </w:t>
        </w:r>
      </w:ins>
      <w:ins w:id="1471" w:author="Stephan Müller" w:date="2019-07-17T23:32:00Z">
        <w:r w:rsidR="0069559A">
          <w:t>die die beiden verwendeten Benutzerrollen abbildet</w:t>
        </w:r>
      </w:ins>
      <w:ins w:id="1472" w:author="Stephan Müller" w:date="2019-07-17T23:31:00Z">
        <w:r w:rsidR="0069559A">
          <w:t xml:space="preserve">. Damit kann der </w:t>
        </w:r>
      </w:ins>
      <w:proofErr w:type="spellStart"/>
      <w:ins w:id="1473" w:author="Stephan Müller" w:date="2019-07-17T23:32:00Z">
        <w:r w:rsidR="0069559A">
          <w:t>Step</w:t>
        </w:r>
        <w:proofErr w:type="spellEnd"/>
        <w:r w:rsidR="0069559A">
          <w:t xml:space="preserve"> nicht nur für Szenarien der Rolle User sondern auch </w:t>
        </w:r>
      </w:ins>
      <w:ins w:id="1474" w:author="Stephan Müller" w:date="2019-07-17T23:33:00Z">
        <w:r w:rsidR="0069559A">
          <w:t>für die Rolle Moderator genutzt werden.</w:t>
        </w:r>
      </w:ins>
      <w:del w:id="1475" w:author="Stephan Müller" w:date="2019-07-17T23:33:00Z">
        <w:r w:rsidDel="0069559A">
          <w:delText xml:space="preserve"> </w:delText>
        </w:r>
        <w:r w:rsidR="00AA00F6" w:rsidDel="0069559A">
          <w:delText>ein Step, bei dem ein authentifizierte Moderator beschrieben wird, ebenfalls dieser Step-Definition zugeordnet werden.</w:delText>
        </w:r>
      </w:del>
      <w:r>
        <w:t xml:space="preserve"> </w:t>
      </w:r>
    </w:p>
    <w:p w14:paraId="7E179654" w14:textId="2C0C689F" w:rsidR="00651443" w:rsidDel="007036E7" w:rsidRDefault="00AA00F6" w:rsidP="00651443">
      <w:pPr>
        <w:pStyle w:val="Flietext"/>
        <w:rPr>
          <w:del w:id="1476" w:author="Stephan Müller" w:date="2019-07-17T23:41:00Z"/>
        </w:rPr>
      </w:pPr>
      <w:del w:id="1477" w:author="Stephan Müller" w:date="2019-07-17T23:41:00Z">
        <w:r w:rsidDel="007036E7">
          <w:delText xml:space="preserve">Mit dem durch KeyCloak bereitgestellten „AuthzClient“ wird anschließend ein Request an den KeyCloak Server versendet, um einen validen Token generieren zu lassen. Dazu wird ihm der UserName und das Passwort von dem zu authentifizierenden User übergeben. Der UserName wird als Output Parameter der Step-Definition übergeben. Das Password muss aus der Zustandshaltenden Klasse geladen werden. </w:delText>
        </w:r>
        <w:r w:rsidR="00651443" w:rsidDel="007036E7">
          <w:delText xml:space="preserve">Die Variable „domain“ hält die Referenz </w:delText>
        </w:r>
        <w:r w:rsidDel="007036E7">
          <w:delText xml:space="preserve">auf ein Objekt dieser </w:delText>
        </w:r>
        <w:r w:rsidR="00651443" w:rsidDel="007036E7">
          <w:delText>Klasse.</w:delText>
        </w:r>
        <w:r w:rsidDel="007036E7">
          <w:delText xml:space="preserve"> Bei Erzeugung dieser Klasse werden sämtliche UserNamen und deren Passwörter in einer Map gespeichert, da diese fix sind und sich im Laufe des Projektes nicht verändern werden.</w:delText>
        </w:r>
        <w:r w:rsidR="00651443" w:rsidDel="007036E7">
          <w:delText xml:space="preserve"> Die </w:delText>
        </w:r>
        <w:r w:rsidDel="007036E7">
          <w:delText>Base-</w:delText>
        </w:r>
        <w:r w:rsidR="00651443" w:rsidDel="007036E7">
          <w:delText xml:space="preserve">URL </w:delText>
        </w:r>
        <w:r w:rsidDel="007036E7">
          <w:delText xml:space="preserve">des KeyCloak Servers erhält der AuthClient aus der </w:delText>
        </w:r>
        <w:r w:rsidR="00651443" w:rsidDel="007036E7">
          <w:delText xml:space="preserve">Datei „src/main/resources/keycloak.json“. </w:delText>
        </w:r>
        <w:r w:rsidR="00E72D13" w:rsidDel="007036E7">
          <w:delText>Der zurückgesendete Token wird anschließend in der Zustandshaltenden Klasse dem Account zugeordnet und dort zwischengespeichert.</w:delText>
        </w:r>
      </w:del>
    </w:p>
    <w:p w14:paraId="73167333" w14:textId="77777777" w:rsidR="007036E7" w:rsidRDefault="007036E7" w:rsidP="00651443">
      <w:pPr>
        <w:pStyle w:val="Flietext"/>
        <w:rPr>
          <w:ins w:id="1478" w:author="Stephan Müller" w:date="2019-07-17T23:42:00Z"/>
        </w:rPr>
      </w:pPr>
    </w:p>
    <w:p w14:paraId="788A8118" w14:textId="50F25F92" w:rsidR="00E72D13" w:rsidRDefault="003E3B63" w:rsidP="00651443">
      <w:pPr>
        <w:pStyle w:val="Flietext"/>
      </w:pPr>
      <w:del w:id="1479" w:author="Stephan Müller" w:date="2019-07-17T23:34:00Z">
        <w:r w:rsidDel="0069559A">
          <w:delText>Anschlieißend</w:delText>
        </w:r>
      </w:del>
      <w:ins w:id="1480" w:author="Stephan Müller" w:date="2019-07-17T23:34:00Z">
        <w:r w:rsidR="0069559A">
          <w:t>Anschließend</w:t>
        </w:r>
      </w:ins>
      <w:r>
        <w:t xml:space="preserve"> wird </w:t>
      </w:r>
      <w:ins w:id="1481" w:author="Stephan Müller" w:date="2019-07-17T23:46:00Z">
        <w:r w:rsidR="0005263F">
          <w:t xml:space="preserve">der </w:t>
        </w:r>
        <w:proofErr w:type="spellStart"/>
        <w:r w:rsidR="0005263F">
          <w:t>Step</w:t>
        </w:r>
        <w:proofErr w:type="spellEnd"/>
        <w:r w:rsidR="0005263F">
          <w:t xml:space="preserve"> „a </w:t>
        </w:r>
        <w:proofErr w:type="spellStart"/>
        <w:r w:rsidR="0005263F">
          <w:t>clie</w:t>
        </w:r>
      </w:ins>
      <w:ins w:id="1482" w:author="Stephan Müller" w:date="2019-07-17T23:47:00Z">
        <w:r w:rsidR="00CE46E1">
          <w:t>n</w:t>
        </w:r>
      </w:ins>
      <w:ins w:id="1483" w:author="Stephan Müller" w:date="2019-07-17T23:46:00Z">
        <w:r w:rsidR="0005263F">
          <w:t>t</w:t>
        </w:r>
        <w:proofErr w:type="spellEnd"/>
        <w:r w:rsidR="0005263F">
          <w:t xml:space="preserve"> </w:t>
        </w:r>
        <w:proofErr w:type="spellStart"/>
        <w:r w:rsidR="0005263F">
          <w:t>sends</w:t>
        </w:r>
        <w:proofErr w:type="spellEnd"/>
        <w:r w:rsidR="0005263F">
          <w:t xml:space="preserve"> a POS</w:t>
        </w:r>
      </w:ins>
      <w:ins w:id="1484" w:author="Stephan Müller" w:date="2019-07-17T23:47:00Z">
        <w:r w:rsidR="00CE46E1">
          <w:t>T</w:t>
        </w:r>
      </w:ins>
      <w:ins w:id="1485" w:author="Stephan Müller" w:date="2019-07-17T23:46:00Z">
        <w:r w:rsidR="0005263F">
          <w:t xml:space="preserve"> … (</w:t>
        </w:r>
      </w:ins>
      <w:ins w:id="1486" w:author="Stephan Müller" w:date="2019-07-17T23:47:00Z">
        <w:r w:rsidR="00CE46E1">
          <w:t xml:space="preserve">vgl. Abbildung 20, </w:t>
        </w:r>
      </w:ins>
      <w:del w:id="1487" w:author="Stephan Müller" w:date="2019-07-17T23:46:00Z">
        <w:r w:rsidDel="0005263F">
          <w:delText xml:space="preserve">in </w:delText>
        </w:r>
      </w:del>
      <w:r>
        <w:t>Zeile 7</w:t>
      </w:r>
      <w:ins w:id="1488" w:author="Stephan Müller" w:date="2019-07-17T23:46:00Z">
        <w:r w:rsidR="0005263F">
          <w:t>)</w:t>
        </w:r>
      </w:ins>
      <w:r>
        <w:t xml:space="preserve"> </w:t>
      </w:r>
      <w:del w:id="1489" w:author="Stephan Müller" w:date="2019-07-17T23:46:00Z">
        <w:r w:rsidDel="0005263F">
          <w:delText xml:space="preserve">der Abbildung 20 </w:delText>
        </w:r>
        <w:r w:rsidR="00E72D13" w:rsidDel="0005263F">
          <w:delText xml:space="preserve">das Event </w:delText>
        </w:r>
      </w:del>
      <w:ins w:id="1490" w:author="Stephan Müller" w:date="2019-07-17T23:46:00Z">
        <w:r w:rsidR="0005263F">
          <w:t>ausgeführt</w:t>
        </w:r>
        <w:r w:rsidR="00CE46E1">
          <w:t>, die einen HTTP-</w:t>
        </w:r>
      </w:ins>
      <w:ins w:id="1491" w:author="Stephan Müller" w:date="2019-07-17T23:47:00Z">
        <w:r w:rsidR="00CE46E1">
          <w:t xml:space="preserve">POST </w:t>
        </w:r>
      </w:ins>
      <w:ins w:id="1492" w:author="Stephan Müller" w:date="2019-07-17T23:46:00Z">
        <w:r w:rsidR="00CE46E1">
          <w:t xml:space="preserve">Request </w:t>
        </w:r>
      </w:ins>
      <w:ins w:id="1493" w:author="Stephan Müller" w:date="2019-07-17T23:48:00Z">
        <w:r w:rsidR="00CE46E1">
          <w:t xml:space="preserve">für den User </w:t>
        </w:r>
        <w:proofErr w:type="spellStart"/>
        <w:r w:rsidR="00CE46E1">
          <w:t>max</w:t>
        </w:r>
        <w:proofErr w:type="spellEnd"/>
        <w:r w:rsidR="00CE46E1">
          <w:t xml:space="preserve"> ausführt um einen neuen Tweet zu erstellen.</w:t>
        </w:r>
      </w:ins>
      <w:del w:id="1494" w:author="Stephan Müller" w:date="2019-07-17T23:48:00Z">
        <w:r w:rsidDel="00CE46E1">
          <w:delText>geworfen</w:delText>
        </w:r>
        <w:r w:rsidR="00E72D13" w:rsidDel="00CE46E1">
          <w:delText xml:space="preserve">, indem ein zu versendender Request beschrieben wird. Der Step beschreibt die </w:delText>
        </w:r>
        <w:r w:rsidDel="00CE46E1">
          <w:delText>HTTP</w:delText>
        </w:r>
        <w:r w:rsidR="00E72D13" w:rsidDel="00CE46E1">
          <w:delText xml:space="preserve">-Methode, eine URL, an die der Request versendet werden soll, </w:delText>
        </w:r>
        <w:r w:rsidDel="00CE46E1">
          <w:delText>den</w:delText>
        </w:r>
        <w:r w:rsidR="00E72D13" w:rsidDel="00CE46E1">
          <w:delText xml:space="preserve"> User</w:delText>
        </w:r>
        <w:r w:rsidDel="00CE46E1">
          <w:delText xml:space="preserve"> für den der Request versendet wird</w:delText>
        </w:r>
        <w:r w:rsidR="00E72D13" w:rsidDel="00CE46E1">
          <w:delText>, sowie</w:delText>
        </w:r>
        <w:r w:rsidDel="00CE46E1">
          <w:delText xml:space="preserve"> einen Payload.</w:delText>
        </w:r>
      </w:del>
      <w:r>
        <w:t xml:space="preserve"> </w:t>
      </w:r>
    </w:p>
    <w:p w14:paraId="14299911" w14:textId="77777777" w:rsidR="003E3B63" w:rsidRDefault="003E3B63" w:rsidP="00651443">
      <w:pPr>
        <w:pStyle w:val="Flietext"/>
      </w:pPr>
    </w:p>
    <w:p w14:paraId="05BB3DFE" w14:textId="27C34FB8" w:rsidR="00E72D13" w:rsidRDefault="003E3B63" w:rsidP="009C769D">
      <w:pPr>
        <w:pStyle w:val="Flietext"/>
      </w:pPr>
      <w:r>
        <w:rPr>
          <w:noProof/>
        </w:rPr>
        <w:drawing>
          <wp:inline distT="0" distB="0" distL="0" distR="0" wp14:anchorId="07B5094E" wp14:editId="3A47A4B6">
            <wp:extent cx="6108655" cy="1632030"/>
            <wp:effectExtent l="0" t="0" r="635" b="0"/>
            <wp:docPr id="44" name="Grafik 4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reateTweet_request.png"/>
                    <pic:cNvPicPr/>
                  </pic:nvPicPr>
                  <pic:blipFill rotWithShape="1">
                    <a:blip r:embed="rId38" cstate="print">
                      <a:extLst>
                        <a:ext uri="{28A0092B-C50C-407E-A947-70E740481C1C}">
                          <a14:useLocalDpi xmlns:a14="http://schemas.microsoft.com/office/drawing/2010/main" val="0"/>
                        </a:ext>
                      </a:extLst>
                    </a:blip>
                    <a:srcRect l="1501" t="12787"/>
                    <a:stretch/>
                  </pic:blipFill>
                  <pic:spPr bwMode="auto">
                    <a:xfrm>
                      <a:off x="0" y="0"/>
                      <a:ext cx="6154933" cy="1644394"/>
                    </a:xfrm>
                    <a:prstGeom prst="rect">
                      <a:avLst/>
                    </a:prstGeom>
                    <a:ln>
                      <a:noFill/>
                    </a:ln>
                    <a:extLst>
                      <a:ext uri="{53640926-AAD7-44D8-BBD7-CCE9431645EC}">
                        <a14:shadowObscured xmlns:a14="http://schemas.microsoft.com/office/drawing/2010/main"/>
                      </a:ext>
                    </a:extLst>
                  </pic:spPr>
                </pic:pic>
              </a:graphicData>
            </a:graphic>
          </wp:inline>
        </w:drawing>
      </w:r>
    </w:p>
    <w:p w14:paraId="05EA8055" w14:textId="727E995D" w:rsidR="00E72D13" w:rsidRDefault="00E72D13" w:rsidP="00E72D13">
      <w:pPr>
        <w:pStyle w:val="Beschriftung"/>
      </w:pPr>
      <w:r>
        <w:t xml:space="preserve">Abbildung </w:t>
      </w:r>
      <w:r w:rsidR="00BE7E66">
        <w:fldChar w:fldCharType="begin"/>
      </w:r>
      <w:r w:rsidR="00BE7E66">
        <w:instrText xml:space="preserve"> SEQ Abbildung \* ARABIC </w:instrText>
      </w:r>
      <w:r w:rsidR="00BE7E66">
        <w:fldChar w:fldCharType="separate"/>
      </w:r>
      <w:r w:rsidR="00BF37CD">
        <w:rPr>
          <w:noProof/>
        </w:rPr>
        <w:t>22</w:t>
      </w:r>
      <w:r w:rsidR="00BE7E66">
        <w:rPr>
          <w:noProof/>
        </w:rPr>
        <w:fldChar w:fldCharType="end"/>
      </w:r>
      <w:r>
        <w:t xml:space="preserve">: Versenden eines </w:t>
      </w:r>
      <w:proofErr w:type="spellStart"/>
      <w:r>
        <w:t>Requests</w:t>
      </w:r>
      <w:proofErr w:type="spellEnd"/>
    </w:p>
    <w:p w14:paraId="7FBAE1F5" w14:textId="3F7B7C99" w:rsidR="00E72D13" w:rsidRDefault="00E72D13" w:rsidP="00E72D13">
      <w:pPr>
        <w:pStyle w:val="Quelle"/>
      </w:pPr>
    </w:p>
    <w:p w14:paraId="3C052FD9" w14:textId="77777777" w:rsidR="00A5463B" w:rsidRDefault="00FE7297" w:rsidP="00A5463B">
      <w:pPr>
        <w:pStyle w:val="Flietext"/>
        <w:rPr>
          <w:ins w:id="1495" w:author="Stephan Müller" w:date="2019-07-17T23:52:00Z"/>
        </w:rPr>
      </w:pPr>
      <w:r>
        <w:t xml:space="preserve">Abbildung 22 zeigt die </w:t>
      </w:r>
      <w:r w:rsidR="003E3B63">
        <w:t>zuordenbare</w:t>
      </w:r>
      <w:r>
        <w:t xml:space="preserve"> </w:t>
      </w:r>
      <w:proofErr w:type="spellStart"/>
      <w:r>
        <w:t>Step</w:t>
      </w:r>
      <w:proofErr w:type="spellEnd"/>
      <w:r>
        <w:t xml:space="preserve">-Definition. </w:t>
      </w:r>
      <w:del w:id="1496" w:author="Stephan Müller" w:date="2019-07-17T23:49:00Z">
        <w:r w:rsidR="003E3B63" w:rsidDel="00CE46E1">
          <w:delText>Der Step-Definition</w:delText>
        </w:r>
      </w:del>
      <w:ins w:id="1497" w:author="Stephan Müller" w:date="2019-07-17T23:49:00Z">
        <w:r w:rsidR="00CE46E1">
          <w:t>Diese enthält</w:t>
        </w:r>
      </w:ins>
      <w:r>
        <w:t xml:space="preserve"> </w:t>
      </w:r>
      <w:ins w:id="1498" w:author="Stephan Müller" w:date="2019-07-17T23:49:00Z">
        <w:r w:rsidR="00CE46E1">
          <w:t xml:space="preserve">als Parameter </w:t>
        </w:r>
      </w:ins>
      <w:del w:id="1499" w:author="Stephan Müller" w:date="2019-07-17T23:49:00Z">
        <w:r w:rsidDel="00CE46E1">
          <w:delText xml:space="preserve">wird </w:delText>
        </w:r>
      </w:del>
      <w:r>
        <w:t xml:space="preserve">die </w:t>
      </w:r>
      <w:ins w:id="1500" w:author="Stephan Müller" w:date="2019-07-17T23:49:00Z">
        <w:r w:rsidR="00CE46E1">
          <w:t xml:space="preserve">anzusprechende </w:t>
        </w:r>
      </w:ins>
      <w:r>
        <w:t>Ressource, de</w:t>
      </w:r>
      <w:ins w:id="1501" w:author="Stephan Müller" w:date="2019-07-17T23:49:00Z">
        <w:r w:rsidR="00CE46E1">
          <w:t>n</w:t>
        </w:r>
      </w:ins>
      <w:del w:id="1502" w:author="Stephan Müller" w:date="2019-07-17T23:49:00Z">
        <w:r w:rsidDel="00CE46E1">
          <w:delText>r</w:delText>
        </w:r>
      </w:del>
      <w:r>
        <w:t xml:space="preserve"> </w:t>
      </w:r>
      <w:del w:id="1503" w:author="Stephan Müller" w:date="2019-07-17T23:49:00Z">
        <w:r w:rsidDel="00CE46E1">
          <w:delText xml:space="preserve">UserName </w:delText>
        </w:r>
      </w:del>
      <w:ins w:id="1504" w:author="Stephan Müller" w:date="2019-07-17T23:49:00Z">
        <w:r w:rsidR="00CE46E1">
          <w:t xml:space="preserve">Usernamen </w:t>
        </w:r>
      </w:ins>
      <w:del w:id="1505" w:author="Stephan Müller" w:date="2019-07-17T23:49:00Z">
        <w:r w:rsidDel="00CE46E1">
          <w:delText xml:space="preserve">und </w:delText>
        </w:r>
      </w:del>
      <w:ins w:id="1506" w:author="Stephan Müller" w:date="2019-07-17T23:49:00Z">
        <w:r w:rsidR="00CE46E1">
          <w:t xml:space="preserve">sowie </w:t>
        </w:r>
      </w:ins>
      <w:del w:id="1507" w:author="Stephan Müller" w:date="2019-07-17T23:49:00Z">
        <w:r w:rsidDel="00CE46E1">
          <w:delText xml:space="preserve">der </w:delText>
        </w:r>
      </w:del>
      <w:ins w:id="1508" w:author="Stephan Müller" w:date="2019-07-17T23:49:00Z">
        <w:r w:rsidR="00CE46E1">
          <w:t xml:space="preserve">den </w:t>
        </w:r>
      </w:ins>
      <w:r>
        <w:t>zu erstellende</w:t>
      </w:r>
      <w:ins w:id="1509" w:author="Stephan Müller" w:date="2019-07-17T23:49:00Z">
        <w:r w:rsidR="00CE46E1">
          <w:t>n</w:t>
        </w:r>
      </w:ins>
      <w:r>
        <w:t xml:space="preserve"> Tweet</w:t>
      </w:r>
      <w:del w:id="1510" w:author="Stephan Müller" w:date="2019-07-17T23:49:00Z">
        <w:r w:rsidDel="00CE46E1">
          <w:delText xml:space="preserve"> übergeben</w:delText>
        </w:r>
      </w:del>
      <w:r>
        <w:t>.</w:t>
      </w:r>
      <w:ins w:id="1511" w:author="Stephan Müller" w:date="2019-07-17T23:49:00Z">
        <w:r w:rsidR="00CE46E1">
          <w:t xml:space="preserve"> Let</w:t>
        </w:r>
      </w:ins>
      <w:ins w:id="1512" w:author="Stephan Müller" w:date="2019-07-17T23:50:00Z">
        <w:r w:rsidR="00CE46E1">
          <w:t xml:space="preserve">zter wird als eigener Datentyp (Klasse </w:t>
        </w:r>
        <w:proofErr w:type="spellStart"/>
        <w:r w:rsidR="00CE46E1">
          <w:t>NewTweet</w:t>
        </w:r>
        <w:proofErr w:type="spellEnd"/>
        <w:r w:rsidR="00CE46E1">
          <w:t xml:space="preserve">) übergeben und vorab </w:t>
        </w:r>
      </w:ins>
      <w:del w:id="1513" w:author="Stephan Müller" w:date="2019-07-17T23:50:00Z">
        <w:r w:rsidDel="00CE46E1">
          <w:delText xml:space="preserve"> </w:delText>
        </w:r>
        <w:r w:rsidR="003E3B63" w:rsidDel="00CE46E1">
          <w:delText xml:space="preserve">Hierfür wurde </w:delText>
        </w:r>
      </w:del>
      <w:r w:rsidR="003E3B63">
        <w:t>in der</w:t>
      </w:r>
      <w:r>
        <w:t xml:space="preserve"> Type Registry </w:t>
      </w:r>
      <w:r w:rsidR="003E3B63">
        <w:t xml:space="preserve">der </w:t>
      </w:r>
      <w:r>
        <w:t>Typ „</w:t>
      </w:r>
      <w:proofErr w:type="spellStart"/>
      <w:r>
        <w:t>NewTweet</w:t>
      </w:r>
      <w:proofErr w:type="spellEnd"/>
      <w:r>
        <w:t>“ als Output Parameter registriert.</w:t>
      </w:r>
      <w:del w:id="1514" w:author="Stephan Müller" w:date="2019-07-17T23:51:00Z">
        <w:r w:rsidDel="00A5463B">
          <w:delText xml:space="preserve"> </w:delText>
        </w:r>
      </w:del>
      <w:ins w:id="1515" w:author="Stephan Müller" w:date="2019-07-17T23:52:00Z">
        <w:r w:rsidR="00A5463B">
          <w:t xml:space="preserve"> </w:t>
        </w:r>
      </w:ins>
    </w:p>
    <w:p w14:paraId="698C7EB5" w14:textId="13CC1261" w:rsidR="00A5463B" w:rsidDel="00A5463B" w:rsidRDefault="00A5463B">
      <w:pPr>
        <w:pStyle w:val="Flietext"/>
        <w:rPr>
          <w:del w:id="1516" w:author="Stephan Müller" w:date="2019-07-17T23:52:00Z"/>
        </w:rPr>
      </w:pPr>
      <w:ins w:id="1517" w:author="Stephan Müller" w:date="2019-07-17T23:51:00Z">
        <w:r>
          <w:t>Der HTTP-</w:t>
        </w:r>
      </w:ins>
      <w:ins w:id="1518" w:author="Stephan Müller" w:date="2019-07-18T07:33:00Z">
        <w:r w:rsidR="0030641E">
          <w:t>POST-</w:t>
        </w:r>
      </w:ins>
      <w:ins w:id="1519" w:author="Stephan Müller" w:date="2019-07-17T23:51:00Z">
        <w:r>
          <w:t xml:space="preserve">Request </w:t>
        </w:r>
      </w:ins>
      <w:ins w:id="1520" w:author="Stephan Müller" w:date="2019-07-18T07:32:00Z">
        <w:r w:rsidR="0030641E">
          <w:t>mit JSON a</w:t>
        </w:r>
      </w:ins>
      <w:ins w:id="1521" w:author="Stephan Müller" w:date="2019-07-18T07:33:00Z">
        <w:r w:rsidR="0030641E">
          <w:t>l</w:t>
        </w:r>
      </w:ins>
      <w:ins w:id="1522" w:author="Stephan Müller" w:date="2019-07-18T07:32:00Z">
        <w:r w:rsidR="0030641E">
          <w:t xml:space="preserve">s Austauschformat </w:t>
        </w:r>
      </w:ins>
      <w:ins w:id="1523" w:author="Stephan Müller" w:date="2019-07-17T23:51:00Z">
        <w:r>
          <w:t>sowie die Validierung der erwarteten Antwort e</w:t>
        </w:r>
      </w:ins>
      <w:ins w:id="1524" w:author="Stephan Müller" w:date="2019-07-17T23:52:00Z">
        <w:r>
          <w:t>rfolg</w:t>
        </w:r>
      </w:ins>
      <w:ins w:id="1525" w:author="Stephan Müller" w:date="2019-07-18T07:32:00Z">
        <w:r w:rsidR="0030641E">
          <w:t>en</w:t>
        </w:r>
      </w:ins>
      <w:ins w:id="1526" w:author="Stephan Müller" w:date="2019-07-17T23:52:00Z">
        <w:r>
          <w:t xml:space="preserve"> mit Hilfe des Test</w:t>
        </w:r>
      </w:ins>
      <w:ins w:id="1527" w:author="Stephan Müller" w:date="2019-07-18T07:32:00Z">
        <w:r w:rsidR="0030641E">
          <w:t>f</w:t>
        </w:r>
      </w:ins>
      <w:ins w:id="1528" w:author="Stephan Müller" w:date="2019-07-17T23:52:00Z">
        <w:r>
          <w:t>ramework REST</w:t>
        </w:r>
      </w:ins>
      <w:ins w:id="1529" w:author="Stephan Müller" w:date="2019-07-18T07:30:00Z">
        <w:r w:rsidR="0030641E">
          <w:t xml:space="preserve"> </w:t>
        </w:r>
        <w:proofErr w:type="spellStart"/>
        <w:r w:rsidR="0030641E">
          <w:t>A</w:t>
        </w:r>
      </w:ins>
      <w:ins w:id="1530" w:author="Stephan Müller" w:date="2019-07-17T23:52:00Z">
        <w:r>
          <w:t>ssured</w:t>
        </w:r>
        <w:proofErr w:type="spellEnd"/>
        <w:r>
          <w:t>.</w:t>
        </w:r>
      </w:ins>
    </w:p>
    <w:p w14:paraId="38134AEC" w14:textId="37647C15" w:rsidR="00A5463B" w:rsidRDefault="003E3B63" w:rsidP="00A5463B">
      <w:pPr>
        <w:pStyle w:val="Flietext"/>
      </w:pPr>
      <w:del w:id="1531" w:author="Stephan Müller" w:date="2019-07-17T23:52:00Z">
        <w:r w:rsidDel="00A5463B">
          <w:delText xml:space="preserve">Zum </w:delText>
        </w:r>
        <w:r w:rsidR="00B30A6D" w:rsidDel="00A5463B">
          <w:delText>V</w:delText>
        </w:r>
        <w:r w:rsidDel="00A5463B">
          <w:delText>ersenden der Requeset</w:delText>
        </w:r>
        <w:r w:rsidR="00B30A6D" w:rsidDel="00A5463B">
          <w:delText>s</w:delText>
        </w:r>
        <w:r w:rsidDel="00A5463B">
          <w:delText xml:space="preserve"> und </w:delText>
        </w:r>
        <w:r w:rsidR="00B30A6D" w:rsidDel="00A5463B">
          <w:delText>V</w:delText>
        </w:r>
        <w:r w:rsidDel="00A5463B">
          <w:delText>alidieren der dar</w:delText>
        </w:r>
        <w:r w:rsidR="00B30A6D" w:rsidDel="00A5463B">
          <w:delText>a</w:delText>
        </w:r>
        <w:r w:rsidDel="00A5463B">
          <w:delText>uffolgenden Response</w:delText>
        </w:r>
        <w:r w:rsidR="00B30A6D" w:rsidDel="00A5463B">
          <w:delText>s</w:delText>
        </w:r>
        <w:r w:rsidDel="00A5463B">
          <w:delText xml:space="preserve"> wird d</w:delText>
        </w:r>
        <w:r w:rsidR="00FE7297" w:rsidDel="00A5463B">
          <w:delText xml:space="preserve">as Testing Framework RestAssured </w:delText>
        </w:r>
        <w:r w:rsidDel="00A5463B">
          <w:delText>verwendet</w:delText>
        </w:r>
        <w:r w:rsidR="00FE7297" w:rsidDel="00A5463B">
          <w:delText>.</w:delText>
        </w:r>
      </w:del>
      <w:r w:rsidR="00FE7297">
        <w:t xml:space="preserve"> </w:t>
      </w:r>
      <w:ins w:id="1532" w:author="Stephan Müller" w:date="2019-07-17T23:52:00Z">
        <w:r w:rsidR="00A5463B">
          <w:t>Damit der Request mit den Berechtigungen des Users Max ausgeführt wird, wird der zuv</w:t>
        </w:r>
      </w:ins>
      <w:ins w:id="1533" w:author="Stephan Müller" w:date="2019-07-17T23:53:00Z">
        <w:r w:rsidR="00A5463B">
          <w:t xml:space="preserve">or abgerufene JSON Web Token im </w:t>
        </w:r>
        <w:proofErr w:type="spellStart"/>
        <w:r w:rsidR="00A5463B">
          <w:t>Authorization</w:t>
        </w:r>
        <w:proofErr w:type="spellEnd"/>
        <w:r w:rsidR="00A5463B">
          <w:t>-Header mitgesendet</w:t>
        </w:r>
      </w:ins>
      <w:ins w:id="1534" w:author="Stephan Müller" w:date="2019-07-17T23:54:00Z">
        <w:r w:rsidR="00A5463B">
          <w:t xml:space="preserve"> (vgl. Zeile 7)</w:t>
        </w:r>
      </w:ins>
      <w:ins w:id="1535" w:author="Stephan Müller" w:date="2019-07-17T23:53:00Z">
        <w:r w:rsidR="00A5463B">
          <w:t>.</w:t>
        </w:r>
      </w:ins>
      <w:ins w:id="1536" w:author="Stephan Müller" w:date="2019-07-17T23:56:00Z">
        <w:r w:rsidR="00A5463B">
          <w:t xml:space="preserve"> </w:t>
        </w:r>
      </w:ins>
    </w:p>
    <w:p w14:paraId="37E2B0CD" w14:textId="7B90D2DF" w:rsidR="00FE7297" w:rsidDel="0030641E" w:rsidRDefault="0030641E">
      <w:pPr>
        <w:pStyle w:val="Flietext"/>
        <w:rPr>
          <w:del w:id="1537" w:author="Stephan Müller" w:date="2019-07-18T07:39:00Z"/>
        </w:rPr>
      </w:pPr>
      <w:ins w:id="1538" w:author="Stephan Müller" w:date="2019-07-18T07:40:00Z">
        <w:r>
          <w:t xml:space="preserve">Die </w:t>
        </w:r>
        <w:proofErr w:type="spellStart"/>
        <w:r>
          <w:t>Steps</w:t>
        </w:r>
        <w:proofErr w:type="spellEnd"/>
        <w:r>
          <w:t xml:space="preserve"> 3 und 4</w:t>
        </w:r>
      </w:ins>
      <w:ins w:id="1539" w:author="Stephan Müller" w:date="2019-07-18T07:34:00Z">
        <w:r>
          <w:t xml:space="preserve"> </w:t>
        </w:r>
      </w:ins>
      <w:ins w:id="1540" w:author="Stephan Müller" w:date="2019-07-18T07:37:00Z">
        <w:r>
          <w:t>(vgl. Abbildung 20, Zeile 10 &amp; 11)</w:t>
        </w:r>
      </w:ins>
      <w:del w:id="1541" w:author="Stephan Müller" w:date="2019-07-17T23:56:00Z">
        <w:r w:rsidR="00B30A6D" w:rsidDel="00876AD4">
          <w:delText>In Zeile 7 der Abbildung 22 wird</w:delText>
        </w:r>
        <w:r w:rsidR="003E3B63" w:rsidDel="00876AD4">
          <w:delText xml:space="preserve"> </w:delText>
        </w:r>
        <w:r w:rsidR="00FE7297" w:rsidDel="00876AD4">
          <w:delText xml:space="preserve">der Header „Authorization“ </w:delText>
        </w:r>
        <w:r w:rsidR="003E3B63" w:rsidDel="00876AD4">
          <w:delText>mit dem validen Token gesetzt. Dazu wird aus der Zustandshaltenden Klasse der Token zu dem beschriebenen User geladen</w:delText>
        </w:r>
        <w:r w:rsidR="00FE7297" w:rsidDel="00876AD4">
          <w:delText xml:space="preserve">. </w:delText>
        </w:r>
      </w:del>
      <w:del w:id="1542" w:author="Stephan Müller" w:date="2019-07-18T07:33:00Z">
        <w:r w:rsidR="00B30A6D" w:rsidDel="0030641E">
          <w:delText xml:space="preserve">In </w:delText>
        </w:r>
        <w:r w:rsidR="00FE7297" w:rsidDel="0030641E">
          <w:delText xml:space="preserve">Zeile 8 wird der zu erstellende Tweet </w:delText>
        </w:r>
        <w:r w:rsidR="00B30A6D" w:rsidDel="0030641E">
          <w:delText>als Payload gesetzt und</w:delText>
        </w:r>
        <w:r w:rsidR="00FE7297" w:rsidDel="0030641E">
          <w:delText xml:space="preserve"> durch </w:delText>
        </w:r>
        <w:r w:rsidR="00B30A6D" w:rsidDel="0030641E">
          <w:delText xml:space="preserve">bestimmen </w:delText>
        </w:r>
        <w:r w:rsidR="00FE7297" w:rsidDel="0030641E">
          <w:delText>des contentType</w:delText>
        </w:r>
        <w:r w:rsidR="00B30A6D" w:rsidDel="0030641E">
          <w:delText>s als JSON</w:delText>
        </w:r>
        <w:r w:rsidR="00FE7297" w:rsidDel="0030641E">
          <w:delText xml:space="preserve"> automatisch umgewandelt. In Zeile 10 wird der eigentliche POST Request abgesendet. Hierzu </w:delText>
        </w:r>
        <w:r w:rsidR="00B30A6D" w:rsidDel="0030641E">
          <w:delText xml:space="preserve">muss die Base-URL aus der Klasse IntegrationTestUtil geladen werden und mit dem übergebenen Pfad der Ressource zusammengesetzt werden. </w:delText>
        </w:r>
        <w:r w:rsidR="00F37A6B" w:rsidDel="0030641E">
          <w:delText>Die erhaltene Response wird anschließend in der Zustandshalten</w:delText>
        </w:r>
        <w:r w:rsidR="00B30A6D" w:rsidDel="0030641E">
          <w:delText>d</w:delText>
        </w:r>
        <w:r w:rsidR="00F37A6B" w:rsidDel="0030641E">
          <w:delText>en Klasse zwischengespeichert.</w:delText>
        </w:r>
      </w:del>
      <w:ins w:id="1543" w:author="Stephan Müller" w:date="2019-07-18T07:37:00Z">
        <w:r>
          <w:t xml:space="preserve"> des Szenario</w:t>
        </w:r>
      </w:ins>
      <w:ins w:id="1544" w:author="Stephan Müller" w:date="2019-07-18T07:40:00Z">
        <w:r>
          <w:t>s</w:t>
        </w:r>
      </w:ins>
      <w:ins w:id="1545" w:author="Stephan Müller" w:date="2019-07-18T07:37:00Z">
        <w:r>
          <w:t xml:space="preserve"> </w:t>
        </w:r>
      </w:ins>
      <w:ins w:id="1546" w:author="Stephan Müller" w:date="2019-07-18T07:38:00Z">
        <w:r>
          <w:t xml:space="preserve">beschreiben wie die Schnittstelle </w:t>
        </w:r>
      </w:ins>
      <w:ins w:id="1547" w:author="Stephan Müller" w:date="2019-07-18T07:39:00Z">
        <w:r>
          <w:t>auf den POST-Request</w:t>
        </w:r>
      </w:ins>
      <w:ins w:id="1548" w:author="Stephan Müller" w:date="2019-07-18T07:40:00Z">
        <w:r>
          <w:t xml:space="preserve"> (</w:t>
        </w:r>
        <w:proofErr w:type="spellStart"/>
        <w:r>
          <w:t>Step</w:t>
        </w:r>
        <w:proofErr w:type="spellEnd"/>
        <w:r>
          <w:t xml:space="preserve"> 2)</w:t>
        </w:r>
      </w:ins>
      <w:ins w:id="1549" w:author="Stephan Müller" w:date="2019-07-18T07:39:00Z">
        <w:r>
          <w:t xml:space="preserve"> reagieren soll. Die zugehörigen </w:t>
        </w:r>
        <w:proofErr w:type="spellStart"/>
        <w:r>
          <w:t>Step</w:t>
        </w:r>
        <w:proofErr w:type="spellEnd"/>
        <w:r>
          <w:t>-Definitionen sind in den Abbildungen 23 und 24 dargestellt.</w:t>
        </w:r>
      </w:ins>
    </w:p>
    <w:p w14:paraId="6C738168" w14:textId="72DDC5C9" w:rsidR="00BC571A" w:rsidRDefault="003D0345" w:rsidP="0030641E">
      <w:pPr>
        <w:pStyle w:val="Flietext"/>
      </w:pPr>
      <w:del w:id="1550" w:author="Stephan Müller" w:date="2019-07-18T07:39:00Z">
        <w:r w:rsidDel="0030641E">
          <w:delText xml:space="preserve">Die Zeilen </w:delText>
        </w:r>
        <w:r w:rsidR="00BC571A" w:rsidDel="0030641E">
          <w:delText>10 und 11 der Abbildung 20 zeigen</w:delText>
        </w:r>
        <w:r w:rsidR="00B30A6D" w:rsidDel="0030641E">
          <w:delText xml:space="preserve"> durch beschreiben der erwarteten Response</w:delText>
        </w:r>
        <w:r w:rsidR="00BC571A" w:rsidDel="0030641E">
          <w:delText xml:space="preserve"> wie die Schnittstelle reagieren soll</w:delText>
        </w:r>
        <w:r w:rsidR="00B30A6D" w:rsidDel="0030641E">
          <w:delText>.</w:delText>
        </w:r>
      </w:del>
    </w:p>
    <w:p w14:paraId="1808AB42" w14:textId="77777777" w:rsidR="00BC571A" w:rsidRDefault="00BC571A" w:rsidP="00E72D13">
      <w:pPr>
        <w:pStyle w:val="Flietext"/>
      </w:pPr>
    </w:p>
    <w:p w14:paraId="1A067425" w14:textId="36EABFEC" w:rsidR="003D0345" w:rsidRDefault="00BC571A" w:rsidP="00E72D13">
      <w:pPr>
        <w:pStyle w:val="Flietext"/>
      </w:pPr>
      <w:r>
        <w:rPr>
          <w:noProof/>
        </w:rPr>
        <w:lastRenderedPageBreak/>
        <w:drawing>
          <wp:inline distT="0" distB="0" distL="0" distR="0" wp14:anchorId="309D3BD3" wp14:editId="58C5CA32">
            <wp:extent cx="6012666" cy="1157468"/>
            <wp:effectExtent l="0" t="0" r="0" b="0"/>
            <wp:docPr id="32" name="Grafik 32"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Tweet_response.png"/>
                    <pic:cNvPicPr/>
                  </pic:nvPicPr>
                  <pic:blipFill rotWithShape="1">
                    <a:blip r:embed="rId39">
                      <a:extLst>
                        <a:ext uri="{28A0092B-C50C-407E-A947-70E740481C1C}">
                          <a14:useLocalDpi xmlns:a14="http://schemas.microsoft.com/office/drawing/2010/main" val="0"/>
                        </a:ext>
                      </a:extLst>
                    </a:blip>
                    <a:srcRect l="3001" t="26245"/>
                    <a:stretch/>
                  </pic:blipFill>
                  <pic:spPr bwMode="auto">
                    <a:xfrm>
                      <a:off x="0" y="0"/>
                      <a:ext cx="6043868" cy="1163475"/>
                    </a:xfrm>
                    <a:prstGeom prst="rect">
                      <a:avLst/>
                    </a:prstGeom>
                    <a:ln>
                      <a:noFill/>
                    </a:ln>
                    <a:extLst>
                      <a:ext uri="{53640926-AAD7-44D8-BBD7-CCE9431645EC}">
                        <a14:shadowObscured xmlns:a14="http://schemas.microsoft.com/office/drawing/2010/main"/>
                      </a:ext>
                    </a:extLst>
                  </pic:spPr>
                </pic:pic>
              </a:graphicData>
            </a:graphic>
          </wp:inline>
        </w:drawing>
      </w:r>
    </w:p>
    <w:p w14:paraId="66D19FD1" w14:textId="42F82DC8" w:rsidR="00BC571A" w:rsidRDefault="00BC571A" w:rsidP="00BC571A">
      <w:pPr>
        <w:pStyle w:val="Beschriftung"/>
      </w:pPr>
      <w:r>
        <w:t xml:space="preserve">Abbildung </w:t>
      </w:r>
      <w:r w:rsidR="00BE7E66">
        <w:fldChar w:fldCharType="begin"/>
      </w:r>
      <w:r w:rsidR="00BE7E66">
        <w:instrText xml:space="preserve"> SEQ Abbildung \* ARABIC </w:instrText>
      </w:r>
      <w:r w:rsidR="00BE7E66">
        <w:fldChar w:fldCharType="separate"/>
      </w:r>
      <w:r w:rsidR="00BF37CD">
        <w:rPr>
          <w:noProof/>
        </w:rPr>
        <w:t>23</w:t>
      </w:r>
      <w:r w:rsidR="00BE7E66">
        <w:rPr>
          <w:noProof/>
        </w:rPr>
        <w:fldChar w:fldCharType="end"/>
      </w:r>
      <w:r>
        <w:t>: Überprüfung des HTTP Status-Codes</w:t>
      </w:r>
    </w:p>
    <w:p w14:paraId="000FFD4F" w14:textId="77777777" w:rsidR="00BC571A" w:rsidRPr="00BC571A" w:rsidRDefault="00BC571A" w:rsidP="00BC571A">
      <w:pPr>
        <w:pStyle w:val="Flietext"/>
      </w:pPr>
    </w:p>
    <w:p w14:paraId="638A3879" w14:textId="11C0AFF7" w:rsidR="00B01225" w:rsidRPr="00B01225" w:rsidRDefault="00B01225" w:rsidP="00E72D13">
      <w:pPr>
        <w:pStyle w:val="Flietext"/>
        <w:rPr>
          <w:ins w:id="1551" w:author="Stephan Müller" w:date="2019-07-18T07:41:00Z"/>
        </w:rPr>
      </w:pPr>
      <w:ins w:id="1552" w:author="Stephan Müller" w:date="2019-07-18T07:41:00Z">
        <w:r w:rsidRPr="00B01225">
          <w:t xml:space="preserve">Die </w:t>
        </w:r>
        <w:proofErr w:type="spellStart"/>
        <w:r w:rsidRPr="00B01225">
          <w:t>Step</w:t>
        </w:r>
        <w:proofErr w:type="spellEnd"/>
        <w:r w:rsidRPr="00B01225">
          <w:t xml:space="preserve">-Definition zum </w:t>
        </w:r>
        <w:proofErr w:type="spellStart"/>
        <w:r w:rsidRPr="00B01225">
          <w:t>Step</w:t>
        </w:r>
        <w:proofErr w:type="spellEnd"/>
        <w:r w:rsidRPr="00B01225">
          <w:t xml:space="preserve"> „</w:t>
        </w:r>
        <w:proofErr w:type="spellStart"/>
        <w:r w:rsidRPr="00B01225">
          <w:rPr>
            <w:i/>
            <w:iCs/>
            <w:rPrChange w:id="1553" w:author="Stephan Müller" w:date="2019-07-18T07:42:00Z">
              <w:rPr/>
            </w:rPrChange>
          </w:rPr>
          <w:t>Then</w:t>
        </w:r>
        <w:proofErr w:type="spellEnd"/>
        <w:r w:rsidRPr="00B01225">
          <w:rPr>
            <w:i/>
            <w:iCs/>
            <w:rPrChange w:id="1554" w:author="Stephan Müller" w:date="2019-07-18T07:42:00Z">
              <w:rPr/>
            </w:rPrChange>
          </w:rPr>
          <w:t xml:space="preserve"> </w:t>
        </w:r>
        <w:proofErr w:type="spellStart"/>
        <w:r w:rsidRPr="00B01225">
          <w:rPr>
            <w:i/>
            <w:iCs/>
            <w:rPrChange w:id="1555" w:author="Stephan Müller" w:date="2019-07-18T07:42:00Z">
              <w:rPr/>
            </w:rPrChange>
          </w:rPr>
          <w:t>the</w:t>
        </w:r>
        <w:proofErr w:type="spellEnd"/>
        <w:r w:rsidRPr="00B01225">
          <w:rPr>
            <w:i/>
            <w:iCs/>
            <w:rPrChange w:id="1556" w:author="Stephan Müller" w:date="2019-07-18T07:42:00Z">
              <w:rPr/>
            </w:rPrChange>
          </w:rPr>
          <w:t xml:space="preserve"> http </w:t>
        </w:r>
        <w:proofErr w:type="spellStart"/>
        <w:r w:rsidRPr="00B01225">
          <w:rPr>
            <w:i/>
            <w:iCs/>
            <w:rPrChange w:id="1557" w:author="Stephan Müller" w:date="2019-07-18T07:42:00Z">
              <w:rPr/>
            </w:rPrChange>
          </w:rPr>
          <w:t>response</w:t>
        </w:r>
        <w:proofErr w:type="spellEnd"/>
        <w:r w:rsidRPr="00B01225">
          <w:rPr>
            <w:i/>
            <w:iCs/>
            <w:rPrChange w:id="1558" w:author="Stephan Müller" w:date="2019-07-18T07:42:00Z">
              <w:rPr/>
            </w:rPrChange>
          </w:rPr>
          <w:t xml:space="preserve"> status-code will </w:t>
        </w:r>
        <w:proofErr w:type="spellStart"/>
        <w:r w:rsidRPr="00B01225">
          <w:rPr>
            <w:i/>
            <w:iCs/>
            <w:rPrChange w:id="1559" w:author="Stephan Müller" w:date="2019-07-18T07:42:00Z">
              <w:rPr/>
            </w:rPrChange>
          </w:rPr>
          <w:t>be</w:t>
        </w:r>
        <w:proofErr w:type="spellEnd"/>
        <w:r w:rsidRPr="00B01225">
          <w:rPr>
            <w:i/>
            <w:iCs/>
            <w:rPrChange w:id="1560" w:author="Stephan Müller" w:date="2019-07-18T07:42:00Z">
              <w:rPr/>
            </w:rPrChange>
          </w:rPr>
          <w:t xml:space="preserve"> 201</w:t>
        </w:r>
        <w:r w:rsidRPr="00B01225">
          <w:t xml:space="preserve">“ </w:t>
        </w:r>
      </w:ins>
      <w:ins w:id="1561" w:author="Stephan Müller" w:date="2019-07-18T07:42:00Z">
        <w:r w:rsidRPr="00B01225">
          <w:rPr>
            <w:rPrChange w:id="1562" w:author="Stephan Müller" w:date="2019-07-18T07:42:00Z">
              <w:rPr>
                <w:lang w:val="en-US"/>
              </w:rPr>
            </w:rPrChange>
          </w:rPr>
          <w:t>(vgl. Abbildung 23) prüft ob die Schnittstelle mit dem erwarteten Statuscode auf den Request reagiert hat.</w:t>
        </w:r>
        <w:r>
          <w:t xml:space="preserve"> Eine</w:t>
        </w:r>
      </w:ins>
      <w:ins w:id="1563" w:author="Stephan Müller" w:date="2019-07-18T07:43:00Z">
        <w:r>
          <w:t xml:space="preserve"> zusätzliche Prüfung ob die Daten tatsächlich in der Datenbank gespeichert wurden erfolgt an dieser Stelle nicht.</w:t>
        </w:r>
      </w:ins>
    </w:p>
    <w:p w14:paraId="652AACA1" w14:textId="31CE34FE" w:rsidR="00BC571A" w:rsidDel="00B01225" w:rsidRDefault="00AF371A" w:rsidP="00E72D13">
      <w:pPr>
        <w:pStyle w:val="Flietext"/>
        <w:rPr>
          <w:del w:id="1564" w:author="Stephan Müller" w:date="2019-07-18T07:43:00Z"/>
        </w:rPr>
      </w:pPr>
      <w:del w:id="1565" w:author="Stephan Müller" w:date="2019-07-18T07:43:00Z">
        <w:r w:rsidDel="00B01225">
          <w:delText>Mit</w:delText>
        </w:r>
        <w:r w:rsidR="00B30A6D" w:rsidDel="00B01225">
          <w:delText xml:space="preserve"> dem HTTP Status-Code 201 </w:delText>
        </w:r>
        <w:r w:rsidDel="00B01225">
          <w:delText>wird gezeigt</w:delText>
        </w:r>
        <w:r w:rsidR="00BC571A" w:rsidDel="00B01225">
          <w:delText xml:space="preserve">, dass </w:delText>
        </w:r>
        <w:r w:rsidR="00473EA0" w:rsidDel="00B01225">
          <w:delText xml:space="preserve">der Request positiv </w:delText>
        </w:r>
        <w:r w:rsidR="009E1669" w:rsidDel="00B01225">
          <w:delText xml:space="preserve">verarbeitet werden konnte </w:delText>
        </w:r>
        <w:r w:rsidR="00473EA0" w:rsidDel="00B01225">
          <w:delText xml:space="preserve">und </w:delText>
        </w:r>
        <w:r w:rsidR="00BC571A" w:rsidDel="00B01225">
          <w:delText xml:space="preserve">ein Tweet erstellt wurde. Die Überprüfung, ob ein Tweet wirklich in der Datenbank abgespeichert wurde wird </w:delText>
        </w:r>
        <w:r w:rsidR="00473EA0" w:rsidDel="00B01225">
          <w:delText>klassischer</w:delText>
        </w:r>
        <w:r w:rsidR="00BC571A" w:rsidDel="00B01225">
          <w:delText xml:space="preserve"> Weise nicht als Integration Test überprüft, sondern als Unit-Test </w:delText>
        </w:r>
        <w:r w:rsidDel="00B01225">
          <w:delText xml:space="preserve">realisiert. In der </w:delText>
        </w:r>
        <w:r w:rsidR="00BC571A" w:rsidDel="00B01225">
          <w:delText xml:space="preserve">Step-Definition </w:delText>
        </w:r>
        <w:r w:rsidDel="00B01225">
          <w:delText xml:space="preserve">wird somit </w:delText>
        </w:r>
        <w:r w:rsidR="00BC571A" w:rsidDel="00B01225">
          <w:delText xml:space="preserve">lediglich der </w:delText>
        </w:r>
        <w:r w:rsidR="00B30A6D" w:rsidDel="00B01225">
          <w:delText xml:space="preserve">erwartete mit dem tatsächlichen </w:delText>
        </w:r>
        <w:r w:rsidDel="00B01225">
          <w:delText xml:space="preserve">Status-Code abgeglichen </w:delText>
        </w:r>
        <w:r w:rsidR="00BC571A" w:rsidDel="00B01225">
          <w:delText xml:space="preserve">(vgl. Abbildung 23). </w:delText>
        </w:r>
      </w:del>
    </w:p>
    <w:p w14:paraId="471CC830" w14:textId="45DF94F9" w:rsidR="00BC571A" w:rsidRDefault="00B01225" w:rsidP="00E72D13">
      <w:pPr>
        <w:pStyle w:val="Flietext"/>
      </w:pPr>
      <w:proofErr w:type="spellStart"/>
      <w:ins w:id="1566" w:author="Stephan Müller" w:date="2019-07-18T07:45:00Z">
        <w:r w:rsidRPr="00B01225">
          <w:rPr>
            <w:lang w:val="en-US"/>
            <w:rPrChange w:id="1567" w:author="Stephan Müller" w:date="2019-07-18T07:46:00Z">
              <w:rPr/>
            </w:rPrChange>
          </w:rPr>
          <w:t>Über</w:t>
        </w:r>
        <w:proofErr w:type="spellEnd"/>
        <w:r w:rsidRPr="00B01225">
          <w:rPr>
            <w:lang w:val="en-US"/>
            <w:rPrChange w:id="1568" w:author="Stephan Müller" w:date="2019-07-18T07:46:00Z">
              <w:rPr/>
            </w:rPrChange>
          </w:rPr>
          <w:t xml:space="preserve"> die Step-Definition </w:t>
        </w:r>
        <w:proofErr w:type="spellStart"/>
        <w:r w:rsidRPr="00B01225">
          <w:rPr>
            <w:lang w:val="en-US"/>
            <w:rPrChange w:id="1569" w:author="Stephan Müller" w:date="2019-07-18T07:46:00Z">
              <w:rPr/>
            </w:rPrChange>
          </w:rPr>
          <w:t>zum</w:t>
        </w:r>
        <w:proofErr w:type="spellEnd"/>
        <w:r w:rsidRPr="00B01225">
          <w:rPr>
            <w:lang w:val="en-US"/>
            <w:rPrChange w:id="1570" w:author="Stephan Müller" w:date="2019-07-18T07:46:00Z">
              <w:rPr/>
            </w:rPrChange>
          </w:rPr>
          <w:t xml:space="preserve"> Step „</w:t>
        </w:r>
        <w:r w:rsidRPr="00B01225">
          <w:rPr>
            <w:i/>
            <w:iCs/>
            <w:lang w:val="en-US"/>
            <w:rPrChange w:id="1571" w:author="Stephan Müller" w:date="2019-07-18T07:46:00Z">
              <w:rPr/>
            </w:rPrChange>
          </w:rPr>
          <w:t xml:space="preserve">And </w:t>
        </w:r>
      </w:ins>
      <w:ins w:id="1572" w:author="Stephan Müller" w:date="2019-07-18T07:46:00Z">
        <w:r w:rsidRPr="00B01225">
          <w:rPr>
            <w:i/>
            <w:iCs/>
            <w:lang w:val="en-US"/>
            <w:rPrChange w:id="1573" w:author="Stephan Müller" w:date="2019-07-18T07:46:00Z">
              <w:rPr/>
            </w:rPrChange>
          </w:rPr>
          <w:t>the http response body contains …“</w:t>
        </w:r>
        <w:r w:rsidRPr="00B01225">
          <w:rPr>
            <w:i/>
            <w:iCs/>
            <w:lang w:val="en-US"/>
            <w:rPrChange w:id="1574" w:author="Stephan Müller" w:date="2019-07-18T07:46:00Z">
              <w:rPr>
                <w:i/>
                <w:iCs/>
              </w:rPr>
            </w:rPrChange>
          </w:rPr>
          <w:t xml:space="preserve"> </w:t>
        </w:r>
      </w:ins>
      <w:del w:id="1575" w:author="Stephan Müller" w:date="2019-07-18T07:46:00Z">
        <w:r w:rsidR="00AF371A" w:rsidRPr="00B01225" w:rsidDel="00B01225">
          <w:rPr>
            <w:lang w:val="en-US"/>
            <w:rPrChange w:id="1576" w:author="Stephan Müller" w:date="2019-07-18T07:46:00Z">
              <w:rPr/>
            </w:rPrChange>
          </w:rPr>
          <w:delText xml:space="preserve">Im letzten Step </w:delText>
        </w:r>
      </w:del>
      <w:r w:rsidR="00AF371A">
        <w:t xml:space="preserve">wird </w:t>
      </w:r>
      <w:del w:id="1577" w:author="Stephan Müller" w:date="2019-07-18T07:46:00Z">
        <w:r w:rsidR="00AF371A" w:rsidDel="00B01225">
          <w:delText xml:space="preserve">der </w:delText>
        </w:r>
      </w:del>
      <w:ins w:id="1578" w:author="Stephan Müller" w:date="2019-07-18T07:46:00Z">
        <w:r>
          <w:t xml:space="preserve">die </w:t>
        </w:r>
      </w:ins>
      <w:r w:rsidR="00AF371A">
        <w:t xml:space="preserve">erwartete </w:t>
      </w:r>
      <w:r w:rsidR="00BC571A">
        <w:t xml:space="preserve">Payload </w:t>
      </w:r>
      <w:del w:id="1579" w:author="Stephan Müller" w:date="2019-07-18T07:47:00Z">
        <w:r w:rsidR="00AF371A" w:rsidDel="00B01225">
          <w:delText>beschrieben</w:delText>
        </w:r>
      </w:del>
      <w:ins w:id="1580" w:author="Stephan Müller" w:date="2019-07-18T07:47:00Z">
        <w:r>
          <w:t xml:space="preserve">mittels REST </w:t>
        </w:r>
        <w:proofErr w:type="spellStart"/>
        <w:r>
          <w:t>Assured</w:t>
        </w:r>
        <w:proofErr w:type="spellEnd"/>
        <w:r>
          <w:t xml:space="preserve"> geprüft. </w:t>
        </w:r>
      </w:ins>
      <w:del w:id="1581" w:author="Stephan Müller" w:date="2019-07-18T07:47:00Z">
        <w:r w:rsidR="00BC571A" w:rsidDel="00B01225">
          <w:delText xml:space="preserve">. Dieser </w:delText>
        </w:r>
        <w:r w:rsidR="00AF371A" w:rsidDel="00B01225">
          <w:delText>enthält Informationen über der erstellten Tweet im JSON Format</w:delText>
        </w:r>
        <w:r w:rsidR="00BC571A" w:rsidDel="00B01225">
          <w:delText xml:space="preserve">. </w:delText>
        </w:r>
      </w:del>
    </w:p>
    <w:p w14:paraId="2E4AC747" w14:textId="16423803" w:rsidR="00BC571A" w:rsidRDefault="00BC571A" w:rsidP="00BC571A">
      <w:pPr>
        <w:pStyle w:val="Flietext"/>
        <w:jc w:val="center"/>
        <w:rPr>
          <w:ins w:id="1582" w:author="Vincent Becker" w:date="2019-07-08T15:52:00Z"/>
        </w:rPr>
      </w:pPr>
      <w:commentRangeStart w:id="1583"/>
      <w:ins w:id="1584" w:author="Vincent Becker" w:date="2019-07-08T15:52:00Z">
        <w:r>
          <w:rPr>
            <w:noProof/>
          </w:rPr>
          <w:drawing>
            <wp:inline distT="0" distB="0" distL="0" distR="0" wp14:anchorId="32231FD5" wp14:editId="0C3560DE">
              <wp:extent cx="6127839" cy="1794076"/>
              <wp:effectExtent l="0" t="0" r="0" b="0"/>
              <wp:docPr id="33" name="Grafik 3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reateTweet_Response.png"/>
                      <pic:cNvPicPr/>
                    </pic:nvPicPr>
                    <pic:blipFill rotWithShape="1">
                      <a:blip r:embed="rId40" cstate="print">
                        <a:extLst>
                          <a:ext uri="{28A0092B-C50C-407E-A947-70E740481C1C}">
                            <a14:useLocalDpi xmlns:a14="http://schemas.microsoft.com/office/drawing/2010/main" val="0"/>
                          </a:ext>
                        </a:extLst>
                      </a:blip>
                      <a:srcRect l="1501" t="14094" r="4787"/>
                      <a:stretch/>
                    </pic:blipFill>
                    <pic:spPr bwMode="auto">
                      <a:xfrm>
                        <a:off x="0" y="0"/>
                        <a:ext cx="6163741" cy="1804587"/>
                      </a:xfrm>
                      <a:prstGeom prst="rect">
                        <a:avLst/>
                      </a:prstGeom>
                      <a:ln>
                        <a:noFill/>
                      </a:ln>
                      <a:extLst>
                        <a:ext uri="{53640926-AAD7-44D8-BBD7-CCE9431645EC}">
                          <a14:shadowObscured xmlns:a14="http://schemas.microsoft.com/office/drawing/2010/main"/>
                        </a:ext>
                      </a:extLst>
                    </pic:spPr>
                  </pic:pic>
                </a:graphicData>
              </a:graphic>
            </wp:inline>
          </w:drawing>
        </w:r>
      </w:ins>
      <w:commentRangeEnd w:id="1583"/>
      <w:r w:rsidR="00B01225">
        <w:rPr>
          <w:rStyle w:val="Kommentarzeichen"/>
          <w:rFonts w:cstheme="minorBidi"/>
        </w:rPr>
        <w:commentReference w:id="1583"/>
      </w:r>
    </w:p>
    <w:p w14:paraId="056B8982" w14:textId="30A8E218" w:rsidR="00BC571A" w:rsidRDefault="00BC571A" w:rsidP="00BC571A">
      <w:pPr>
        <w:pStyle w:val="Beschriftung"/>
        <w:rPr>
          <w:ins w:id="1585" w:author="Vincent Becker" w:date="2019-07-08T15:53:00Z"/>
        </w:rPr>
      </w:pPr>
      <w:ins w:id="1586" w:author="Vincent Becker" w:date="2019-07-08T15:52:00Z">
        <w:r>
          <w:t xml:space="preserve">Abbildung </w:t>
        </w:r>
        <w:r>
          <w:fldChar w:fldCharType="begin"/>
        </w:r>
        <w:r>
          <w:instrText xml:space="preserve"> SEQ Abbildung \* ARABIC </w:instrText>
        </w:r>
      </w:ins>
      <w:r>
        <w:fldChar w:fldCharType="separate"/>
      </w:r>
      <w:ins w:id="1587" w:author="Vincent Becker" w:date="2019-07-09T08:57:00Z">
        <w:r w:rsidR="00BF37CD">
          <w:rPr>
            <w:noProof/>
          </w:rPr>
          <w:t>24</w:t>
        </w:r>
      </w:ins>
      <w:ins w:id="1588" w:author="Vincent Becker" w:date="2019-07-08T15:52:00Z">
        <w:r>
          <w:fldChar w:fldCharType="end"/>
        </w:r>
        <w:r>
          <w:t>: Überprüfen der Response</w:t>
        </w:r>
      </w:ins>
    </w:p>
    <w:p w14:paraId="1D85B2E7" w14:textId="2D2D153F" w:rsidR="00BC571A" w:rsidRDefault="00BC571A" w:rsidP="00BC571A">
      <w:pPr>
        <w:pStyle w:val="Quelle"/>
        <w:rPr>
          <w:ins w:id="1589" w:author="Vincent Becker" w:date="2019-07-08T15:53:00Z"/>
        </w:rPr>
      </w:pPr>
    </w:p>
    <w:p w14:paraId="3594D6BF" w14:textId="368CDE8F" w:rsidR="00BC571A" w:rsidRDefault="00AF371A" w:rsidP="00BC571A">
      <w:pPr>
        <w:pStyle w:val="Flietext"/>
      </w:pPr>
      <w:commentRangeStart w:id="1590"/>
      <w:r>
        <w:t xml:space="preserve">Die durch </w:t>
      </w:r>
      <w:proofErr w:type="spellStart"/>
      <w:r>
        <w:t>RestAssured</w:t>
      </w:r>
      <w:proofErr w:type="spellEnd"/>
      <w:r>
        <w:t xml:space="preserve"> verwendete Struktur zum Überprüfen der Response bietet einen sehr übersichtlichen und </w:t>
      </w:r>
      <w:r w:rsidR="000F52E3">
        <w:t>gut verständlichen Aufbau. Dabei fällt auf, dass die Attribute „</w:t>
      </w:r>
      <w:proofErr w:type="spellStart"/>
      <w:r w:rsidR="000F52E3">
        <w:t>pubDate</w:t>
      </w:r>
      <w:proofErr w:type="spellEnd"/>
      <w:r w:rsidR="000F52E3">
        <w:t>“ und „</w:t>
      </w:r>
      <w:proofErr w:type="spellStart"/>
      <w:r w:rsidR="000F52E3">
        <w:t>tweetId</w:t>
      </w:r>
      <w:proofErr w:type="spellEnd"/>
      <w:r w:rsidR="000F52E3">
        <w:t xml:space="preserve">“ </w:t>
      </w:r>
      <w:commentRangeStart w:id="1591"/>
      <w:r w:rsidR="000F52E3">
        <w:t xml:space="preserve">lediglich auf </w:t>
      </w:r>
      <w:proofErr w:type="spellStart"/>
      <w:r w:rsidR="000F52E3">
        <w:t>NotNull</w:t>
      </w:r>
      <w:proofErr w:type="spellEnd"/>
      <w:r w:rsidR="000F52E3">
        <w:t xml:space="preserve"> geprüft werden</w:t>
      </w:r>
      <w:commentRangeEnd w:id="1591"/>
      <w:r w:rsidR="000F52E3">
        <w:rPr>
          <w:rStyle w:val="Kommentarzeichen"/>
          <w:rFonts w:cstheme="minorBidi"/>
        </w:rPr>
        <w:commentReference w:id="1591"/>
      </w:r>
      <w:r w:rsidR="000F52E3">
        <w:t>.</w:t>
      </w:r>
    </w:p>
    <w:p w14:paraId="6C659E62" w14:textId="272D6D52" w:rsidR="009C769D" w:rsidRDefault="000F52E3" w:rsidP="009C769D">
      <w:pPr>
        <w:pStyle w:val="Flietext"/>
        <w:rPr>
          <w:ins w:id="1592" w:author="Vincent Becker" w:date="2019-07-09T09:15:00Z"/>
        </w:rPr>
      </w:pPr>
      <w:r>
        <w:t>Dies liegt daran</w:t>
      </w:r>
      <w:r w:rsidR="00154E14">
        <w:t xml:space="preserve">, dass </w:t>
      </w:r>
      <w:r>
        <w:t xml:space="preserve">es sich um </w:t>
      </w:r>
      <w:r w:rsidR="00154E14">
        <w:t>dynamische</w:t>
      </w:r>
      <w:r>
        <w:t>,</w:t>
      </w:r>
      <w:r w:rsidR="00154E14">
        <w:t xml:space="preserve"> vom System </w:t>
      </w:r>
      <w:r>
        <w:t>vergebene Daten handelt</w:t>
      </w:r>
      <w:r w:rsidR="00154E14">
        <w:t xml:space="preserve">. Das </w:t>
      </w:r>
      <w:proofErr w:type="spellStart"/>
      <w:r w:rsidR="00154E14">
        <w:t>pubDate</w:t>
      </w:r>
      <w:proofErr w:type="spellEnd"/>
      <w:r w:rsidR="00154E14">
        <w:t xml:space="preserve"> wird abhängig von der Zeitquelle des Host</w:t>
      </w:r>
      <w:r w:rsidR="0022080A">
        <w:t>-</w:t>
      </w:r>
      <w:r w:rsidR="00154E14">
        <w:t xml:space="preserve">Systems vergeben und lässt sich somit nicht ohne weiteres vorhersehen. </w:t>
      </w:r>
      <w:r>
        <w:t xml:space="preserve">Hingegen kann die </w:t>
      </w:r>
      <w:proofErr w:type="spellStart"/>
      <w:r w:rsidR="00154E14">
        <w:t>tweetId</w:t>
      </w:r>
      <w:proofErr w:type="spellEnd"/>
      <w:r w:rsidR="00154E14">
        <w:t xml:space="preserve"> </w:t>
      </w:r>
      <w:r>
        <w:t>aufgrund der bekannten Anzahl der persistierten Tweets und dem Intervall</w:t>
      </w:r>
      <w:r w:rsidR="0010719F">
        <w:t>,</w:t>
      </w:r>
      <w:r>
        <w:t xml:space="preserve"> in dem sich die IDs </w:t>
      </w:r>
      <w:r w:rsidR="006E7354">
        <w:t xml:space="preserve">erhöhen </w:t>
      </w:r>
      <w:r>
        <w:t xml:space="preserve">leicht </w:t>
      </w:r>
      <w:r w:rsidR="00CD07E7">
        <w:t xml:space="preserve">vorhergesehen </w:t>
      </w:r>
      <w:r>
        <w:t>werden. Es ist jedoch irrelevant, welche ID vergeben wurde und kann somit bei der Überprüfung vernachlässig werden</w:t>
      </w:r>
      <w:r w:rsidR="00154E14">
        <w:t>.</w:t>
      </w:r>
      <w:r w:rsidR="008A57B0">
        <w:t xml:space="preserve"> </w:t>
      </w:r>
      <w:commentRangeEnd w:id="1590"/>
      <w:r w:rsidR="00B01225">
        <w:rPr>
          <w:rStyle w:val="Kommentarzeichen"/>
          <w:rFonts w:cstheme="minorBidi"/>
        </w:rPr>
        <w:commentReference w:id="1590"/>
      </w:r>
    </w:p>
    <w:p w14:paraId="45B72056" w14:textId="77777777" w:rsidR="00E41CE4" w:rsidRDefault="00E41CE4" w:rsidP="00E41CE4">
      <w:pPr>
        <w:pStyle w:val="Ebene3"/>
      </w:pPr>
      <w:bookmarkStart w:id="1593" w:name="_Toc14296628"/>
      <w:r>
        <w:lastRenderedPageBreak/>
        <w:t>Zustände teilen</w:t>
      </w:r>
      <w:bookmarkEnd w:id="1593"/>
    </w:p>
    <w:p w14:paraId="1D6059C9" w14:textId="7772FF25" w:rsidR="00E41CE4" w:rsidRDefault="00E41CE4" w:rsidP="00E41CE4">
      <w:pPr>
        <w:pStyle w:val="Flietext"/>
      </w:pPr>
      <w:r>
        <w:t>Wie in Kapitel 3.4.5 erwähnt müssen</w:t>
      </w:r>
      <w:r w:rsidR="0010719F">
        <w:t xml:space="preserve"> die</w:t>
      </w:r>
      <w:r>
        <w:t xml:space="preserve"> </w:t>
      </w:r>
      <w:proofErr w:type="spellStart"/>
      <w:r>
        <w:t>Step</w:t>
      </w:r>
      <w:proofErr w:type="spellEnd"/>
      <w:r>
        <w:t>-Definitionen</w:t>
      </w:r>
      <w:r w:rsidR="0010719F">
        <w:t xml:space="preserve"> eines Szenarios die Möglichkeit besitzen Zustände untereinander zu teilen. Zu diesem Zweck empfiehlt sich ein Objekt zum Halten der Zustände, auf das die </w:t>
      </w:r>
      <w:proofErr w:type="spellStart"/>
      <w:r w:rsidR="0010719F">
        <w:t>glue</w:t>
      </w:r>
      <w:proofErr w:type="spellEnd"/>
      <w:r w:rsidR="0010719F">
        <w:t>-Klassen Zugriff haben.</w:t>
      </w:r>
      <w:r>
        <w:t xml:space="preserve"> </w:t>
      </w:r>
    </w:p>
    <w:p w14:paraId="283F8065" w14:textId="77777777" w:rsidR="0010719F" w:rsidRDefault="0010719F" w:rsidP="00E41CE4">
      <w:pPr>
        <w:pStyle w:val="Flietext"/>
        <w:rPr>
          <w:ins w:id="1594" w:author="Vincent Becker" w:date="2019-07-09T09:15:00Z"/>
        </w:rPr>
      </w:pPr>
    </w:p>
    <w:p w14:paraId="146145FE" w14:textId="25A77DB9" w:rsidR="00E41CE4" w:rsidRDefault="00BC05DC" w:rsidP="00E41CE4">
      <w:pPr>
        <w:pStyle w:val="Flietext"/>
        <w:jc w:val="center"/>
        <w:rPr>
          <w:ins w:id="1595" w:author="Vincent Becker" w:date="2019-07-09T09:15:00Z"/>
        </w:rPr>
      </w:pPr>
      <w:ins w:id="1596" w:author="Vincent Becker" w:date="2019-07-09T14:51:00Z">
        <w:r>
          <w:rPr>
            <w:noProof/>
          </w:rPr>
          <w:drawing>
            <wp:inline distT="0" distB="0" distL="0" distR="0" wp14:anchorId="258EEAD1" wp14:editId="62626986">
              <wp:extent cx="5400040" cy="1769110"/>
              <wp:effectExtent l="0" t="0" r="0" b="0"/>
              <wp:docPr id="45" name="Grafik 4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nstantiateShareDomain.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1769110"/>
                      </a:xfrm>
                      <a:prstGeom prst="rect">
                        <a:avLst/>
                      </a:prstGeom>
                    </pic:spPr>
                  </pic:pic>
                </a:graphicData>
              </a:graphic>
            </wp:inline>
          </w:drawing>
        </w:r>
      </w:ins>
    </w:p>
    <w:p w14:paraId="72C6F02C" w14:textId="505EF46A" w:rsidR="00E41CE4" w:rsidRDefault="00E41CE4" w:rsidP="00E41CE4">
      <w:pPr>
        <w:pStyle w:val="Beschriftung"/>
      </w:pPr>
      <w:r>
        <w:t xml:space="preserve">Abbildung </w:t>
      </w:r>
      <w:r w:rsidR="00BE7E66">
        <w:fldChar w:fldCharType="begin"/>
      </w:r>
      <w:r w:rsidR="00BE7E66">
        <w:instrText xml:space="preserve"> SEQ Abbildung \* ARABIC </w:instrText>
      </w:r>
      <w:r w:rsidR="00BE7E66">
        <w:fldChar w:fldCharType="separate"/>
      </w:r>
      <w:r>
        <w:rPr>
          <w:noProof/>
        </w:rPr>
        <w:t>31</w:t>
      </w:r>
      <w:r w:rsidR="00BE7E66">
        <w:rPr>
          <w:noProof/>
        </w:rPr>
        <w:fldChar w:fldCharType="end"/>
      </w:r>
      <w:r>
        <w:t xml:space="preserve">: Instanziierung der </w:t>
      </w:r>
      <w:proofErr w:type="spellStart"/>
      <w:r>
        <w:t>Share</w:t>
      </w:r>
      <w:r w:rsidR="00BC05DC">
        <w:t>d</w:t>
      </w:r>
      <w:r>
        <w:t>Domain</w:t>
      </w:r>
      <w:proofErr w:type="spellEnd"/>
    </w:p>
    <w:p w14:paraId="54F8AC16" w14:textId="77777777" w:rsidR="00E41CE4" w:rsidRDefault="00E41CE4" w:rsidP="00E41CE4">
      <w:pPr>
        <w:pStyle w:val="Quelle"/>
        <w:rPr>
          <w:ins w:id="1597" w:author="Vincent Becker" w:date="2019-07-09T09:15:00Z"/>
        </w:rPr>
      </w:pPr>
    </w:p>
    <w:p w14:paraId="5E3A99E5" w14:textId="785CFAF7" w:rsidR="00E41CE4" w:rsidRDefault="00E41CE4" w:rsidP="009C769D">
      <w:pPr>
        <w:pStyle w:val="Flietext"/>
      </w:pPr>
      <w:r>
        <w:t>Die Klasse „</w:t>
      </w:r>
      <w:proofErr w:type="spellStart"/>
      <w:r>
        <w:t>SharedDomain</w:t>
      </w:r>
      <w:proofErr w:type="spellEnd"/>
      <w:r>
        <w:t xml:space="preserve">“ wird als Zustandshaltende Klasse verwendet. Sie enthält Attribute für alle Zustände, die über verschiedenen </w:t>
      </w:r>
      <w:proofErr w:type="spellStart"/>
      <w:r>
        <w:t>Step</w:t>
      </w:r>
      <w:proofErr w:type="spellEnd"/>
      <w:r>
        <w:t>-Definitionen geteilt werden müssen.</w:t>
      </w:r>
      <w:r w:rsidR="00BC05DC">
        <w:t xml:space="preserve"> In der Beispielanwendung müssen z.B. Responses auf </w:t>
      </w:r>
      <w:proofErr w:type="spellStart"/>
      <w:r w:rsidR="00BC05DC">
        <w:t>Requests</w:t>
      </w:r>
      <w:proofErr w:type="spellEnd"/>
      <w:r w:rsidR="00BC05DC">
        <w:t xml:space="preserve"> geteilt werden </w:t>
      </w:r>
      <w:r w:rsidR="00506CC6">
        <w:t xml:space="preserve">sowie </w:t>
      </w:r>
      <w:r w:rsidR="00BC05DC">
        <w:t xml:space="preserve">valide Token der User. Damit die </w:t>
      </w:r>
      <w:proofErr w:type="spellStart"/>
      <w:r w:rsidR="00BC05DC">
        <w:t>glue</w:t>
      </w:r>
      <w:proofErr w:type="spellEnd"/>
      <w:r w:rsidR="00BC05DC">
        <w:t xml:space="preserve">-Klassen die gleiche Referenz auf das Zustandshaltende Objekt bekommen wird </w:t>
      </w:r>
      <w:r w:rsidR="0010719F">
        <w:t>das DI</w:t>
      </w:r>
      <w:r w:rsidR="00506CC6">
        <w:t>-</w:t>
      </w:r>
      <w:r w:rsidR="0010719F">
        <w:t>Framework „</w:t>
      </w:r>
      <w:proofErr w:type="spellStart"/>
      <w:r w:rsidR="0010719F">
        <w:t>PicoContainer</w:t>
      </w:r>
      <w:proofErr w:type="spellEnd"/>
      <w:r w:rsidR="0010719F">
        <w:t xml:space="preserve">“ verwendet. </w:t>
      </w:r>
      <w:r w:rsidR="00BC05DC">
        <w:t xml:space="preserve">Abbildung 31 zeigt wie die Klasse </w:t>
      </w:r>
      <w:proofErr w:type="spellStart"/>
      <w:r w:rsidR="00BC05DC">
        <w:t>GeneralSteps</w:t>
      </w:r>
      <w:proofErr w:type="spellEnd"/>
      <w:r w:rsidR="00BC05DC">
        <w:t xml:space="preserve"> per Konstruktor-</w:t>
      </w:r>
      <w:proofErr w:type="spellStart"/>
      <w:r w:rsidR="00BC05DC">
        <w:t>Injection</w:t>
      </w:r>
      <w:proofErr w:type="spellEnd"/>
      <w:r w:rsidR="00BC05DC">
        <w:t xml:space="preserve"> die Referenz auf das Singleton Objekt erhält</w:t>
      </w:r>
      <w:r>
        <w:t xml:space="preserve">. Die Konstruktoren können </w:t>
      </w:r>
      <w:r w:rsidR="00506CC6">
        <w:t xml:space="preserve">dabei </w:t>
      </w:r>
      <w:r>
        <w:t xml:space="preserve">beliebig viele Parameter enthalten, </w:t>
      </w:r>
      <w:r w:rsidR="00506CC6">
        <w:t xml:space="preserve">um vom </w:t>
      </w:r>
      <w:proofErr w:type="spellStart"/>
      <w:r w:rsidR="00506CC6">
        <w:t>PicoContainer</w:t>
      </w:r>
      <w:proofErr w:type="spellEnd"/>
      <w:r w:rsidR="00506CC6">
        <w:t xml:space="preserve"> Singleton Objekte Instanziieren zu lassen. Dies ermöglicht eine Aufteilung der Zustände auf verschiedene Klassen. </w:t>
      </w:r>
      <w:r>
        <w:t>Da die zu speichernden Zustände in der vorliegenden Beispielanwendung jedoch sehr überschaubar sind, wurde hier keine weitere Aufteilung vorgenommen.</w:t>
      </w:r>
    </w:p>
    <w:p w14:paraId="6C515346" w14:textId="77777777" w:rsidR="00927514" w:rsidRDefault="00927514" w:rsidP="00927514">
      <w:pPr>
        <w:pStyle w:val="Ebene3"/>
      </w:pPr>
      <w:bookmarkStart w:id="1598" w:name="_Toc11325497"/>
      <w:bookmarkStart w:id="1599" w:name="_Toc14296629"/>
      <w:r>
        <w:t>Authentication Token</w:t>
      </w:r>
      <w:bookmarkEnd w:id="1598"/>
      <w:bookmarkEnd w:id="1599"/>
    </w:p>
    <w:p w14:paraId="06F494E7" w14:textId="6DD207B2" w:rsidR="00927514" w:rsidRDefault="00506CC6" w:rsidP="00506CC6">
      <w:pPr>
        <w:pStyle w:val="Flietext"/>
      </w:pPr>
      <w:commentRangeStart w:id="1600"/>
      <w:r>
        <w:t xml:space="preserve">Die Authentifizierung erfolgt durch das validieren von JWTs. Das Erzeugen der Token </w:t>
      </w:r>
      <w:r w:rsidR="009E1669">
        <w:t xml:space="preserve">ist </w:t>
      </w:r>
      <w:r>
        <w:t xml:space="preserve">dabei jedoch </w:t>
      </w:r>
      <w:r w:rsidR="009E1669">
        <w:t xml:space="preserve">nicht Part der </w:t>
      </w:r>
      <w:proofErr w:type="spellStart"/>
      <w:r w:rsidR="009E1669">
        <w:t>RESTful</w:t>
      </w:r>
      <w:proofErr w:type="spellEnd"/>
      <w:r w:rsidR="009E1669">
        <w:t xml:space="preserve"> API und ist somit auch nicht </w:t>
      </w:r>
      <w:r>
        <w:t>das überprüfen, ob korrekte Token generiert wurden</w:t>
      </w:r>
      <w:r w:rsidR="009E1669">
        <w:t xml:space="preserve">. Da diese jedoch notwendig </w:t>
      </w:r>
      <w:r>
        <w:t>sind</w:t>
      </w:r>
      <w:r w:rsidR="009E1669">
        <w:t xml:space="preserve"> um die Schnittstelle verwenden zu können erläutert die Feature-Datei „</w:t>
      </w:r>
      <w:proofErr w:type="spellStart"/>
      <w:proofErr w:type="gramStart"/>
      <w:r w:rsidR="009E1669">
        <w:t>authentication.feature</w:t>
      </w:r>
      <w:proofErr w:type="spellEnd"/>
      <w:proofErr w:type="gramEnd"/>
      <w:r w:rsidR="009E1669">
        <w:t>“ vollständigkeitshalber, wie ein valider JWT erzeugt werden kann.</w:t>
      </w:r>
      <w:commentRangeEnd w:id="1600"/>
      <w:r w:rsidR="00363DC4">
        <w:rPr>
          <w:rStyle w:val="Kommentarzeichen"/>
          <w:rFonts w:cstheme="minorBidi"/>
        </w:rPr>
        <w:commentReference w:id="1600"/>
      </w:r>
    </w:p>
    <w:p w14:paraId="6F3C5C22" w14:textId="37E50FDB" w:rsidR="00600F99" w:rsidRDefault="00600F99" w:rsidP="00927514">
      <w:pPr>
        <w:pStyle w:val="Ebene3"/>
      </w:pPr>
      <w:bookmarkStart w:id="1601" w:name="_Toc14296630"/>
      <w:r>
        <w:lastRenderedPageBreak/>
        <w:t>Arten der JSON Beschreibung</w:t>
      </w:r>
      <w:bookmarkEnd w:id="1601"/>
    </w:p>
    <w:p w14:paraId="383DE0A6" w14:textId="53F6F9A0" w:rsidR="00600F99" w:rsidRDefault="00B01225" w:rsidP="00B95D2C">
      <w:pPr>
        <w:pStyle w:val="Flietext"/>
      </w:pPr>
      <w:ins w:id="1602" w:author="Stephan Müller" w:date="2019-07-18T07:50:00Z">
        <w:r>
          <w:t xml:space="preserve">Das Szenario „Create a </w:t>
        </w:r>
        <w:proofErr w:type="spellStart"/>
        <w:r>
          <w:t>new</w:t>
        </w:r>
        <w:proofErr w:type="spellEnd"/>
        <w:r>
          <w:t xml:space="preserve"> Tweet</w:t>
        </w:r>
      </w:ins>
      <w:ins w:id="1603" w:author="Stephan Müller" w:date="2019-07-18T07:51:00Z">
        <w:r>
          <w:t xml:space="preserve">“ (vgl. </w:t>
        </w:r>
      </w:ins>
      <w:del w:id="1604" w:author="Stephan Müller" w:date="2019-07-18T07:51:00Z">
        <w:r w:rsidR="00600F99" w:rsidRPr="00D173EA" w:rsidDel="00B01225">
          <w:delText xml:space="preserve">In dem Beispiel aus </w:delText>
        </w:r>
      </w:del>
      <w:r w:rsidR="00600F99" w:rsidRPr="00D173EA">
        <w:t xml:space="preserve">Abbildung </w:t>
      </w:r>
      <w:r w:rsidR="009E1669">
        <w:t>20</w:t>
      </w:r>
      <w:ins w:id="1605" w:author="Stephan Müller" w:date="2019-07-18T07:51:00Z">
        <w:r>
          <w:t>)</w:t>
        </w:r>
      </w:ins>
      <w:r w:rsidR="00B53B1F" w:rsidRPr="00D173EA">
        <w:t xml:space="preserve"> </w:t>
      </w:r>
      <w:ins w:id="1606" w:author="Stephan Müller" w:date="2019-07-18T07:51:00Z">
        <w:r>
          <w:t xml:space="preserve">demonstriert </w:t>
        </w:r>
      </w:ins>
      <w:del w:id="1607" w:author="Stephan Müller" w:date="2019-07-18T07:51:00Z">
        <w:r w:rsidR="00600F99" w:rsidRPr="00D173EA" w:rsidDel="00B01225">
          <w:delText xml:space="preserve">werden </w:delText>
        </w:r>
      </w:del>
      <w:r w:rsidR="00600F99" w:rsidRPr="00D173EA">
        <w:t xml:space="preserve">zwei </w:t>
      </w:r>
      <w:del w:id="1608" w:author="Stephan Müller" w:date="2019-07-18T07:51:00Z">
        <w:r w:rsidR="00600F99" w:rsidRPr="00D173EA" w:rsidDel="00B01225">
          <w:delText>verschiede</w:delText>
        </w:r>
        <w:r w:rsidR="00E718C2" w:rsidRPr="00D173EA" w:rsidDel="00B01225">
          <w:delText>ne</w:delText>
        </w:r>
        <w:r w:rsidR="00600F99" w:rsidRPr="00D173EA" w:rsidDel="00B01225">
          <w:delText xml:space="preserve"> </w:delText>
        </w:r>
      </w:del>
      <w:ins w:id="1609" w:author="Stephan Müller" w:date="2019-07-18T07:51:00Z">
        <w:r>
          <w:t>Varianten</w:t>
        </w:r>
        <w:r w:rsidRPr="00D173EA">
          <w:t xml:space="preserve"> </w:t>
        </w:r>
      </w:ins>
      <w:del w:id="1610" w:author="Stephan Müller" w:date="2019-07-18T07:51:00Z">
        <w:r w:rsidR="00600F99" w:rsidRPr="00D173EA" w:rsidDel="00B01225">
          <w:delText xml:space="preserve">Arten </w:delText>
        </w:r>
      </w:del>
      <w:ins w:id="1611" w:author="Stephan Müller" w:date="2019-07-18T07:51:00Z">
        <w:r>
          <w:t>zum Umgang mit Daten.</w:t>
        </w:r>
        <w:r w:rsidRPr="00D173EA">
          <w:t xml:space="preserve"> </w:t>
        </w:r>
      </w:ins>
      <w:del w:id="1612" w:author="Stephan Müller" w:date="2019-07-18T07:51:00Z">
        <w:r w:rsidR="00600F99" w:rsidRPr="00D173EA" w:rsidDel="00B01225">
          <w:delText>der JSON- Beschreibun</w:delText>
        </w:r>
        <w:r w:rsidR="00600F99" w:rsidRPr="00AE1820" w:rsidDel="00B01225">
          <w:delText xml:space="preserve">g verwendet. </w:delText>
        </w:r>
      </w:del>
      <w:r w:rsidR="0009515A" w:rsidRPr="00AE1820">
        <w:t xml:space="preserve">Der </w:t>
      </w:r>
      <w:proofErr w:type="spellStart"/>
      <w:r w:rsidR="0009515A" w:rsidRPr="00AE1820">
        <w:t>Step</w:t>
      </w:r>
      <w:proofErr w:type="spellEnd"/>
      <w:r w:rsidR="0009515A" w:rsidRPr="00AE1820">
        <w:t xml:space="preserve"> </w:t>
      </w:r>
      <w:ins w:id="1613" w:author="Stephan Müller" w:date="2019-07-18T07:52:00Z">
        <w:r>
          <w:t xml:space="preserve">„Given </w:t>
        </w:r>
        <w:proofErr w:type="spellStart"/>
        <w:r>
          <w:t>the</w:t>
        </w:r>
        <w:proofErr w:type="spellEnd"/>
        <w:r>
          <w:t xml:space="preserve"> </w:t>
        </w:r>
        <w:proofErr w:type="spellStart"/>
        <w:r>
          <w:t>user</w:t>
        </w:r>
        <w:proofErr w:type="spellEnd"/>
        <w:r>
          <w:t xml:space="preserve"> …“ (</w:t>
        </w:r>
      </w:ins>
      <w:del w:id="1614" w:author="Stephan Müller" w:date="2019-07-18T07:52:00Z">
        <w:r w:rsidR="0009515A" w:rsidRPr="00AE1820" w:rsidDel="00B01225">
          <w:delText xml:space="preserve">aus </w:delText>
        </w:r>
      </w:del>
      <w:r w:rsidR="0009515A" w:rsidRPr="00AE1820">
        <w:t>Zeile 8</w:t>
      </w:r>
      <w:ins w:id="1615" w:author="Stephan Müller" w:date="2019-07-18T07:52:00Z">
        <w:r>
          <w:t>)</w:t>
        </w:r>
      </w:ins>
      <w:r w:rsidR="0009515A" w:rsidRPr="00AE1820">
        <w:t xml:space="preserve"> verwendet eine Data</w:t>
      </w:r>
      <w:r w:rsidR="006A5176">
        <w:t xml:space="preserve"> </w:t>
      </w:r>
      <w:r w:rsidR="0009515A" w:rsidRPr="00AE1820">
        <w:t xml:space="preserve">Table, um Attribut-Namen, Datentyp und Wert zu </w:t>
      </w:r>
      <w:del w:id="1616" w:author="Stephan Müller" w:date="2019-07-18T07:54:00Z">
        <w:r w:rsidR="0009515A" w:rsidRPr="00AE1820" w:rsidDel="00B01225">
          <w:delText>bestimmen</w:delText>
        </w:r>
      </w:del>
      <w:ins w:id="1617" w:author="Stephan Müller" w:date="2019-07-18T07:54:00Z">
        <w:r>
          <w:t xml:space="preserve">definiere und diese mit Hilfe der Type Registry als eigenen Datentyp an die </w:t>
        </w:r>
        <w:proofErr w:type="spellStart"/>
        <w:r>
          <w:t>Step</w:t>
        </w:r>
        <w:proofErr w:type="spellEnd"/>
        <w:r>
          <w:t>-Definition zu übergeben</w:t>
        </w:r>
      </w:ins>
      <w:ins w:id="1618" w:author="Stephan Müller" w:date="2019-07-18T07:55:00Z">
        <w:r>
          <w:t>.</w:t>
        </w:r>
      </w:ins>
      <w:del w:id="1619" w:author="Stephan Müller" w:date="2019-07-18T07:55:00Z">
        <w:r w:rsidR="0009515A" w:rsidRPr="00AE1820" w:rsidDel="00B01225">
          <w:delText>,</w:delText>
        </w:r>
      </w:del>
      <w:r w:rsidR="0009515A" w:rsidRPr="00AE1820">
        <w:t xml:space="preserve"> </w:t>
      </w:r>
      <w:ins w:id="1620" w:author="Stephan Müller" w:date="2019-07-18T07:55:00Z">
        <w:r>
          <w:t xml:space="preserve">Der </w:t>
        </w:r>
      </w:ins>
      <w:del w:id="1621" w:author="Stephan Müller" w:date="2019-07-18T07:55:00Z">
        <w:r w:rsidR="0009515A" w:rsidRPr="00AE1820" w:rsidDel="00B01225">
          <w:delText xml:space="preserve">wohingegen der </w:delText>
        </w:r>
      </w:del>
      <w:proofErr w:type="spellStart"/>
      <w:r w:rsidR="0009515A" w:rsidRPr="00AE1820">
        <w:t>Step</w:t>
      </w:r>
      <w:proofErr w:type="spellEnd"/>
      <w:ins w:id="1622" w:author="Stephan Müller" w:date="2019-07-18T07:55:00Z">
        <w:r>
          <w:t xml:space="preserve"> „And </w:t>
        </w:r>
        <w:proofErr w:type="spellStart"/>
        <w:r>
          <w:t>the</w:t>
        </w:r>
        <w:proofErr w:type="spellEnd"/>
        <w:r>
          <w:t xml:space="preserve"> http </w:t>
        </w:r>
        <w:proofErr w:type="spellStart"/>
        <w:r>
          <w:t>response</w:t>
        </w:r>
        <w:proofErr w:type="spellEnd"/>
        <w:r>
          <w:t xml:space="preserve"> …“</w:t>
        </w:r>
      </w:ins>
      <w:r w:rsidR="0009515A" w:rsidRPr="00AE1820">
        <w:t xml:space="preserve"> </w:t>
      </w:r>
      <w:del w:id="1623" w:author="Stephan Müller" w:date="2019-07-18T07:55:00Z">
        <w:r w:rsidR="0009515A" w:rsidRPr="00AE1820" w:rsidDel="00B01225">
          <w:delText xml:space="preserve">aus </w:delText>
        </w:r>
      </w:del>
      <w:ins w:id="1624" w:author="Stephan Müller" w:date="2019-07-18T07:55:00Z">
        <w:r>
          <w:t>(</w:t>
        </w:r>
      </w:ins>
      <w:r w:rsidR="0009515A" w:rsidRPr="00AE1820">
        <w:t>Zeile 12</w:t>
      </w:r>
      <w:ins w:id="1625" w:author="Stephan Müller" w:date="2019-07-18T07:55:00Z">
        <w:r>
          <w:t>) nutzt</w:t>
        </w:r>
      </w:ins>
      <w:r w:rsidR="006F4440" w:rsidRPr="00AE1820">
        <w:t xml:space="preserve"> </w:t>
      </w:r>
      <w:ins w:id="1626" w:author="Stephan Müller" w:date="2019-07-18T07:57:00Z">
        <w:r>
          <w:t>die Doc String Variante um die erwartete Antwort zu definieren</w:t>
        </w:r>
      </w:ins>
      <w:ins w:id="1627" w:author="Stephan Müller" w:date="2019-07-18T07:58:00Z">
        <w:r>
          <w:t>.</w:t>
        </w:r>
      </w:ins>
      <w:del w:id="1628" w:author="Stephan Müller" w:date="2019-07-18T07:58:00Z">
        <w:r w:rsidR="006F4440" w:rsidRPr="00AE1820" w:rsidDel="00B01225">
          <w:delText>eine komplette JSON</w:delText>
        </w:r>
        <w:r w:rsidR="0009515A" w:rsidRPr="00AE1820" w:rsidDel="00B01225">
          <w:delText xml:space="preserve"> </w:delText>
        </w:r>
        <w:r w:rsidR="006F4440" w:rsidRPr="00AE1820" w:rsidDel="00B01225">
          <w:delText xml:space="preserve">als </w:delText>
        </w:r>
        <w:r w:rsidR="0009515A" w:rsidRPr="00AE1820" w:rsidDel="00B01225">
          <w:delText xml:space="preserve">Doc String </w:delText>
        </w:r>
        <w:r w:rsidR="006F4440" w:rsidRPr="00D173EA" w:rsidDel="00B01225">
          <w:delText>aufzeigt</w:delText>
        </w:r>
        <w:r w:rsidR="0009515A" w:rsidRPr="00D173EA" w:rsidDel="00B01225">
          <w:delText>.</w:delText>
        </w:r>
      </w:del>
      <w:ins w:id="1629" w:author="Vincent Becker" w:date="2019-07-09T15:00:00Z">
        <w:del w:id="1630" w:author="Stephan Müller" w:date="2019-07-18T07:58:00Z">
          <w:r w:rsidR="00506CC6" w:rsidDel="00B01225">
            <w:delText xml:space="preserve"> </w:delText>
          </w:r>
        </w:del>
      </w:ins>
      <w:del w:id="1631" w:author="Stephan Müller" w:date="2019-07-18T07:58:00Z">
        <w:r w:rsidR="0009515A" w:rsidDel="00B01225">
          <w:delText xml:space="preserve">Beide </w:delText>
        </w:r>
        <w:r w:rsidR="00600F99" w:rsidDel="00B01225">
          <w:delText>Art</w:delText>
        </w:r>
        <w:r w:rsidR="0009515A" w:rsidDel="00B01225">
          <w:delText xml:space="preserve">en können </w:delText>
        </w:r>
        <w:r w:rsidR="00DF7821" w:rsidDel="00B01225">
          <w:delText>die Datenformate zum Datenaustausch beschr</w:delText>
        </w:r>
        <w:r w:rsidR="00E718C2" w:rsidDel="00B01225">
          <w:delText>ei</w:delText>
        </w:r>
        <w:r w:rsidR="00DF7821" w:rsidDel="00B01225">
          <w:delText>ben</w:delText>
        </w:r>
        <w:r w:rsidR="00E718C2" w:rsidDel="00B01225">
          <w:delText>. Welches letztendlich verwendet wird hängt vom Projektteam ab.</w:delText>
        </w:r>
      </w:del>
    </w:p>
    <w:p w14:paraId="060C086A" w14:textId="77777777" w:rsidR="00B01225" w:rsidRDefault="00B95D2C" w:rsidP="00B95D2C">
      <w:pPr>
        <w:pStyle w:val="Flietext"/>
        <w:rPr>
          <w:ins w:id="1632" w:author="Stephan Müller" w:date="2019-07-18T07:59:00Z"/>
        </w:rPr>
      </w:pPr>
      <w:r>
        <w:t>In der Beispielanwendung</w:t>
      </w:r>
      <w:r w:rsidR="0009515A">
        <w:t xml:space="preserve"> wird </w:t>
      </w:r>
      <w:del w:id="1633" w:author="Stephan Müller" w:date="2019-07-18T07:58:00Z">
        <w:r w:rsidR="0009515A" w:rsidDel="00B01225">
          <w:delText xml:space="preserve">i.d.R. </w:delText>
        </w:r>
      </w:del>
      <w:ins w:id="1634" w:author="Stephan Müller" w:date="2019-07-18T07:58:00Z">
        <w:r w:rsidR="00B01225">
          <w:t xml:space="preserve">in den meisten Fällen </w:t>
        </w:r>
      </w:ins>
      <w:r w:rsidR="0009515A">
        <w:t xml:space="preserve">ein Doc String für die Beschreibung </w:t>
      </w:r>
      <w:ins w:id="1635" w:author="Stephan Müller" w:date="2019-07-18T07:58:00Z">
        <w:r w:rsidR="00B01225">
          <w:t xml:space="preserve">von Antworten </w:t>
        </w:r>
      </w:ins>
      <w:r w:rsidR="0009515A">
        <w:t xml:space="preserve">verwendet, da </w:t>
      </w:r>
      <w:del w:id="1636" w:author="Stephan Müller" w:date="2019-07-18T07:58:00Z">
        <w:r w:rsidR="00506CC6" w:rsidDel="00B01225">
          <w:delText xml:space="preserve">besonders </w:delText>
        </w:r>
      </w:del>
      <w:ins w:id="1637" w:author="Stephan Müller" w:date="2019-07-18T07:58:00Z">
        <w:r w:rsidR="00B01225">
          <w:t>insbesondere bei</w:t>
        </w:r>
      </w:ins>
      <w:del w:id="1638" w:author="Stephan Müller" w:date="2019-07-18T07:58:00Z">
        <w:r w:rsidR="00506CC6" w:rsidDel="00B01225">
          <w:delText>bei</w:delText>
        </w:r>
      </w:del>
      <w:r w:rsidR="00506CC6">
        <w:t xml:space="preserve"> verschachtelten Datenstrukturen </w:t>
      </w:r>
      <w:ins w:id="1639" w:author="Stephan Müller" w:date="2019-07-18T07:59:00Z">
        <w:r w:rsidR="00B01225">
          <w:t xml:space="preserve">eine bessere Übersicht gegeben ist. </w:t>
        </w:r>
      </w:ins>
      <w:del w:id="1640" w:author="Stephan Müller" w:date="2019-07-18T07:59:00Z">
        <w:r w:rsidR="0009515A" w:rsidDel="00B01225">
          <w:delText xml:space="preserve">auf diese Weise </w:delText>
        </w:r>
      </w:del>
    </w:p>
    <w:p w14:paraId="47B83227" w14:textId="095B55FB" w:rsidR="00B95D2C" w:rsidRPr="00600F99" w:rsidRDefault="004147B3" w:rsidP="00B95D2C">
      <w:pPr>
        <w:pStyle w:val="Flietext"/>
      </w:pPr>
      <w:ins w:id="1641" w:author="Stephan Müller" w:date="2019-07-18T08:02:00Z">
        <w:r>
          <w:t xml:space="preserve">Sollen unterschiedliche Datensätze </w:t>
        </w:r>
      </w:ins>
      <w:ins w:id="1642" w:author="Stephan Müller" w:date="2019-07-18T08:03:00Z">
        <w:r>
          <w:t>auf</w:t>
        </w:r>
      </w:ins>
      <w:ins w:id="1643" w:author="Stephan Müller" w:date="2019-07-18T08:02:00Z">
        <w:r>
          <w:t>einander</w:t>
        </w:r>
      </w:ins>
      <w:ins w:id="1644" w:author="Stephan Müller" w:date="2019-07-18T08:03:00Z">
        <w:r>
          <w:t xml:space="preserve"> referenzieren, ist eine Data Table nur bedingt geeignet.</w:t>
        </w:r>
      </w:ins>
      <w:ins w:id="1645" w:author="Stephan Müller" w:date="2019-07-18T08:02:00Z">
        <w:r>
          <w:t xml:space="preserve"> </w:t>
        </w:r>
      </w:ins>
      <w:ins w:id="1646" w:author="Stephan Müller" w:date="2019-07-18T08:10:00Z">
        <w:r>
          <w:t xml:space="preserve">Werden jedoch </w:t>
        </w:r>
      </w:ins>
      <w:ins w:id="1647" w:author="Stephan Müller" w:date="2019-07-18T08:09:00Z">
        <w:r>
          <w:t>Key-Value Paare</w:t>
        </w:r>
      </w:ins>
      <w:ins w:id="1648" w:author="Stephan Müller" w:date="2019-07-18T08:10:00Z">
        <w:r>
          <w:t xml:space="preserve"> oder andere Strukturen über </w:t>
        </w:r>
      </w:ins>
      <w:ins w:id="1649" w:author="Stephan Müller" w:date="2019-07-18T08:11:00Z">
        <w:r w:rsidR="00AE7E49">
          <w:t xml:space="preserve">eine Data-Table definiert bietet diese eine deutliche höhere Lesbarkeit und damit ein </w:t>
        </w:r>
        <w:proofErr w:type="spellStart"/>
        <w:r w:rsidR="00AE7E49">
          <w:t>leichtete</w:t>
        </w:r>
      </w:ins>
      <w:ins w:id="1650" w:author="Stephan Müller" w:date="2019-07-18T08:12:00Z">
        <w:r w:rsidR="00AE7E49">
          <w:t>res</w:t>
        </w:r>
      </w:ins>
      <w:proofErr w:type="spellEnd"/>
      <w:ins w:id="1651" w:author="Stephan Müller" w:date="2019-07-18T08:11:00Z">
        <w:r w:rsidR="00AE7E49">
          <w:t xml:space="preserve"> Verständ</w:t>
        </w:r>
      </w:ins>
      <w:ins w:id="1652" w:author="Stephan Müller" w:date="2019-07-18T08:09:00Z">
        <w:r>
          <w:t>n</w:t>
        </w:r>
      </w:ins>
      <w:ins w:id="1653" w:author="Stephan Müller" w:date="2019-07-18T08:12:00Z">
        <w:r w:rsidR="00AE7E49">
          <w:t>is für alle Beteiligten.</w:t>
        </w:r>
      </w:ins>
      <w:del w:id="1654" w:author="Stephan Müller" w:date="2019-07-18T07:59:00Z">
        <w:r w:rsidR="0009515A" w:rsidDel="00B01225">
          <w:delText xml:space="preserve">die übergebenen Werte </w:delText>
        </w:r>
        <w:r w:rsidR="00D57C79" w:rsidDel="00B01225">
          <w:delText xml:space="preserve">besser </w:delText>
        </w:r>
        <w:r w:rsidR="00E718C2" w:rsidDel="00B01225">
          <w:delText xml:space="preserve">ersichtlich </w:delText>
        </w:r>
        <w:r w:rsidR="0009515A" w:rsidDel="00B01225">
          <w:delText>werden</w:delText>
        </w:r>
        <w:r w:rsidR="0009515A" w:rsidRPr="00552918" w:rsidDel="00B01225">
          <w:delText xml:space="preserve">. </w:delText>
        </w:r>
      </w:del>
      <w:del w:id="1655" w:author="Stephan Müller" w:date="2019-07-18T08:09:00Z">
        <w:r w:rsidR="00D57C79" w:rsidDel="004147B3">
          <w:delText xml:space="preserve">Eine Zelle einer Data Table kann nicht auf eine Zeile einer anderen Data Table referenzieren. </w:delText>
        </w:r>
        <w:r w:rsidR="00506CC6" w:rsidDel="004147B3">
          <w:delText>Eine Beschreibung von verschachtelten Objekten ist so nicht gut möglich</w:delText>
        </w:r>
        <w:r w:rsidR="00D57C79" w:rsidDel="004147B3">
          <w:delText xml:space="preserve">. </w:delText>
        </w:r>
        <w:r w:rsidR="000F3DCB" w:rsidRPr="00552918" w:rsidDel="004147B3">
          <w:delText xml:space="preserve">Ist </w:delText>
        </w:r>
        <w:r w:rsidR="00D57C79" w:rsidDel="004147B3">
          <w:delText xml:space="preserve">jedoch </w:delText>
        </w:r>
        <w:r w:rsidR="000F3DCB" w:rsidRPr="00552918" w:rsidDel="004147B3">
          <w:delText xml:space="preserve">die Struktur der JSON </w:delText>
        </w:r>
        <w:r w:rsidR="007434C5" w:rsidRPr="00552918" w:rsidDel="004147B3">
          <w:delText xml:space="preserve">im Fokus </w:delText>
        </w:r>
        <w:r w:rsidR="00552918" w:rsidRPr="00552918" w:rsidDel="004147B3">
          <w:delText xml:space="preserve">ist </w:delText>
        </w:r>
        <w:r w:rsidR="00E718C2" w:rsidRPr="00552918" w:rsidDel="004147B3">
          <w:delText xml:space="preserve">die </w:delText>
        </w:r>
        <w:r w:rsidR="007434C5" w:rsidRPr="00552918" w:rsidDel="004147B3">
          <w:delText>Verwendung ein</w:delText>
        </w:r>
        <w:r w:rsidR="00552918" w:rsidRPr="00552918" w:rsidDel="004147B3">
          <w:delText>er</w:delText>
        </w:r>
        <w:r w:rsidR="007434C5" w:rsidRPr="00552918" w:rsidDel="004147B3">
          <w:delText xml:space="preserve"> </w:delText>
        </w:r>
        <w:r w:rsidR="00E718C2" w:rsidRPr="00552918" w:rsidDel="004147B3">
          <w:delText>Data</w:delText>
        </w:r>
        <w:r w:rsidR="00552918" w:rsidRPr="00552918" w:rsidDel="004147B3">
          <w:delText xml:space="preserve"> </w:delText>
        </w:r>
        <w:r w:rsidR="00E718C2" w:rsidRPr="00552918" w:rsidDel="004147B3">
          <w:delText>Table</w:delText>
        </w:r>
        <w:r w:rsidR="00552918" w:rsidRPr="00552918" w:rsidDel="004147B3">
          <w:delText xml:space="preserve"> übersichtlicher</w:delText>
        </w:r>
        <w:r w:rsidR="00005640" w:rsidDel="004147B3">
          <w:delText>.</w:delText>
        </w:r>
      </w:del>
      <w:del w:id="1656" w:author="Stephan Müller" w:date="2019-07-18T08:12:00Z">
        <w:r w:rsidR="00005640" w:rsidDel="00AE7E49">
          <w:delText xml:space="preserve"> Die Attribute können so </w:delText>
        </w:r>
        <w:r w:rsidR="00D57C79" w:rsidDel="00AE7E49">
          <w:delText xml:space="preserve">übersichtlich </w:delText>
        </w:r>
        <w:r w:rsidR="00506CC6" w:rsidDel="00AE7E49">
          <w:delText xml:space="preserve">und mit ihrem Typen </w:delText>
        </w:r>
        <w:r w:rsidR="00D57C79" w:rsidDel="00AE7E49">
          <w:delText>beschrieben werden</w:delText>
        </w:r>
        <w:r w:rsidR="00506CC6" w:rsidDel="00AE7E49">
          <w:delText xml:space="preserve">. </w:delText>
        </w:r>
        <w:r w:rsidR="00005640" w:rsidDel="00AE7E49">
          <w:delText>Domänen-Experten</w:delText>
        </w:r>
        <w:r w:rsidR="0045070A" w:rsidDel="00AE7E49">
          <w:delText>,</w:delText>
        </w:r>
        <w:r w:rsidR="00005640" w:rsidDel="00AE7E49">
          <w:delText xml:space="preserve"> ohne technischem Vorwissen</w:delText>
        </w:r>
        <w:r w:rsidR="0045070A" w:rsidDel="00AE7E49">
          <w:delText>,</w:delText>
        </w:r>
        <w:r w:rsidR="00005640" w:rsidDel="00AE7E49">
          <w:delText xml:space="preserve"> </w:delText>
        </w:r>
        <w:r w:rsidR="0045070A" w:rsidDel="00AE7E49">
          <w:delText xml:space="preserve">können sie so leichter </w:delText>
        </w:r>
        <w:r w:rsidR="00005640" w:rsidDel="00AE7E49">
          <w:delText>nachvollziehen.</w:delText>
        </w:r>
      </w:del>
    </w:p>
    <w:p w14:paraId="5046CF82" w14:textId="50302E76" w:rsidR="00F75768" w:rsidRDefault="00F75768" w:rsidP="00927514">
      <w:pPr>
        <w:pStyle w:val="Ebene3"/>
      </w:pPr>
      <w:bookmarkStart w:id="1657" w:name="_Toc14296631"/>
      <w:r>
        <w:t>Wiederholende Szenarien</w:t>
      </w:r>
      <w:bookmarkEnd w:id="1657"/>
    </w:p>
    <w:p w14:paraId="214F88DC" w14:textId="77777777" w:rsidR="006A742F" w:rsidRDefault="00AE7E49" w:rsidP="00F75768">
      <w:pPr>
        <w:pStyle w:val="Flietext"/>
        <w:rPr>
          <w:ins w:id="1658" w:author="Stephan Müller" w:date="2019-07-18T08:23:00Z"/>
        </w:rPr>
      </w:pPr>
      <w:ins w:id="1659" w:author="Stephan Müller" w:date="2019-07-18T08:17:00Z">
        <w:r>
          <w:t xml:space="preserve">Bitte eine Schnittstelle mehrere Funktionen an, so ist es </w:t>
        </w:r>
      </w:ins>
      <w:ins w:id="1660" w:author="Stephan Müller" w:date="2019-07-18T08:18:00Z">
        <w:r>
          <w:t xml:space="preserve">wahrscheinlich das sich diese in gewisser Art und Weise ähneln. Z.B. </w:t>
        </w:r>
      </w:ins>
      <w:ins w:id="1661" w:author="Stephan Müller" w:date="2019-07-18T08:19:00Z">
        <w:r>
          <w:t>erwartet ein Client</w:t>
        </w:r>
      </w:ins>
      <w:ins w:id="1662" w:author="Stephan Müller" w:date="2019-07-18T08:18:00Z">
        <w:r>
          <w:t xml:space="preserve"> immer dasselbe Verhalten, wenn eine Anfrage o</w:t>
        </w:r>
      </w:ins>
      <w:ins w:id="1663" w:author="Stephan Müller" w:date="2019-07-18T08:19:00Z">
        <w:r>
          <w:t xml:space="preserve">hne gültigen Token gestellt wird, ein Validierungsfehler auftritt oder ein angefragter Datensatz nicht existiert. </w:t>
        </w:r>
      </w:ins>
      <w:ins w:id="1664" w:author="Stephan Müller" w:date="2019-07-18T08:21:00Z">
        <w:r w:rsidR="006A742F">
          <w:t xml:space="preserve">Nichtsdestotrotz muss das erwartete Verhalten für jede Funktion beschrieben werden, wodurch </w:t>
        </w:r>
      </w:ins>
      <w:ins w:id="1665" w:author="Stephan Müller" w:date="2019-07-18T08:22:00Z">
        <w:r w:rsidR="006A742F">
          <w:t>eine ganze Reihe von Szenarien mit großer Ähnlichkeit entstehen. Dies hat zur Folge</w:t>
        </w:r>
      </w:ins>
      <w:ins w:id="1666" w:author="Stephan Müller" w:date="2019-07-18T08:23:00Z">
        <w:r w:rsidR="006A742F">
          <w:t>,</w:t>
        </w:r>
      </w:ins>
      <w:ins w:id="1667" w:author="Stephan Müller" w:date="2019-07-18T08:22:00Z">
        <w:r w:rsidR="006A742F">
          <w:t xml:space="preserve"> dass </w:t>
        </w:r>
      </w:ins>
      <w:del w:id="1668" w:author="Stephan Müller" w:date="2019-07-18T08:23:00Z">
        <w:r w:rsidR="00F75768" w:rsidDel="006A742F">
          <w:delText>E</w:delText>
        </w:r>
      </w:del>
      <w:ins w:id="1669" w:author="Stephan Müller" w:date="2019-07-18T08:23:00Z">
        <w:r w:rsidR="006A742F">
          <w:t>e</w:t>
        </w:r>
      </w:ins>
      <w:r w:rsidR="00F75768">
        <w:t xml:space="preserve">inige Szenarien </w:t>
      </w:r>
      <w:del w:id="1670" w:author="Stephan Müller" w:date="2019-07-18T08:23:00Z">
        <w:r w:rsidR="00F75768" w:rsidDel="006A742F">
          <w:delText>exist</w:delText>
        </w:r>
        <w:r w:rsidR="00E718C2" w:rsidDel="006A742F">
          <w:delText>i</w:delText>
        </w:r>
        <w:r w:rsidR="00F75768" w:rsidDel="006A742F">
          <w:delText xml:space="preserve">eren </w:delText>
        </w:r>
      </w:del>
      <w:r w:rsidR="00F75768">
        <w:t xml:space="preserve">mit nur geringen Unterschieden in </w:t>
      </w:r>
      <w:r w:rsidR="00E718C2">
        <w:t xml:space="preserve">mehreren </w:t>
      </w:r>
      <w:r w:rsidR="00F75768">
        <w:t>Feature-Dateien</w:t>
      </w:r>
      <w:ins w:id="1671" w:author="Stephan Müller" w:date="2019-07-18T08:23:00Z">
        <w:r w:rsidR="006A742F">
          <w:t xml:space="preserve"> existieren</w:t>
        </w:r>
      </w:ins>
      <w:r w:rsidR="00F75768">
        <w:t xml:space="preserve">. </w:t>
      </w:r>
      <w:del w:id="1672" w:author="Stephan Müller" w:date="2019-07-18T08:23:00Z">
        <w:r w:rsidR="00E718C2" w:rsidDel="006A742F">
          <w:delText xml:space="preserve">Z.B. </w:delText>
        </w:r>
        <w:r w:rsidR="00F75768" w:rsidDel="006A742F">
          <w:delText xml:space="preserve">existiert in jeder Feature-Datei ein Szenario, </w:delText>
        </w:r>
        <w:r w:rsidR="00061728" w:rsidDel="006A742F">
          <w:delText>zum Beschreiben</w:delText>
        </w:r>
        <w:r w:rsidR="00F75768" w:rsidDel="006A742F">
          <w:delText xml:space="preserve">, dass </w:delText>
        </w:r>
        <w:r w:rsidR="007434C5" w:rsidDel="006A742F">
          <w:delText xml:space="preserve">die Response </w:delText>
        </w:r>
        <w:r w:rsidR="00A0000C" w:rsidDel="006A742F">
          <w:delText xml:space="preserve">auf einen Request ohne validen Token </w:delText>
        </w:r>
        <w:r w:rsidR="007434C5" w:rsidDel="006A742F">
          <w:delText xml:space="preserve">den </w:delText>
        </w:r>
        <w:r w:rsidR="00F75768" w:rsidDel="006A742F">
          <w:delText>http-</w:delText>
        </w:r>
        <w:r w:rsidR="00F75768" w:rsidRPr="00F25724" w:rsidDel="006A742F">
          <w:delText xml:space="preserve">Status Code </w:delText>
        </w:r>
        <w:r w:rsidR="00005640" w:rsidDel="006A742F">
          <w:delText>„Unauthorized“</w:delText>
        </w:r>
        <w:r w:rsidR="00005640" w:rsidRPr="00F25724" w:rsidDel="006A742F">
          <w:delText xml:space="preserve"> </w:delText>
        </w:r>
        <w:r w:rsidR="00A0000C" w:rsidRPr="00F25724" w:rsidDel="006A742F">
          <w:delText>erhält</w:delText>
        </w:r>
        <w:r w:rsidR="00F75768" w:rsidRPr="00F25724" w:rsidDel="006A742F">
          <w:delText xml:space="preserve">. </w:delText>
        </w:r>
      </w:del>
    </w:p>
    <w:p w14:paraId="488B8CED" w14:textId="3E204F89" w:rsidR="00F75768" w:rsidRPr="00F75768" w:rsidRDefault="006A742F" w:rsidP="00F75768">
      <w:pPr>
        <w:pStyle w:val="Flietext"/>
      </w:pPr>
      <w:ins w:id="1673" w:author="Stephan Müller" w:date="2019-07-18T08:25:00Z">
        <w:r>
          <w:t>Jedoch sollte man nicht versuchen dies zu vermeiden, d</w:t>
        </w:r>
      </w:ins>
      <w:ins w:id="1674" w:author="Stephan Müller" w:date="2019-07-18T08:23:00Z">
        <w:r>
          <w:t xml:space="preserve">a das </w:t>
        </w:r>
      </w:ins>
      <w:r w:rsidR="00061728" w:rsidRPr="00F25724">
        <w:t>Ziel</w:t>
      </w:r>
      <w:r w:rsidR="00061728">
        <w:t xml:space="preserve"> </w:t>
      </w:r>
      <w:del w:id="1675" w:author="Stephan Müller" w:date="2019-07-18T08:23:00Z">
        <w:r w:rsidR="00061728" w:rsidDel="006A742F">
          <w:delText xml:space="preserve">ist </w:delText>
        </w:r>
      </w:del>
      <w:ins w:id="1676" w:author="Stephan Müller" w:date="2019-07-18T08:23:00Z">
        <w:r>
          <w:t>eine vollständige</w:t>
        </w:r>
      </w:ins>
      <w:del w:id="1677" w:author="Stephan Müller" w:date="2019-07-18T08:23:00Z">
        <w:r w:rsidR="00061728" w:rsidDel="006A742F">
          <w:delText>es die</w:delText>
        </w:r>
      </w:del>
      <w:r w:rsidR="00F75768">
        <w:t xml:space="preserve"> Dokumentation </w:t>
      </w:r>
      <w:ins w:id="1678" w:author="Stephan Müller" w:date="2019-07-18T08:25:00Z">
        <w:r>
          <w:t>des erwarteten Verhaltens</w:t>
        </w:r>
      </w:ins>
      <w:ins w:id="1679" w:author="Stephan Müller" w:date="2019-07-18T08:24:00Z">
        <w:r>
          <w:t xml:space="preserve"> </w:t>
        </w:r>
      </w:ins>
      <w:del w:id="1680" w:author="Stephan Müller" w:date="2019-07-18T08:23:00Z">
        <w:r w:rsidR="00F75768" w:rsidDel="006A742F">
          <w:delText xml:space="preserve">vollständig </w:delText>
        </w:r>
      </w:del>
      <w:del w:id="1681" w:author="Stephan Müller" w:date="2019-07-18T08:24:00Z">
        <w:r w:rsidR="00061728" w:rsidDel="006A742F">
          <w:delText>aufzubaue</w:delText>
        </w:r>
      </w:del>
      <w:ins w:id="1682" w:author="Vincent Becker" w:date="2019-07-09T15:08:00Z">
        <w:del w:id="1683" w:author="Stephan Müller" w:date="2019-07-18T08:12:00Z">
          <w:r w:rsidR="0045070A" w:rsidDel="00AE7E49">
            <w:delText xml:space="preserve"> </w:delText>
          </w:r>
        </w:del>
      </w:ins>
      <w:del w:id="1684" w:author="Stephan Müller" w:date="2019-07-18T08:24:00Z">
        <w:r w:rsidR="00061728" w:rsidDel="006A742F">
          <w:delText>n</w:delText>
        </w:r>
      </w:del>
      <w:ins w:id="1685" w:author="Stephan Müller" w:date="2019-07-18T08:24:00Z">
        <w:r>
          <w:t>ist</w:t>
        </w:r>
      </w:ins>
      <w:r w:rsidR="00061728">
        <w:t xml:space="preserve"> und</w:t>
      </w:r>
      <w:r w:rsidR="00F75768">
        <w:t xml:space="preserve"> jede</w:t>
      </w:r>
      <w:r w:rsidR="00061728">
        <w:t>s</w:t>
      </w:r>
      <w:r w:rsidR="00F75768">
        <w:t xml:space="preserve"> Feature </w:t>
      </w:r>
      <w:r w:rsidR="00061728">
        <w:t xml:space="preserve">mit seiner </w:t>
      </w:r>
      <w:r w:rsidR="00F75768">
        <w:t>gesamte</w:t>
      </w:r>
      <w:r w:rsidR="00061728">
        <w:t>n</w:t>
      </w:r>
      <w:r w:rsidR="00F75768">
        <w:t xml:space="preserve"> Funktionsweise </w:t>
      </w:r>
      <w:del w:id="1686" w:author="Stephan Müller" w:date="2019-07-18T08:25:00Z">
        <w:r w:rsidR="007434C5" w:rsidDel="006A742F">
          <w:delText>aufzuzeigen</w:delText>
        </w:r>
      </w:del>
      <w:ins w:id="1687" w:author="Stephan Müller" w:date="2019-07-18T08:25:00Z">
        <w:r>
          <w:t>abgebildet werden soll</w:t>
        </w:r>
      </w:ins>
      <w:r w:rsidR="00F75768">
        <w:t>.</w:t>
      </w:r>
    </w:p>
    <w:p w14:paraId="72936CE6" w14:textId="6AA17D0A" w:rsidR="00927514" w:rsidRDefault="00D82F7C" w:rsidP="00927514">
      <w:pPr>
        <w:pStyle w:val="Ebene3"/>
      </w:pPr>
      <w:bookmarkStart w:id="1688" w:name="_Toc14296632"/>
      <w:r>
        <w:t>Verwendung des Scenario Outline</w:t>
      </w:r>
      <w:bookmarkEnd w:id="1688"/>
    </w:p>
    <w:p w14:paraId="1A48EB3B" w14:textId="77F47834" w:rsidR="00E14AEB" w:rsidDel="00E90690" w:rsidRDefault="00BC1AE3" w:rsidP="005741AD">
      <w:pPr>
        <w:pStyle w:val="Flietext"/>
        <w:rPr>
          <w:del w:id="1689" w:author="Stephan Müller" w:date="2019-07-18T09:09:00Z"/>
        </w:rPr>
      </w:pPr>
      <w:ins w:id="1690" w:author="Stephan Müller" w:date="2019-07-18T08:58:00Z">
        <w:r>
          <w:t xml:space="preserve">Eine Besonderheit bieten </w:t>
        </w:r>
      </w:ins>
      <w:del w:id="1691" w:author="Stephan Müller" w:date="2019-07-18T08:58:00Z">
        <w:r w:rsidR="005741AD" w:rsidDel="00BC1AE3">
          <w:delText xml:space="preserve">Die </w:delText>
        </w:r>
      </w:del>
      <w:ins w:id="1692" w:author="Stephan Müller" w:date="2019-07-18T08:58:00Z">
        <w:r>
          <w:t xml:space="preserve">die </w:t>
        </w:r>
      </w:ins>
      <w:del w:id="1693" w:author="Stephan Müller" w:date="2019-07-18T08:14:00Z">
        <w:r w:rsidR="005741AD" w:rsidDel="00AE7E49">
          <w:delText>Feature-Dateien</w:delText>
        </w:r>
      </w:del>
      <w:ins w:id="1694" w:author="Stephan Müller" w:date="2019-07-18T08:25:00Z">
        <w:r w:rsidR="00456605">
          <w:t>Feat</w:t>
        </w:r>
      </w:ins>
      <w:ins w:id="1695" w:author="Stephan Müller" w:date="2019-07-18T08:26:00Z">
        <w:r w:rsidR="00456605">
          <w:t>u</w:t>
        </w:r>
      </w:ins>
      <w:ins w:id="1696" w:author="Stephan Müller" w:date="2019-07-18T08:25:00Z">
        <w:r w:rsidR="00456605">
          <w:t>res</w:t>
        </w:r>
      </w:ins>
      <w:ins w:id="1697" w:author="Stephan Müller" w:date="2019-07-18T08:14:00Z">
        <w:r w:rsidR="00AE7E49">
          <w:t xml:space="preserve"> „</w:t>
        </w:r>
        <w:proofErr w:type="spellStart"/>
        <w:r w:rsidR="00AE7E49">
          <w:t>Get</w:t>
        </w:r>
      </w:ins>
      <w:proofErr w:type="spellEnd"/>
      <w:ins w:id="1698" w:author="Stephan Müller" w:date="2019-07-18T08:15:00Z">
        <w:r w:rsidR="00AE7E49">
          <w:t xml:space="preserve"> </w:t>
        </w:r>
        <w:proofErr w:type="spellStart"/>
        <w:r w:rsidR="00AE7E49">
          <w:t>user</w:t>
        </w:r>
        <w:proofErr w:type="spellEnd"/>
        <w:r w:rsidR="00AE7E49">
          <w:t xml:space="preserve"> …“ (</w:t>
        </w:r>
      </w:ins>
      <w:proofErr w:type="spellStart"/>
      <w:del w:id="1699" w:author="Stephan Müller" w:date="2019-07-18T08:15:00Z">
        <w:r w:rsidR="005741AD" w:rsidDel="00AE7E49">
          <w:delText xml:space="preserve"> </w:delText>
        </w:r>
        <w:commentRangeStart w:id="1700"/>
        <w:r w:rsidR="005741AD" w:rsidDel="00AE7E49">
          <w:delText>„g</w:delText>
        </w:r>
      </w:del>
      <w:ins w:id="1701" w:author="Stephan Müller" w:date="2019-07-18T08:15:00Z">
        <w:r w:rsidR="00AE7E49">
          <w:t>g</w:t>
        </w:r>
      </w:ins>
      <w:r w:rsidR="005741AD">
        <w:t>etUsers.fea</w:t>
      </w:r>
      <w:del w:id="1702" w:author="Stephan Müller" w:date="2019-07-18T08:13:00Z">
        <w:r w:rsidR="005741AD" w:rsidDel="00AE7E49">
          <w:delText>u</w:delText>
        </w:r>
      </w:del>
      <w:r w:rsidR="005741AD">
        <w:t>t</w:t>
      </w:r>
      <w:ins w:id="1703" w:author="Stephan Müller" w:date="2019-07-18T08:13:00Z">
        <w:r w:rsidR="00AE7E49">
          <w:t>u</w:t>
        </w:r>
      </w:ins>
      <w:del w:id="1704" w:author="Stephan Müller" w:date="2019-07-18T08:13:00Z">
        <w:r w:rsidR="005741AD" w:rsidDel="00AE7E49">
          <w:delText>e</w:delText>
        </w:r>
      </w:del>
      <w:r w:rsidR="005741AD">
        <w:t>r</w:t>
      </w:r>
      <w:ins w:id="1705" w:author="Stephan Müller" w:date="2019-07-18T08:13:00Z">
        <w:r w:rsidR="00AE7E49">
          <w:t>e</w:t>
        </w:r>
      </w:ins>
      <w:proofErr w:type="spellEnd"/>
      <w:del w:id="1706" w:author="Stephan Müller" w:date="2019-07-18T08:15:00Z">
        <w:r w:rsidR="005741AD" w:rsidDel="00AE7E49">
          <w:delText xml:space="preserve">“, </w:delText>
        </w:r>
      </w:del>
      <w:ins w:id="1707" w:author="Stephan Müller" w:date="2019-07-18T08:15:00Z">
        <w:r w:rsidR="00AE7E49">
          <w:t>), xxx (</w:t>
        </w:r>
      </w:ins>
      <w:proofErr w:type="spellStart"/>
      <w:del w:id="1708" w:author="Stephan Müller" w:date="2019-07-18T08:15:00Z">
        <w:r w:rsidR="005741AD" w:rsidDel="00AE7E49">
          <w:delText>„</w:delText>
        </w:r>
      </w:del>
      <w:r w:rsidR="005741AD">
        <w:t>getTweets.feature</w:t>
      </w:r>
      <w:proofErr w:type="spellEnd"/>
      <w:del w:id="1709" w:author="Stephan Müller" w:date="2019-07-18T08:15:00Z">
        <w:r w:rsidR="005741AD" w:rsidDel="00AE7E49">
          <w:delText xml:space="preserve">“ </w:delText>
        </w:r>
      </w:del>
      <w:ins w:id="1710" w:author="Stephan Müller" w:date="2019-07-18T08:15:00Z">
        <w:r w:rsidR="00AE7E49">
          <w:t xml:space="preserve">) </w:t>
        </w:r>
      </w:ins>
      <w:r w:rsidR="005741AD">
        <w:t xml:space="preserve">und </w:t>
      </w:r>
      <w:proofErr w:type="spellStart"/>
      <w:ins w:id="1711" w:author="Stephan Müller" w:date="2019-07-18T08:15:00Z">
        <w:r w:rsidR="00AE7E49">
          <w:t>yyy</w:t>
        </w:r>
        <w:proofErr w:type="spellEnd"/>
        <w:r w:rsidR="00AE7E49">
          <w:t xml:space="preserve"> (</w:t>
        </w:r>
      </w:ins>
      <w:proofErr w:type="spellStart"/>
      <w:del w:id="1712" w:author="Stephan Müller" w:date="2019-07-18T08:15:00Z">
        <w:r w:rsidR="005741AD" w:rsidDel="00AE7E49">
          <w:delText>„</w:delText>
        </w:r>
      </w:del>
      <w:r w:rsidR="005741AD">
        <w:t>getTweetsFromUser.feature</w:t>
      </w:r>
      <w:proofErr w:type="spellEnd"/>
      <w:del w:id="1713" w:author="Stephan Müller" w:date="2019-07-18T08:15:00Z">
        <w:r w:rsidR="005741AD" w:rsidDel="00AE7E49">
          <w:delText>“</w:delText>
        </w:r>
        <w:commentRangeEnd w:id="1700"/>
        <w:r w:rsidR="00AE7E49" w:rsidDel="00AE7E49">
          <w:rPr>
            <w:rStyle w:val="Kommentarzeichen"/>
            <w:rFonts w:cstheme="minorBidi"/>
          </w:rPr>
          <w:commentReference w:id="1700"/>
        </w:r>
        <w:r w:rsidR="005741AD" w:rsidDel="00AE7E49">
          <w:delText xml:space="preserve"> </w:delText>
        </w:r>
      </w:del>
      <w:ins w:id="1714" w:author="Stephan Müller" w:date="2019-07-18T08:15:00Z">
        <w:r w:rsidR="00AE7E49">
          <w:t>)</w:t>
        </w:r>
      </w:ins>
      <w:ins w:id="1715" w:author="Stephan Müller" w:date="2019-07-18T08:59:00Z">
        <w:r>
          <w:t>. Alle drei Features</w:t>
        </w:r>
      </w:ins>
      <w:ins w:id="1716" w:author="Stephan Müller" w:date="2019-07-18T08:27:00Z">
        <w:r w:rsidR="00456605">
          <w:t xml:space="preserve"> </w:t>
        </w:r>
      </w:ins>
      <w:ins w:id="1717" w:author="Stephan Müller" w:date="2019-07-18T09:01:00Z">
        <w:r>
          <w:t xml:space="preserve">beschreiben </w:t>
        </w:r>
      </w:ins>
      <w:ins w:id="1718" w:author="Stephan Müller" w:date="2019-07-18T09:02:00Z">
        <w:r>
          <w:t>das erwartete Verhalten beim Abfragen einer Liste von Tweets bzw. Usern.</w:t>
        </w:r>
      </w:ins>
      <w:ins w:id="1719" w:author="Stephan Müller" w:date="2019-07-18T09:00:00Z">
        <w:r>
          <w:t xml:space="preserve"> </w:t>
        </w:r>
      </w:ins>
      <w:ins w:id="1720" w:author="Stephan Müller" w:date="2019-07-18T09:05:00Z">
        <w:r>
          <w:lastRenderedPageBreak/>
          <w:t xml:space="preserve">Da mehrere </w:t>
        </w:r>
      </w:ins>
      <w:ins w:id="1721" w:author="Stephan Müller" w:date="2019-07-18T09:06:00Z">
        <w:r>
          <w:t xml:space="preserve">Szenarien mit denselben </w:t>
        </w:r>
        <w:proofErr w:type="spellStart"/>
        <w:r>
          <w:t>Steps</w:t>
        </w:r>
        <w:proofErr w:type="spellEnd"/>
        <w:r>
          <w:t xml:space="preserve"> arbeiten</w:t>
        </w:r>
      </w:ins>
      <w:ins w:id="1722" w:author="Stephan Müller" w:date="2019-07-18T09:07:00Z">
        <w:r>
          <w:t>,</w:t>
        </w:r>
      </w:ins>
      <w:del w:id="1723" w:author="Stephan Müller" w:date="2019-07-18T08:26:00Z">
        <w:r w:rsidR="005741AD" w:rsidDel="00456605">
          <w:delText xml:space="preserve">stellen </w:delText>
        </w:r>
      </w:del>
      <w:del w:id="1724" w:author="Stephan Müller" w:date="2019-07-18T08:27:00Z">
        <w:r w:rsidR="005741AD" w:rsidDel="00456605">
          <w:delText xml:space="preserve">die </w:delText>
        </w:r>
      </w:del>
      <w:del w:id="1725" w:author="Stephan Müller" w:date="2019-07-18T08:26:00Z">
        <w:r w:rsidR="005741AD" w:rsidDel="00456605">
          <w:delText xml:space="preserve">wohl </w:delText>
        </w:r>
      </w:del>
      <w:del w:id="1726" w:author="Stephan Müller" w:date="2019-07-18T09:04:00Z">
        <w:r w:rsidR="005741AD" w:rsidDel="00BC1AE3">
          <w:delText>komplexesten</w:delText>
        </w:r>
      </w:del>
      <w:del w:id="1727" w:author="Stephan Müller" w:date="2019-07-18T08:28:00Z">
        <w:r w:rsidR="005741AD" w:rsidDel="00456605">
          <w:delText xml:space="preserve"> der Beispielanwendung</w:delText>
        </w:r>
      </w:del>
      <w:del w:id="1728" w:author="Stephan Müller" w:date="2019-07-18T08:27:00Z">
        <w:r w:rsidR="005741AD" w:rsidDel="00456605">
          <w:delText xml:space="preserve"> dar</w:delText>
        </w:r>
      </w:del>
      <w:del w:id="1729" w:author="Stephan Müller" w:date="2019-07-18T09:04:00Z">
        <w:r w:rsidR="005741AD" w:rsidDel="00BC1AE3">
          <w:delText xml:space="preserve">. </w:delText>
        </w:r>
      </w:del>
      <w:ins w:id="1730" w:author="Stephan Müller" w:date="2019-07-18T09:06:00Z">
        <w:r>
          <w:t xml:space="preserve"> kommt die Szenario Outline zum Einsatz</w:t>
        </w:r>
      </w:ins>
      <w:ins w:id="1731" w:author="Stephan Müller" w:date="2019-07-18T09:09:00Z">
        <w:r w:rsidR="00E90690">
          <w:t>, wie nachfolgend am Beispiel des Features „</w:t>
        </w:r>
        <w:proofErr w:type="spellStart"/>
        <w:r w:rsidR="00E90690">
          <w:t>Get</w:t>
        </w:r>
        <w:proofErr w:type="spellEnd"/>
        <w:r w:rsidR="00E90690">
          <w:t xml:space="preserve"> …“ beschrieben wird.</w:t>
        </w:r>
      </w:ins>
      <w:del w:id="1732" w:author="Stephan Müller" w:date="2019-07-18T09:09:00Z">
        <w:r w:rsidR="005741AD" w:rsidDel="00E90690">
          <w:delText xml:space="preserve">Da ihr Aufbau sich </w:delText>
        </w:r>
        <w:r w:rsidR="003B147D" w:rsidDel="00E90690">
          <w:delText xml:space="preserve">sehr </w:delText>
        </w:r>
        <w:r w:rsidR="005741AD" w:rsidDel="00E90690">
          <w:delText xml:space="preserve">ähnelt werden </w:delText>
        </w:r>
        <w:r w:rsidR="003B147D" w:rsidDel="00E90690">
          <w:delText>die</w:delText>
        </w:r>
        <w:r w:rsidR="005741AD" w:rsidDel="00E90690">
          <w:delText xml:space="preserve"> Besonderheiten anhand der Datei „getUsers.feature“ erläutert.</w:delText>
        </w:r>
      </w:del>
    </w:p>
    <w:p w14:paraId="6EEA83E5" w14:textId="77777777" w:rsidR="00147036" w:rsidRDefault="00147036" w:rsidP="00927514">
      <w:pPr>
        <w:pStyle w:val="Flietext"/>
      </w:pPr>
    </w:p>
    <w:p w14:paraId="75D7A7DD" w14:textId="7D9A3825" w:rsidR="00E14AEB" w:rsidRDefault="00E14AEB" w:rsidP="00927514">
      <w:pPr>
        <w:pStyle w:val="Flietext"/>
      </w:pPr>
      <w:r>
        <w:rPr>
          <w:u w:val="single"/>
        </w:rPr>
        <w:t>Verwendung des Background-Blocks</w:t>
      </w:r>
    </w:p>
    <w:p w14:paraId="2068CDFE" w14:textId="38D43B47" w:rsidR="00E14AEB" w:rsidRDefault="00BF37CD" w:rsidP="008F2791">
      <w:pPr>
        <w:pStyle w:val="Flietext"/>
        <w:jc w:val="center"/>
      </w:pPr>
      <w:ins w:id="1733" w:author="Vincent Becker" w:date="2019-07-09T08:54:00Z">
        <w:r>
          <w:rPr>
            <w:noProof/>
          </w:rPr>
          <w:drawing>
            <wp:inline distT="0" distB="0" distL="0" distR="0" wp14:anchorId="104DCE50" wp14:editId="70A659E9">
              <wp:extent cx="5540371" cy="2511707"/>
              <wp:effectExtent l="0" t="0" r="0" b="3175"/>
              <wp:docPr id="34" name="Grafik 3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etUsers_background.png"/>
                      <pic:cNvPicPr/>
                    </pic:nvPicPr>
                    <pic:blipFill rotWithShape="1">
                      <a:blip r:embed="rId42">
                        <a:extLst>
                          <a:ext uri="{28A0092B-C50C-407E-A947-70E740481C1C}">
                            <a14:useLocalDpi xmlns:a14="http://schemas.microsoft.com/office/drawing/2010/main" val="0"/>
                          </a:ext>
                        </a:extLst>
                      </a:blip>
                      <a:srcRect l="3001" t="15280"/>
                      <a:stretch/>
                    </pic:blipFill>
                    <pic:spPr bwMode="auto">
                      <a:xfrm>
                        <a:off x="0" y="0"/>
                        <a:ext cx="5542977" cy="2512889"/>
                      </a:xfrm>
                      <a:prstGeom prst="rect">
                        <a:avLst/>
                      </a:prstGeom>
                      <a:ln>
                        <a:noFill/>
                      </a:ln>
                      <a:extLst>
                        <a:ext uri="{53640926-AAD7-44D8-BBD7-CCE9431645EC}">
                          <a14:shadowObscured xmlns:a14="http://schemas.microsoft.com/office/drawing/2010/main"/>
                        </a:ext>
                      </a:extLst>
                    </pic:spPr>
                  </pic:pic>
                </a:graphicData>
              </a:graphic>
            </wp:inline>
          </w:drawing>
        </w:r>
      </w:ins>
    </w:p>
    <w:p w14:paraId="09D9DFC3" w14:textId="61F9BC20" w:rsidR="00E14AEB" w:rsidRPr="003B147D" w:rsidRDefault="00E14AEB" w:rsidP="00E14AEB">
      <w:pPr>
        <w:pStyle w:val="Beschriftung"/>
      </w:pPr>
      <w:bookmarkStart w:id="1734" w:name="_Toc12891979"/>
      <w:r w:rsidRPr="003B147D">
        <w:t xml:space="preserve">Abbildung </w:t>
      </w:r>
      <w:r>
        <w:fldChar w:fldCharType="begin"/>
      </w:r>
      <w:r w:rsidRPr="003B147D">
        <w:instrText xml:space="preserve"> SEQ Abbildung \* ARABIC </w:instrText>
      </w:r>
      <w:r>
        <w:fldChar w:fldCharType="separate"/>
      </w:r>
      <w:r w:rsidR="00BF37CD" w:rsidRPr="003B147D">
        <w:rPr>
          <w:noProof/>
        </w:rPr>
        <w:t>25</w:t>
      </w:r>
      <w:r>
        <w:fldChar w:fldCharType="end"/>
      </w:r>
      <w:r w:rsidRPr="003B147D">
        <w:t>: Background-Block i</w:t>
      </w:r>
      <w:r w:rsidR="00BF37CD" w:rsidRPr="003B147D">
        <w:t>n</w:t>
      </w:r>
      <w:r w:rsidRPr="003B147D">
        <w:t xml:space="preserve"> "</w:t>
      </w:r>
      <w:proofErr w:type="spellStart"/>
      <w:r w:rsidR="00BF37CD" w:rsidRPr="003B147D">
        <w:t>getUsers.feature</w:t>
      </w:r>
      <w:proofErr w:type="spellEnd"/>
      <w:r w:rsidRPr="003B147D">
        <w:t xml:space="preserve">" </w:t>
      </w:r>
      <w:bookmarkEnd w:id="1734"/>
    </w:p>
    <w:p w14:paraId="3B65557D" w14:textId="44D097E1" w:rsidR="00E14AEB" w:rsidRPr="00D90867" w:rsidRDefault="00E14AEB" w:rsidP="00E14AEB">
      <w:pPr>
        <w:pStyle w:val="Quelle"/>
      </w:pPr>
    </w:p>
    <w:p w14:paraId="39210A66" w14:textId="3319C236" w:rsidR="00E90690" w:rsidRDefault="00E90690" w:rsidP="00CA0087">
      <w:pPr>
        <w:pStyle w:val="Flietext"/>
        <w:rPr>
          <w:ins w:id="1735" w:author="Stephan Müller" w:date="2019-07-18T09:09:00Z"/>
        </w:rPr>
      </w:pPr>
      <w:ins w:id="1736" w:author="Stephan Müller" w:date="2019-07-18T09:12:00Z">
        <w:r>
          <w:t>Das Kernelement</w:t>
        </w:r>
      </w:ins>
      <w:ins w:id="1737" w:author="Stephan Müller" w:date="2019-07-18T09:15:00Z">
        <w:r>
          <w:t xml:space="preserve"> ..</w:t>
        </w:r>
      </w:ins>
      <w:ins w:id="1738" w:author="Stephan Müller" w:date="2019-07-18T09:12:00Z">
        <w:r>
          <w:t xml:space="preserve"> </w:t>
        </w:r>
      </w:ins>
    </w:p>
    <w:p w14:paraId="65D80D85" w14:textId="78B454AB" w:rsidR="003B147D" w:rsidRDefault="00E14AEB" w:rsidP="00CA0087">
      <w:pPr>
        <w:pStyle w:val="Flietext"/>
      </w:pPr>
      <w:r>
        <w:t>Der Background-Block initialisiert die Datenbank</w:t>
      </w:r>
      <w:r w:rsidR="00AE1820">
        <w:t xml:space="preserve">, indem </w:t>
      </w:r>
      <w:r>
        <w:t xml:space="preserve">alle existierenden User und Moderatoren </w:t>
      </w:r>
      <w:r w:rsidR="003B147D">
        <w:t xml:space="preserve">beschrieben </w:t>
      </w:r>
      <w:r>
        <w:t xml:space="preserve">werden. </w:t>
      </w:r>
      <w:r w:rsidR="003B147D">
        <w:t xml:space="preserve">Da in der Beispielanwendung keine Funktion zum Hinzufügen, Verändern oder Entfernen von Accounts existiert ist dies grundsätzlich ein überflüssiger </w:t>
      </w:r>
      <w:proofErr w:type="spellStart"/>
      <w:r w:rsidR="003B147D">
        <w:t>Step</w:t>
      </w:r>
      <w:proofErr w:type="spellEnd"/>
      <w:r w:rsidR="003B147D">
        <w:t>.</w:t>
      </w:r>
      <w:r w:rsidR="00AE1820">
        <w:t xml:space="preserve"> In den übrigen Feature-Dateien wird daher auch auf die Initialisierung der Accounts verzichtet</w:t>
      </w:r>
      <w:r w:rsidR="00AF1B5F">
        <w:t xml:space="preserve">. </w:t>
      </w:r>
      <w:r>
        <w:t xml:space="preserve">Jedoch ist es </w:t>
      </w:r>
      <w:r w:rsidR="003B147D">
        <w:t xml:space="preserve">zum Verstehen unter welchen Bedingungen wessen User-Informationen zurückgesendet werden </w:t>
      </w:r>
      <w:r>
        <w:t xml:space="preserve">notwendig </w:t>
      </w:r>
      <w:r w:rsidR="00FA143E">
        <w:t xml:space="preserve">sie hier </w:t>
      </w:r>
      <w:r>
        <w:t xml:space="preserve">aufzuführen. </w:t>
      </w:r>
    </w:p>
    <w:p w14:paraId="267D0022" w14:textId="18E9EBF0" w:rsidR="00CA0087" w:rsidRDefault="003B147D" w:rsidP="00CA0087">
      <w:pPr>
        <w:pStyle w:val="Flietext"/>
      </w:pPr>
      <w:r>
        <w:t xml:space="preserve">Da die Initialisierung der Datenbank durch einen Background-Block erfolgt wird diese auch in jedem Szenario entsprechend durchgeführt (vgl. Kapitel xxx). Das Szenario </w:t>
      </w:r>
      <w:r w:rsidR="00CA0087" w:rsidRPr="00E14AEB">
        <w:t>„</w:t>
      </w:r>
      <w:proofErr w:type="spellStart"/>
      <w:r w:rsidR="00CA0087" w:rsidRPr="00E14AEB">
        <w:t>Unauthorised</w:t>
      </w:r>
      <w:proofErr w:type="spellEnd"/>
      <w:r w:rsidR="00CA0087" w:rsidRPr="00E14AEB">
        <w:t xml:space="preserve"> </w:t>
      </w:r>
      <w:proofErr w:type="spellStart"/>
      <w:r w:rsidR="00CA0087" w:rsidRPr="00E14AEB">
        <w:t>request</w:t>
      </w:r>
      <w:proofErr w:type="spellEnd"/>
      <w:r w:rsidR="00CA0087" w:rsidRPr="00E14AEB">
        <w:t xml:space="preserve"> </w:t>
      </w:r>
      <w:proofErr w:type="spellStart"/>
      <w:r w:rsidR="00CA0087" w:rsidRPr="00E14AEB">
        <w:t>to</w:t>
      </w:r>
      <w:proofErr w:type="spellEnd"/>
      <w:r w:rsidR="00CA0087" w:rsidRPr="00E14AEB">
        <w:t xml:space="preserve"> </w:t>
      </w:r>
      <w:proofErr w:type="spellStart"/>
      <w:r w:rsidR="00CA0087" w:rsidRPr="00E14AEB">
        <w:t>get</w:t>
      </w:r>
      <w:proofErr w:type="spellEnd"/>
      <w:r w:rsidR="00CA0087" w:rsidRPr="00E14AEB">
        <w:t xml:space="preserve"> a </w:t>
      </w:r>
      <w:proofErr w:type="spellStart"/>
      <w:r w:rsidR="00CA0087" w:rsidRPr="00E14AEB">
        <w:t>list</w:t>
      </w:r>
      <w:proofErr w:type="spellEnd"/>
      <w:r w:rsidR="00CA0087" w:rsidRPr="00E14AEB">
        <w:t xml:space="preserve"> </w:t>
      </w:r>
      <w:proofErr w:type="spellStart"/>
      <w:r w:rsidR="00CA0087" w:rsidRPr="00E14AEB">
        <w:t>of</w:t>
      </w:r>
      <w:proofErr w:type="spellEnd"/>
      <w:r w:rsidR="00CA0087" w:rsidRPr="00E14AEB">
        <w:t xml:space="preserve"> </w:t>
      </w:r>
      <w:proofErr w:type="spellStart"/>
      <w:r w:rsidR="00CA0087" w:rsidRPr="00E14AEB">
        <w:t>users</w:t>
      </w:r>
      <w:proofErr w:type="spellEnd"/>
      <w:r w:rsidR="00CA0087" w:rsidRPr="00E14AEB">
        <w:t xml:space="preserve">“ </w:t>
      </w:r>
      <w:r>
        <w:t xml:space="preserve">würde dies nicht benötigen, da in diesem </w:t>
      </w:r>
      <w:r w:rsidR="00CA0087" w:rsidRPr="00213F20">
        <w:t xml:space="preserve">Fall keine </w:t>
      </w:r>
      <w:r w:rsidR="00CA0087">
        <w:t xml:space="preserve">User-Informationen </w:t>
      </w:r>
      <w:r w:rsidR="00CA0087" w:rsidRPr="00213F20">
        <w:t>zurückgeliefert w</w:t>
      </w:r>
      <w:r w:rsidR="00CA0087">
        <w:t>e</w:t>
      </w:r>
      <w:r w:rsidR="00CA0087" w:rsidRPr="00213F20">
        <w:t>rden</w:t>
      </w:r>
      <w:r w:rsidR="00CA0087">
        <w:t xml:space="preserve"> – </w:t>
      </w:r>
      <w:r>
        <w:t xml:space="preserve">die Initialisierung ist </w:t>
      </w:r>
      <w:r w:rsidR="00CA0087">
        <w:t xml:space="preserve">wiederum für die Ausführung des Szenarios auch nicht störend. Das Verlegen </w:t>
      </w:r>
      <w:r>
        <w:t xml:space="preserve">des </w:t>
      </w:r>
      <w:proofErr w:type="spellStart"/>
      <w:r w:rsidR="00CA0087">
        <w:t>Steps</w:t>
      </w:r>
      <w:proofErr w:type="spellEnd"/>
      <w:r w:rsidR="00CA0087">
        <w:t xml:space="preserve"> in </w:t>
      </w:r>
      <w:r>
        <w:t>den</w:t>
      </w:r>
      <w:r w:rsidR="00CA0087">
        <w:t xml:space="preserve"> Background-Block erhöht dafür deutlich die Lesbarkeit der übrigen, ohnehin komplexen, Szenarien.</w:t>
      </w:r>
    </w:p>
    <w:p w14:paraId="172AD745" w14:textId="61913922" w:rsidR="00CA0087" w:rsidRDefault="00CA0087" w:rsidP="00CA0087">
      <w:pPr>
        <w:pStyle w:val="Flietext"/>
      </w:pPr>
    </w:p>
    <w:p w14:paraId="115F7F50" w14:textId="29D94D1F" w:rsidR="00E14AEB" w:rsidRPr="00D573CC" w:rsidRDefault="00CA0087" w:rsidP="00E14AEB">
      <w:pPr>
        <w:pStyle w:val="Flietext"/>
        <w:rPr>
          <w:u w:val="single"/>
        </w:rPr>
      </w:pPr>
      <w:r>
        <w:rPr>
          <w:u w:val="single"/>
        </w:rPr>
        <w:lastRenderedPageBreak/>
        <w:t>Initialisierung der Datenbank</w:t>
      </w:r>
    </w:p>
    <w:p w14:paraId="515A74CA" w14:textId="19D203E7" w:rsidR="00BF37CD" w:rsidRDefault="00BF37CD" w:rsidP="00BF37CD">
      <w:pPr>
        <w:pStyle w:val="Flietext"/>
        <w:jc w:val="center"/>
      </w:pPr>
      <w:r>
        <w:rPr>
          <w:noProof/>
        </w:rPr>
        <w:drawing>
          <wp:inline distT="0" distB="0" distL="0" distR="0" wp14:anchorId="098D5170" wp14:editId="2F2AD8F5">
            <wp:extent cx="5249569" cy="1426604"/>
            <wp:effectExtent l="0" t="0" r="0" b="0"/>
            <wp:docPr id="35" name="Grafik 3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rsistUsers.png"/>
                    <pic:cNvPicPr/>
                  </pic:nvPicPr>
                  <pic:blipFill rotWithShape="1">
                    <a:blip r:embed="rId43" cstate="print">
                      <a:extLst>
                        <a:ext uri="{28A0092B-C50C-407E-A947-70E740481C1C}">
                          <a14:useLocalDpi xmlns:a14="http://schemas.microsoft.com/office/drawing/2010/main" val="0"/>
                        </a:ext>
                      </a:extLst>
                    </a:blip>
                    <a:srcRect l="2786" t="18512"/>
                    <a:stretch/>
                  </pic:blipFill>
                  <pic:spPr bwMode="auto">
                    <a:xfrm>
                      <a:off x="0" y="0"/>
                      <a:ext cx="5249569" cy="1426604"/>
                    </a:xfrm>
                    <a:prstGeom prst="rect">
                      <a:avLst/>
                    </a:prstGeom>
                    <a:ln>
                      <a:noFill/>
                    </a:ln>
                    <a:extLst>
                      <a:ext uri="{53640926-AAD7-44D8-BBD7-CCE9431645EC}">
                        <a14:shadowObscured xmlns:a14="http://schemas.microsoft.com/office/drawing/2010/main"/>
                      </a:ext>
                    </a:extLst>
                  </pic:spPr>
                </pic:pic>
              </a:graphicData>
            </a:graphic>
          </wp:inline>
        </w:drawing>
      </w:r>
    </w:p>
    <w:p w14:paraId="28EC6C2E" w14:textId="0118C75B" w:rsidR="00BF37CD" w:rsidRDefault="00BF37CD" w:rsidP="00BF37CD">
      <w:pPr>
        <w:pStyle w:val="Beschriftung"/>
      </w:pPr>
      <w:r>
        <w:t xml:space="preserve">Abbildung </w:t>
      </w:r>
      <w:r w:rsidR="00BE7E66">
        <w:fldChar w:fldCharType="begin"/>
      </w:r>
      <w:r w:rsidR="00BE7E66">
        <w:instrText xml:space="preserve"> SEQ Abbildung \* ARABIC </w:instrText>
      </w:r>
      <w:r w:rsidR="00BE7E66">
        <w:fldChar w:fldCharType="separate"/>
      </w:r>
      <w:r>
        <w:rPr>
          <w:noProof/>
        </w:rPr>
        <w:t>26</w:t>
      </w:r>
      <w:r w:rsidR="00BE7E66">
        <w:rPr>
          <w:noProof/>
        </w:rPr>
        <w:fldChar w:fldCharType="end"/>
      </w:r>
      <w:r>
        <w:t xml:space="preserve">: </w:t>
      </w:r>
      <w:proofErr w:type="spellStart"/>
      <w:r>
        <w:t>Persist</w:t>
      </w:r>
      <w:proofErr w:type="spellEnd"/>
      <w:r>
        <w:t xml:space="preserve"> Accounts</w:t>
      </w:r>
    </w:p>
    <w:p w14:paraId="2EA49B64" w14:textId="7BEA210B" w:rsidR="00BF37CD" w:rsidRDefault="00BF37CD" w:rsidP="00BF37CD">
      <w:pPr>
        <w:pStyle w:val="Quelle"/>
      </w:pPr>
    </w:p>
    <w:p w14:paraId="145E03DC" w14:textId="4D860B10" w:rsidR="00E41CE4" w:rsidRPr="00BF37CD" w:rsidRDefault="00CA0087" w:rsidP="00D573CC">
      <w:pPr>
        <w:pStyle w:val="Flietext"/>
      </w:pPr>
      <w:r>
        <w:t xml:space="preserve">Die Accounts werden zugunsten des </w:t>
      </w:r>
      <w:r w:rsidR="00D573CC">
        <w:t>Leser-</w:t>
      </w:r>
      <w:r>
        <w:t xml:space="preserve">Verständnisses aufgeführt. </w:t>
      </w:r>
      <w:r w:rsidR="00D573CC">
        <w:t>Da</w:t>
      </w:r>
      <w:r w:rsidR="00BF37CD">
        <w:t xml:space="preserve"> </w:t>
      </w:r>
      <w:r w:rsidR="00D573CC">
        <w:t xml:space="preserve">die Beispielanwendung jedoch keine Funktion zum Verändern der Account-Daten bietet und diese sich somit nicht verändern </w:t>
      </w:r>
      <w:r w:rsidR="003B147D">
        <w:t xml:space="preserve">würde eine leere </w:t>
      </w:r>
      <w:proofErr w:type="spellStart"/>
      <w:r w:rsidR="003B147D">
        <w:t>Step-Defintion</w:t>
      </w:r>
      <w:proofErr w:type="spellEnd"/>
      <w:r w:rsidR="00D573CC">
        <w:t xml:space="preserve"> zu dem gleichen Ergebnis führen</w:t>
      </w:r>
      <w:r w:rsidR="00BF37CD">
        <w:t xml:space="preserve">. </w:t>
      </w:r>
      <w:r w:rsidR="00D573CC">
        <w:t xml:space="preserve">Damit die Dokumentation konsistent bleibt sollte die </w:t>
      </w:r>
      <w:r>
        <w:t xml:space="preserve">beschriebene Logik trotzdem ausgeführt werden. </w:t>
      </w:r>
      <w:r w:rsidR="00D573CC">
        <w:t>Im Fall einer später</w:t>
      </w:r>
      <w:r w:rsidR="00E41CE4">
        <w:t xml:space="preserve"> hinzugefügte</w:t>
      </w:r>
      <w:r w:rsidR="00D573CC">
        <w:t>n</w:t>
      </w:r>
      <w:r w:rsidR="00E41CE4">
        <w:t xml:space="preserve"> Funktion </w:t>
      </w:r>
      <w:r w:rsidR="00D573CC">
        <w:t>zum Verändern der Account-Daten könnte sonst schnell zu Verwirrungen führen.</w:t>
      </w:r>
    </w:p>
    <w:p w14:paraId="292EF900" w14:textId="0A134028" w:rsidR="00213F20" w:rsidRDefault="00213F20" w:rsidP="00E14AEB">
      <w:pPr>
        <w:pStyle w:val="Flietext"/>
      </w:pPr>
    </w:p>
    <w:p w14:paraId="1F90F921" w14:textId="222E279A" w:rsidR="00213F20" w:rsidRDefault="006E5BAE" w:rsidP="00E14AEB">
      <w:pPr>
        <w:pStyle w:val="Flietext"/>
        <w:rPr>
          <w:u w:val="single"/>
        </w:rPr>
      </w:pPr>
      <w:r>
        <w:rPr>
          <w:u w:val="single"/>
        </w:rPr>
        <w:t>Inhaltlich unterschiedliche Szenarien</w:t>
      </w:r>
    </w:p>
    <w:p w14:paraId="6C79D9F7" w14:textId="73B217E3" w:rsidR="00213F20" w:rsidRDefault="00AE1820" w:rsidP="00AE1820">
      <w:pPr>
        <w:pStyle w:val="Flietext"/>
        <w:jc w:val="center"/>
      </w:pPr>
      <w:r>
        <w:rPr>
          <w:noProof/>
        </w:rPr>
        <w:lastRenderedPageBreak/>
        <w:drawing>
          <wp:inline distT="0" distB="0" distL="0" distR="0" wp14:anchorId="124B56AE" wp14:editId="480620B9">
            <wp:extent cx="5214845" cy="5135551"/>
            <wp:effectExtent l="0" t="0" r="5080" b="0"/>
            <wp:docPr id="8" name="Grafik 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tUsers_unterschiedlicheRollen.png"/>
                    <pic:cNvPicPr/>
                  </pic:nvPicPr>
                  <pic:blipFill rotWithShape="1">
                    <a:blip r:embed="rId44" cstate="print">
                      <a:extLst>
                        <a:ext uri="{28A0092B-C50C-407E-A947-70E740481C1C}">
                          <a14:useLocalDpi xmlns:a14="http://schemas.microsoft.com/office/drawing/2010/main" val="0"/>
                        </a:ext>
                      </a:extLst>
                    </a:blip>
                    <a:srcRect l="3430" t="6923"/>
                    <a:stretch/>
                  </pic:blipFill>
                  <pic:spPr bwMode="auto">
                    <a:xfrm>
                      <a:off x="0" y="0"/>
                      <a:ext cx="5214845" cy="5135551"/>
                    </a:xfrm>
                    <a:prstGeom prst="rect">
                      <a:avLst/>
                    </a:prstGeom>
                    <a:ln>
                      <a:noFill/>
                    </a:ln>
                    <a:extLst>
                      <a:ext uri="{53640926-AAD7-44D8-BBD7-CCE9431645EC}">
                        <a14:shadowObscured xmlns:a14="http://schemas.microsoft.com/office/drawing/2010/main"/>
                      </a:ext>
                    </a:extLst>
                  </pic:spPr>
                </pic:pic>
              </a:graphicData>
            </a:graphic>
          </wp:inline>
        </w:drawing>
      </w:r>
    </w:p>
    <w:p w14:paraId="5EEC4178" w14:textId="25F8AF40" w:rsidR="00213F20" w:rsidRDefault="00213F20" w:rsidP="00213F20">
      <w:pPr>
        <w:pStyle w:val="Beschriftung"/>
      </w:pPr>
      <w:bookmarkStart w:id="1739" w:name="_Toc12891980"/>
      <w:r>
        <w:t xml:space="preserve">Abbildung </w:t>
      </w:r>
      <w:r w:rsidR="00BE7E66">
        <w:fldChar w:fldCharType="begin"/>
      </w:r>
      <w:r w:rsidR="00BE7E66">
        <w:instrText xml:space="preserve"> SEQ Abbildung \* ARABIC </w:instrText>
      </w:r>
      <w:r w:rsidR="00BE7E66">
        <w:fldChar w:fldCharType="separate"/>
      </w:r>
      <w:r w:rsidR="00BF37CD">
        <w:rPr>
          <w:noProof/>
        </w:rPr>
        <w:t>27</w:t>
      </w:r>
      <w:r w:rsidR="00BE7E66">
        <w:rPr>
          <w:noProof/>
        </w:rPr>
        <w:fldChar w:fldCharType="end"/>
      </w:r>
      <w:r>
        <w:t xml:space="preserve">: </w:t>
      </w:r>
      <w:r w:rsidR="008F2791">
        <w:t xml:space="preserve">Unterschiedliche Rollen fragen </w:t>
      </w:r>
      <w:proofErr w:type="spellStart"/>
      <w:r w:rsidR="008F2791">
        <w:t>user</w:t>
      </w:r>
      <w:proofErr w:type="spellEnd"/>
      <w:r w:rsidR="008F2791">
        <w:t xml:space="preserve"> Informationen ab</w:t>
      </w:r>
      <w:bookmarkEnd w:id="1739"/>
    </w:p>
    <w:p w14:paraId="7698E4F7" w14:textId="0459C066" w:rsidR="00213F20" w:rsidRDefault="00213F20" w:rsidP="00213F20">
      <w:pPr>
        <w:pStyle w:val="Quelle"/>
        <w:jc w:val="both"/>
      </w:pPr>
    </w:p>
    <w:p w14:paraId="0236B45E" w14:textId="1B1AA425" w:rsidR="00213F20" w:rsidRDefault="00AE1820" w:rsidP="00213F20">
      <w:pPr>
        <w:pStyle w:val="Flietext"/>
      </w:pPr>
      <w:r>
        <w:t xml:space="preserve">Abbildung </w:t>
      </w:r>
      <w:r w:rsidR="0052172A">
        <w:t>19</w:t>
      </w:r>
      <w:r w:rsidR="00096632">
        <w:t xml:space="preserve"> zeigt zwei </w:t>
      </w:r>
      <w:r>
        <w:t xml:space="preserve">sich ähnelnde </w:t>
      </w:r>
      <w:r w:rsidR="00096632">
        <w:t>Szenarien der Feature-Datei</w:t>
      </w:r>
      <w:r w:rsidR="00D266A2">
        <w:t xml:space="preserve">. In beiden wird ein valider Request, ohne Setzen von Query Parametern, durchgeführt. Der einzige Unterschied liegt darin, dass im ersten Szenario der Request für einen User und im zweiter für einen Moderator versendet wird. </w:t>
      </w:r>
      <w:r w:rsidR="00AF1B5F">
        <w:t>Aufgrund der inhaltlich sehr ähnlichen Vorgehensweisen hätte</w:t>
      </w:r>
      <w:r w:rsidR="00D266A2">
        <w:t xml:space="preserve">n ggf. die beiden Szenarien in einem </w:t>
      </w:r>
      <w:r w:rsidR="00AF1B5F">
        <w:t xml:space="preserve">Szenario Outline </w:t>
      </w:r>
      <w:r w:rsidR="00D266A2">
        <w:t xml:space="preserve">zusammengefasst </w:t>
      </w:r>
      <w:r w:rsidR="00AF1B5F">
        <w:t xml:space="preserve">werden können. </w:t>
      </w:r>
      <w:r w:rsidR="00AF1B5F" w:rsidRPr="00552918">
        <w:t>Da jedoch eine inhaltliche Unterscheidung vorliegt, wurden an dieser Stelle zwei explizit unterschiedliche Szenarien verwendet.</w:t>
      </w:r>
      <w:r w:rsidR="00AF1B5F" w:rsidRPr="00096632">
        <w:rPr>
          <w:shd w:val="clear" w:color="auto" w:fill="FFFF00"/>
        </w:rPr>
        <w:t xml:space="preserve"> </w:t>
      </w:r>
    </w:p>
    <w:p w14:paraId="60BE6EC8" w14:textId="709BB11A" w:rsidR="00213F20" w:rsidRDefault="00213F20" w:rsidP="00213F20">
      <w:pPr>
        <w:pStyle w:val="Flietext"/>
      </w:pPr>
    </w:p>
    <w:p w14:paraId="1FE62730" w14:textId="15D57FC8" w:rsidR="00213F20" w:rsidRDefault="00096632" w:rsidP="00213F20">
      <w:pPr>
        <w:pStyle w:val="Flietext"/>
        <w:rPr>
          <w:u w:val="single"/>
        </w:rPr>
      </w:pPr>
      <w:r>
        <w:rPr>
          <w:u w:val="single"/>
        </w:rPr>
        <w:t xml:space="preserve">Verschiedene </w:t>
      </w:r>
      <w:proofErr w:type="spellStart"/>
      <w:r w:rsidR="00213F20">
        <w:rPr>
          <w:u w:val="single"/>
        </w:rPr>
        <w:t>Example</w:t>
      </w:r>
      <w:proofErr w:type="spellEnd"/>
      <w:r w:rsidR="00213F20">
        <w:rPr>
          <w:u w:val="single"/>
        </w:rPr>
        <w:t>-Tabellen</w:t>
      </w:r>
    </w:p>
    <w:p w14:paraId="2F8827D0" w14:textId="0E53AAD5" w:rsidR="00213F20" w:rsidRDefault="00213F20" w:rsidP="00213F20">
      <w:pPr>
        <w:pStyle w:val="Flietext"/>
      </w:pPr>
      <w:r>
        <w:rPr>
          <w:noProof/>
        </w:rPr>
        <w:lastRenderedPageBreak/>
        <w:drawing>
          <wp:inline distT="0" distB="0" distL="0" distR="0" wp14:anchorId="79B5FC5B" wp14:editId="079363A1">
            <wp:extent cx="5509549" cy="4910611"/>
            <wp:effectExtent l="0" t="0" r="2540" b="4445"/>
            <wp:docPr id="15" name="Grafik 1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tUsers_MultipleExampleTables.png"/>
                    <pic:cNvPicPr/>
                  </pic:nvPicPr>
                  <pic:blipFill rotWithShape="1">
                    <a:blip r:embed="rId45" cstate="print">
                      <a:extLst>
                        <a:ext uri="{28A0092B-C50C-407E-A947-70E740481C1C}">
                          <a14:useLocalDpi xmlns:a14="http://schemas.microsoft.com/office/drawing/2010/main" val="0"/>
                        </a:ext>
                      </a:extLst>
                    </a:blip>
                    <a:srcRect l="1715" t="8302"/>
                    <a:stretch/>
                  </pic:blipFill>
                  <pic:spPr bwMode="auto">
                    <a:xfrm>
                      <a:off x="0" y="0"/>
                      <a:ext cx="5527602" cy="4926701"/>
                    </a:xfrm>
                    <a:prstGeom prst="rect">
                      <a:avLst/>
                    </a:prstGeom>
                    <a:ln>
                      <a:noFill/>
                    </a:ln>
                    <a:extLst>
                      <a:ext uri="{53640926-AAD7-44D8-BBD7-CCE9431645EC}">
                        <a14:shadowObscured xmlns:a14="http://schemas.microsoft.com/office/drawing/2010/main"/>
                      </a:ext>
                    </a:extLst>
                  </pic:spPr>
                </pic:pic>
              </a:graphicData>
            </a:graphic>
          </wp:inline>
        </w:drawing>
      </w:r>
    </w:p>
    <w:p w14:paraId="3ACD6BCB" w14:textId="652BD0D5" w:rsidR="00213F20" w:rsidRDefault="00213F20" w:rsidP="00213F20">
      <w:pPr>
        <w:pStyle w:val="Beschriftung"/>
      </w:pPr>
      <w:bookmarkStart w:id="1740" w:name="_Toc12891981"/>
      <w:r>
        <w:t xml:space="preserve">Abbildung </w:t>
      </w:r>
      <w:r w:rsidR="00BE7E66">
        <w:fldChar w:fldCharType="begin"/>
      </w:r>
      <w:r w:rsidR="00BE7E66">
        <w:instrText xml:space="preserve"> SEQ Abbildung \* ARABIC </w:instrText>
      </w:r>
      <w:r w:rsidR="00BE7E66">
        <w:fldChar w:fldCharType="separate"/>
      </w:r>
      <w:r w:rsidR="00BF37CD">
        <w:rPr>
          <w:noProof/>
        </w:rPr>
        <w:t>28</w:t>
      </w:r>
      <w:r w:rsidR="00BE7E66">
        <w:rPr>
          <w:noProof/>
        </w:rPr>
        <w:fldChar w:fldCharType="end"/>
      </w:r>
      <w:r>
        <w:t xml:space="preserve">: Mehrere </w:t>
      </w:r>
      <w:proofErr w:type="spellStart"/>
      <w:r>
        <w:t>Example</w:t>
      </w:r>
      <w:proofErr w:type="spellEnd"/>
      <w:r>
        <w:t xml:space="preserve"> Tabellen in "</w:t>
      </w:r>
      <w:proofErr w:type="spellStart"/>
      <w:r w:rsidR="00D573CC">
        <w:t>getUsers.feature</w:t>
      </w:r>
      <w:proofErr w:type="spellEnd"/>
      <w:r>
        <w:t xml:space="preserve">" </w:t>
      </w:r>
      <w:bookmarkEnd w:id="1740"/>
    </w:p>
    <w:p w14:paraId="4EF72D9D" w14:textId="242E7D60" w:rsidR="00213F20" w:rsidRDefault="00213F20" w:rsidP="00213F20">
      <w:pPr>
        <w:pStyle w:val="Quelle"/>
      </w:pPr>
    </w:p>
    <w:p w14:paraId="268C90F6" w14:textId="31BB2DBF" w:rsidR="00213F20" w:rsidRDefault="00AF1B5F" w:rsidP="00213F20">
      <w:pPr>
        <w:pStyle w:val="Flietext"/>
      </w:pPr>
      <w:r>
        <w:t xml:space="preserve">Im Gegensatz zu der Erklärung, </w:t>
      </w:r>
      <w:r w:rsidR="00096632">
        <w:t xml:space="preserve">wie sich die Ressource auf </w:t>
      </w:r>
      <w:proofErr w:type="spellStart"/>
      <w:r w:rsidR="00AE1820">
        <w:t>R</w:t>
      </w:r>
      <w:r w:rsidR="00096632">
        <w:t>equests</w:t>
      </w:r>
      <w:proofErr w:type="spellEnd"/>
      <w:r w:rsidR="00096632">
        <w:t xml:space="preserve"> verschiedener Rollen verhält,</w:t>
      </w:r>
      <w:r>
        <w:t xml:space="preserve"> soll an dieser Stelle erklärt werden, wessen User-Informationen </w:t>
      </w:r>
      <w:r w:rsidR="00096632">
        <w:t xml:space="preserve">unter Verwendung verschiedener Werte-Kombinationen der Query Parameter </w:t>
      </w:r>
      <w:r>
        <w:t>zurückgesendet werden.</w:t>
      </w:r>
      <w:r w:rsidR="00C415C2">
        <w:t xml:space="preserve"> Aufgrund des inhaltlich gleichen Szenarios mit unterschiedlichen Ausprägungen der Query Parameter wurde an </w:t>
      </w:r>
      <w:proofErr w:type="spellStart"/>
      <w:r w:rsidR="00C415C2">
        <w:t>dierser</w:t>
      </w:r>
      <w:proofErr w:type="spellEnd"/>
      <w:r w:rsidR="00C415C2">
        <w:t xml:space="preserve"> Stelle ein Szenario Outline verwendet. </w:t>
      </w:r>
      <w:r w:rsidR="00096632">
        <w:t xml:space="preserve">Da die </w:t>
      </w:r>
      <w:r w:rsidR="00887B44">
        <w:t xml:space="preserve">Kombination aller Query Parameter </w:t>
      </w:r>
      <w:r w:rsidR="00096632">
        <w:t>zusammen einen Einfluss darauf haben</w:t>
      </w:r>
      <w:r w:rsidR="00887B44">
        <w:t xml:space="preserve">, wessen User Informationen zurückgesendet werden existieren </w:t>
      </w:r>
      <w:r w:rsidR="00C415C2">
        <w:t xml:space="preserve">recht </w:t>
      </w:r>
      <w:r w:rsidR="00887B44">
        <w:t xml:space="preserve">viele Grenzfälle, die abgebildet werden müssen (vgl. Kapitel </w:t>
      </w:r>
      <w:r w:rsidR="00B53B1F">
        <w:t>3.2.3</w:t>
      </w:r>
      <w:r w:rsidR="00887B44">
        <w:t>).</w:t>
      </w:r>
    </w:p>
    <w:p w14:paraId="0233CF12" w14:textId="5A57AB06" w:rsidR="007164C4" w:rsidRDefault="00887B44" w:rsidP="007164C4">
      <w:pPr>
        <w:pStyle w:val="Flietext"/>
      </w:pPr>
      <w:r>
        <w:t xml:space="preserve">Damit </w:t>
      </w:r>
      <w:r w:rsidR="00AE1820">
        <w:t xml:space="preserve">die vielen verschiedenen </w:t>
      </w:r>
      <w:r>
        <w:t>Fälle übersichtlich bleiben und schnell ersichtlich wird, was mit de</w:t>
      </w:r>
      <w:r w:rsidR="00AE1820">
        <w:t xml:space="preserve">n </w:t>
      </w:r>
      <w:r>
        <w:t>Beispiel</w:t>
      </w:r>
      <w:r w:rsidR="00AE1820">
        <w:t>en</w:t>
      </w:r>
      <w:r>
        <w:t xml:space="preserve"> </w:t>
      </w:r>
      <w:r w:rsidR="00AE1820">
        <w:t xml:space="preserve">erläutert und getestet </w:t>
      </w:r>
      <w:r>
        <w:t xml:space="preserve">werden soll </w:t>
      </w:r>
      <w:r w:rsidR="00AE1820">
        <w:t xml:space="preserve">sind die verschiedenen Kombinationen in unterschiedlichen betitelten </w:t>
      </w:r>
      <w:proofErr w:type="spellStart"/>
      <w:r w:rsidR="00AE1820">
        <w:t>Example</w:t>
      </w:r>
      <w:proofErr w:type="spellEnd"/>
      <w:r w:rsidR="00AE1820">
        <w:t>-Tabellen gruppiert</w:t>
      </w:r>
      <w:r>
        <w:t xml:space="preserve">. Zu jedem </w:t>
      </w:r>
      <w:r>
        <w:lastRenderedPageBreak/>
        <w:t>Grenzfall existiert ein Szenario</w:t>
      </w:r>
      <w:r w:rsidR="00AE1820">
        <w:t>, welches beschreibt</w:t>
      </w:r>
      <w:r>
        <w:t>, wessen User-Informationen zurückgesendet werden.</w:t>
      </w:r>
    </w:p>
    <w:p w14:paraId="30126D01" w14:textId="047CF99F" w:rsidR="00927514" w:rsidRDefault="00927514" w:rsidP="00927514">
      <w:pPr>
        <w:pStyle w:val="Ebene1"/>
      </w:pPr>
      <w:bookmarkStart w:id="1741" w:name="_Toc11325501"/>
      <w:bookmarkStart w:id="1742" w:name="_Toc14296633"/>
      <w:r>
        <w:t>Fazit</w:t>
      </w:r>
      <w:bookmarkEnd w:id="1741"/>
      <w:bookmarkEnd w:id="1742"/>
    </w:p>
    <w:p w14:paraId="6F9FDD08" w14:textId="77777777" w:rsidR="00C91CA5" w:rsidRDefault="00C415C2" w:rsidP="00D90867">
      <w:pPr>
        <w:pStyle w:val="Flietext"/>
        <w:rPr>
          <w:ins w:id="1743" w:author="Stephan Müller" w:date="2019-07-17T10:17:00Z"/>
        </w:rPr>
      </w:pPr>
      <w:proofErr w:type="spellStart"/>
      <w:r>
        <w:t>Cucumber</w:t>
      </w:r>
      <w:proofErr w:type="spellEnd"/>
      <w:r>
        <w:t xml:space="preserve"> verknüpft fachliche Akzeptanzkriterien mit Softwaretests</w:t>
      </w:r>
      <w:del w:id="1744" w:author="Stephan Müller" w:date="2019-07-17T10:16:00Z">
        <w:r w:rsidDel="00C91CA5">
          <w:delText>, die eine Anwendung auf die Einhaltung der Akzeptanzkriterien hin überprüfen</w:delText>
        </w:r>
      </w:del>
      <w:r>
        <w:t xml:space="preserve">. Daraus </w:t>
      </w:r>
      <w:del w:id="1745" w:author="Stephan Müller" w:date="2019-07-17T10:17:00Z">
        <w:r w:rsidDel="00C91CA5">
          <w:delText xml:space="preserve">ergibt </w:delText>
        </w:r>
      </w:del>
      <w:ins w:id="1746" w:author="Stephan Müller" w:date="2019-07-17T10:17:00Z">
        <w:r w:rsidR="00C91CA5">
          <w:t xml:space="preserve">ergeben </w:t>
        </w:r>
      </w:ins>
      <w:r>
        <w:t>sich ein</w:t>
      </w:r>
      <w:ins w:id="1747" w:author="Stephan Müller" w:date="2019-07-17T10:17:00Z">
        <w:r w:rsidR="00C91CA5">
          <w:t>ige</w:t>
        </w:r>
      </w:ins>
      <w:r>
        <w:t xml:space="preserve"> maßgebliche</w:t>
      </w:r>
      <w:del w:id="1748" w:author="Stephan Müller" w:date="2019-07-17T10:17:00Z">
        <w:r w:rsidDel="00C91CA5">
          <w:delText>r</w:delText>
        </w:r>
      </w:del>
      <w:r>
        <w:t xml:space="preserve"> Vorteil</w:t>
      </w:r>
      <w:ins w:id="1749" w:author="Stephan Müller" w:date="2019-07-17T10:17:00Z">
        <w:r w:rsidR="00C91CA5">
          <w:t>e</w:t>
        </w:r>
      </w:ins>
      <w:r>
        <w:t xml:space="preserve">: </w:t>
      </w:r>
    </w:p>
    <w:p w14:paraId="45B0FA48" w14:textId="57158518" w:rsidR="00C91CA5" w:rsidRDefault="00C91CA5">
      <w:pPr>
        <w:pStyle w:val="Flietext"/>
        <w:numPr>
          <w:ilvl w:val="0"/>
          <w:numId w:val="36"/>
        </w:numPr>
        <w:rPr>
          <w:ins w:id="1750" w:author="Stephan Müller" w:date="2019-07-17T10:17:00Z"/>
        </w:rPr>
        <w:pPrChange w:id="1751" w:author="Stephan Müller" w:date="2019-07-17T10:17:00Z">
          <w:pPr>
            <w:pStyle w:val="Flietext"/>
          </w:pPr>
        </w:pPrChange>
      </w:pPr>
      <w:ins w:id="1752" w:author="Stephan Müller" w:date="2019-07-17T10:15:00Z">
        <w:r>
          <w:t xml:space="preserve">Domänen-Experten und andere </w:t>
        </w:r>
      </w:ins>
      <w:r w:rsidR="00C415C2">
        <w:t xml:space="preserve">Projektbeteiligte ohne technischen Hintergrund können anhand </w:t>
      </w:r>
      <w:r w:rsidR="00C415C2" w:rsidRPr="00414373">
        <w:t xml:space="preserve">der </w:t>
      </w:r>
      <w:r w:rsidR="00C415C2">
        <w:t>i</w:t>
      </w:r>
      <w:r w:rsidR="00C415C2" w:rsidRPr="00414373">
        <w:t>n</w:t>
      </w:r>
      <w:r w:rsidR="00C415C2">
        <w:t xml:space="preserve"> natürlicher Sprache formulierten</w:t>
      </w:r>
      <w:r w:rsidR="00C415C2" w:rsidRPr="00414373">
        <w:t xml:space="preserve"> Szenarien </w:t>
      </w:r>
      <w:r w:rsidR="00C415C2">
        <w:t>nachvollziehen</w:t>
      </w:r>
      <w:r w:rsidR="00C415C2" w:rsidRPr="00414373">
        <w:t xml:space="preserve">, </w:t>
      </w:r>
      <w:del w:id="1753" w:author="Stephan Müller" w:date="2019-07-17T10:15:00Z">
        <w:r w:rsidR="00C415C2" w:rsidRPr="00414373" w:rsidDel="00C91CA5">
          <w:delText xml:space="preserve">was </w:delText>
        </w:r>
      </w:del>
      <w:ins w:id="1754" w:author="Stephan Müller" w:date="2019-07-17T10:15:00Z">
        <w:r>
          <w:t>welche Anforderungen</w:t>
        </w:r>
        <w:r w:rsidRPr="00414373">
          <w:t xml:space="preserve"> </w:t>
        </w:r>
      </w:ins>
      <w:r w:rsidR="00C415C2">
        <w:t>durch</w:t>
      </w:r>
      <w:r w:rsidR="00C415C2" w:rsidRPr="00414373">
        <w:t xml:space="preserve"> d</w:t>
      </w:r>
      <w:r w:rsidR="00C415C2">
        <w:t>ie</w:t>
      </w:r>
      <w:r w:rsidR="00C415C2" w:rsidRPr="00414373">
        <w:t xml:space="preserve"> Softwaretests </w:t>
      </w:r>
      <w:r w:rsidR="00C415C2">
        <w:t>überprüft</w:t>
      </w:r>
      <w:r w:rsidR="00C415C2" w:rsidRPr="00414373">
        <w:t xml:space="preserve"> </w:t>
      </w:r>
      <w:del w:id="1755" w:author="Stephan Müller" w:date="2019-07-17T10:15:00Z">
        <w:r w:rsidR="00C415C2" w:rsidRPr="00414373" w:rsidDel="00C91CA5">
          <w:delText>wird</w:delText>
        </w:r>
      </w:del>
      <w:ins w:id="1756" w:author="Stephan Müller" w:date="2019-07-17T10:15:00Z">
        <w:r>
          <w:t xml:space="preserve">werden und ob die Software </w:t>
        </w:r>
      </w:ins>
      <w:ins w:id="1757" w:author="Stephan Müller" w:date="2019-07-17T10:16:00Z">
        <w:r>
          <w:t>die Akzeptanzkriterien auch erfüllt</w:t>
        </w:r>
      </w:ins>
      <w:r w:rsidR="00C415C2">
        <w:t xml:space="preserve">. </w:t>
      </w:r>
    </w:p>
    <w:p w14:paraId="78A24784" w14:textId="0F7B1B2D" w:rsidR="00C415C2" w:rsidRDefault="00C415C2">
      <w:pPr>
        <w:pStyle w:val="Flietext"/>
        <w:numPr>
          <w:ilvl w:val="0"/>
          <w:numId w:val="36"/>
        </w:numPr>
        <w:pPrChange w:id="1758" w:author="Stephan Müller" w:date="2019-07-17T10:17:00Z">
          <w:pPr>
            <w:pStyle w:val="Flietext"/>
          </w:pPr>
        </w:pPrChange>
      </w:pPr>
      <w:del w:id="1759" w:author="Stephan Müller" w:date="2019-07-17T10:17:00Z">
        <w:r w:rsidDel="00C91CA5">
          <w:delText xml:space="preserve">Des Weiteren erhalten die </w:delText>
        </w:r>
      </w:del>
      <w:ins w:id="1760" w:author="Stephan Müller" w:date="2019-07-17T10:17:00Z">
        <w:r w:rsidR="00C91CA5">
          <w:t>Software-</w:t>
        </w:r>
      </w:ins>
      <w:r>
        <w:t>Entwickler</w:t>
      </w:r>
      <w:ins w:id="1761" w:author="Stephan Müller" w:date="2019-07-17T10:17:00Z">
        <w:r w:rsidR="00C91CA5">
          <w:t xml:space="preserve"> erhalten</w:t>
        </w:r>
      </w:ins>
      <w:r>
        <w:t xml:space="preserve"> durch die Szenarien bereits mit der Anforderung eine genaue Vorgabe wie sie ihre Implementierung auf fachliche Korrektheit hin überprüfen können. Durch die enge Zusammenarbeit und den intensiven Austausch zwischen Entwicklern und Domänen-Experten können sich beide Gruppen bereits vor dem Beginn der Entwicklung Feedback geben.</w:t>
      </w:r>
    </w:p>
    <w:p w14:paraId="049E80CD" w14:textId="66426AD7" w:rsidR="00C415C2" w:rsidRDefault="00C415C2" w:rsidP="00C415C2">
      <w:pPr>
        <w:pStyle w:val="Flietext"/>
        <w:rPr>
          <w:ins w:id="1762" w:author="Stephan Müller" w:date="2019-07-17T17:21:00Z"/>
        </w:rPr>
      </w:pPr>
      <w:r>
        <w:t xml:space="preserve">Maßgeblich zum Erfolg von </w:t>
      </w:r>
      <w:proofErr w:type="spellStart"/>
      <w:r>
        <w:t>Cucumber</w:t>
      </w:r>
      <w:proofErr w:type="spellEnd"/>
      <w:r>
        <w:t xml:space="preserve"> trägt die Verknüpfung mit Test-Frameworks wie </w:t>
      </w:r>
      <w:proofErr w:type="spellStart"/>
      <w:r>
        <w:t>JUnit</w:t>
      </w:r>
      <w:proofErr w:type="spellEnd"/>
      <w:r>
        <w:t xml:space="preserve"> und </w:t>
      </w:r>
      <w:proofErr w:type="spellStart"/>
      <w:r>
        <w:t>TestNG</w:t>
      </w:r>
      <w:proofErr w:type="spellEnd"/>
      <w:r>
        <w:t xml:space="preserve"> bei. </w:t>
      </w:r>
      <w:ins w:id="1763" w:author="Stephan Müller" w:date="2019-07-17T10:20:00Z">
        <w:r w:rsidR="00C332B0">
          <w:t>Bei der Testentwicklung können die Entwickler die Vorteile und Stärken beider Seiten zus</w:t>
        </w:r>
      </w:ins>
      <w:ins w:id="1764" w:author="Stephan Müller" w:date="2019-07-17T10:21:00Z">
        <w:r w:rsidR="00C332B0">
          <w:t xml:space="preserve">ammenführen und </w:t>
        </w:r>
        <w:proofErr w:type="spellStart"/>
        <w:r w:rsidR="00C332B0">
          <w:t>Cucumber</w:t>
        </w:r>
        <w:proofErr w:type="spellEnd"/>
        <w:r w:rsidR="00C332B0">
          <w:t xml:space="preserve"> </w:t>
        </w:r>
      </w:ins>
      <w:ins w:id="1765" w:author="Stephan Müller" w:date="2019-07-17T10:22:00Z">
        <w:r w:rsidR="00F00143">
          <w:t>ohne jede Schwierigkeit</w:t>
        </w:r>
      </w:ins>
      <w:ins w:id="1766" w:author="Stephan Müller" w:date="2019-07-17T10:21:00Z">
        <w:r w:rsidR="00C332B0">
          <w:t xml:space="preserve"> mit Testframeworks zum Testen von Schn</w:t>
        </w:r>
      </w:ins>
      <w:ins w:id="1767" w:author="Stephan Müller" w:date="2019-07-17T10:22:00Z">
        <w:r w:rsidR="00C332B0">
          <w:t>i</w:t>
        </w:r>
      </w:ins>
      <w:ins w:id="1768" w:author="Stephan Müller" w:date="2019-07-17T10:21:00Z">
        <w:r w:rsidR="00C332B0">
          <w:t>ttstellen,</w:t>
        </w:r>
      </w:ins>
      <w:ins w:id="1769" w:author="Stephan Müller" w:date="2019-07-17T10:22:00Z">
        <w:r w:rsidR="00C332B0">
          <w:t xml:space="preserve"> Oberflächen und Datenbanken kombinieren.</w:t>
        </w:r>
        <w:r w:rsidR="00F00143">
          <w:t xml:space="preserve"> Darüber hinaus </w:t>
        </w:r>
      </w:ins>
      <w:ins w:id="1770" w:author="Stephan Müller" w:date="2019-07-17T10:23:00Z">
        <w:r w:rsidR="00F00143">
          <w:t>bekommt man</w:t>
        </w:r>
      </w:ins>
      <w:del w:id="1771" w:author="Stephan Müller" w:date="2019-07-17T10:22:00Z">
        <w:r w:rsidDel="00F00143">
          <w:delText xml:space="preserve">Diese erlauben </w:delText>
        </w:r>
      </w:del>
      <w:ins w:id="1772" w:author="Stephan Müller" w:date="2019-07-17T10:22:00Z">
        <w:r w:rsidR="00F00143">
          <w:t xml:space="preserve"> </w:t>
        </w:r>
      </w:ins>
      <w:r>
        <w:t>die vollständige Automatisierung von Akzeptanztest</w:t>
      </w:r>
      <w:ins w:id="1773" w:author="Stephan Müller" w:date="2019-07-17T10:22:00Z">
        <w:r w:rsidR="00F00143">
          <w:t xml:space="preserve"> sow</w:t>
        </w:r>
      </w:ins>
      <w:ins w:id="1774" w:author="Stephan Müller" w:date="2019-07-17T10:23:00Z">
        <w:r w:rsidR="00F00143">
          <w:t xml:space="preserve">ie </w:t>
        </w:r>
      </w:ins>
      <w:del w:id="1775" w:author="Stephan Müller" w:date="2019-07-17T10:22:00Z">
        <w:r w:rsidDel="00F00143">
          <w:delText xml:space="preserve"> und damit </w:delText>
        </w:r>
      </w:del>
      <w:r>
        <w:t xml:space="preserve">die Integration in </w:t>
      </w:r>
      <w:proofErr w:type="spellStart"/>
      <w:r>
        <w:t>Continuous</w:t>
      </w:r>
      <w:proofErr w:type="spellEnd"/>
      <w:r>
        <w:t xml:space="preserve"> Integration Pipelines</w:t>
      </w:r>
      <w:ins w:id="1776" w:author="Stephan Müller" w:date="2019-07-17T10:23:00Z">
        <w:r w:rsidR="00F00143">
          <w:t xml:space="preserve"> quasi geschenkt</w:t>
        </w:r>
      </w:ins>
      <w:r>
        <w:t>.</w:t>
      </w:r>
    </w:p>
    <w:p w14:paraId="13AE72DD" w14:textId="7C5675EF" w:rsidR="00933FFB" w:rsidRDefault="00CB7527" w:rsidP="00C415C2">
      <w:pPr>
        <w:pStyle w:val="Flietext"/>
        <w:rPr>
          <w:ins w:id="1777" w:author="Stephan Müller" w:date="2019-07-17T18:01:00Z"/>
        </w:rPr>
      </w:pPr>
      <w:ins w:id="1778" w:author="Stephan Müller" w:date="2019-07-17T17:22:00Z">
        <w:r>
          <w:t>Seine voll</w:t>
        </w:r>
      </w:ins>
      <w:ins w:id="1779" w:author="Stephan Müller" w:date="2019-07-17T17:28:00Z">
        <w:r>
          <w:t>e</w:t>
        </w:r>
      </w:ins>
      <w:ins w:id="1780" w:author="Stephan Müller" w:date="2019-07-17T17:22:00Z">
        <w:r>
          <w:t xml:space="preserve"> Stärke spielt </w:t>
        </w:r>
        <w:proofErr w:type="spellStart"/>
        <w:r>
          <w:t>Cucumber</w:t>
        </w:r>
        <w:proofErr w:type="spellEnd"/>
        <w:r>
          <w:t xml:space="preserve"> </w:t>
        </w:r>
      </w:ins>
      <w:ins w:id="1781" w:author="Stephan Müller" w:date="2019-07-17T17:25:00Z">
        <w:r>
          <w:t>in Verbindung</w:t>
        </w:r>
      </w:ins>
      <w:ins w:id="1782" w:author="Stephan Müller" w:date="2019-07-17T17:22:00Z">
        <w:r>
          <w:t xml:space="preserve"> </w:t>
        </w:r>
      </w:ins>
      <w:ins w:id="1783" w:author="Stephan Müller" w:date="2019-07-17T17:25:00Z">
        <w:r>
          <w:t>mit</w:t>
        </w:r>
      </w:ins>
      <w:ins w:id="1784" w:author="Stephan Müller" w:date="2019-07-17T17:22:00Z">
        <w:r>
          <w:t xml:space="preserve"> gr</w:t>
        </w:r>
      </w:ins>
      <w:ins w:id="1785" w:author="Stephan Müller" w:date="2019-07-17T17:23:00Z">
        <w:r>
          <w:t>afischen Benutzerschnittstellen aus</w:t>
        </w:r>
      </w:ins>
      <w:ins w:id="1786" w:author="Stephan Müller" w:date="2019-07-17T17:25:00Z">
        <w:r>
          <w:t>, deren</w:t>
        </w:r>
      </w:ins>
      <w:ins w:id="1787" w:author="Stephan Müller" w:date="2019-07-17T17:31:00Z">
        <w:r w:rsidR="00E62918">
          <w:t xml:space="preserve"> erwartetes</w:t>
        </w:r>
      </w:ins>
      <w:ins w:id="1788" w:author="Stephan Müller" w:date="2019-07-17T17:25:00Z">
        <w:r>
          <w:t xml:space="preserve"> </w:t>
        </w:r>
      </w:ins>
      <w:ins w:id="1789" w:author="Stephan Müller" w:date="2019-07-17T17:31:00Z">
        <w:r w:rsidR="00E62918">
          <w:t>Verhalten</w:t>
        </w:r>
      </w:ins>
      <w:ins w:id="1790" w:author="Stephan Müller" w:date="2019-07-17T17:25:00Z">
        <w:r>
          <w:t xml:space="preserve"> </w:t>
        </w:r>
      </w:ins>
      <w:ins w:id="1791" w:author="Stephan Müller" w:date="2019-07-17T17:26:00Z">
        <w:r>
          <w:t xml:space="preserve">in </w:t>
        </w:r>
      </w:ins>
      <w:ins w:id="1792" w:author="Stephan Müller" w:date="2019-07-17T17:32:00Z">
        <w:r w:rsidR="00E62918">
          <w:t xml:space="preserve">einfacher </w:t>
        </w:r>
      </w:ins>
      <w:ins w:id="1793" w:author="Stephan Müller" w:date="2019-07-17T17:26:00Z">
        <w:r>
          <w:t xml:space="preserve">natürlicher Sprache definiert werden kann. Etwas anders sieht es bei </w:t>
        </w:r>
      </w:ins>
      <w:ins w:id="1794" w:author="Stephan Müller" w:date="2019-07-17T17:27:00Z">
        <w:r>
          <w:t>datenzentrierten</w:t>
        </w:r>
      </w:ins>
      <w:ins w:id="1795" w:author="Stephan Müller" w:date="2019-07-17T17:29:00Z">
        <w:r>
          <w:t xml:space="preserve"> und damit technischen</w:t>
        </w:r>
      </w:ins>
      <w:ins w:id="1796" w:author="Stephan Müller" w:date="2019-07-17T17:28:00Z">
        <w:r>
          <w:t xml:space="preserve"> Schnittstellen aus. </w:t>
        </w:r>
      </w:ins>
      <w:ins w:id="1797" w:author="Stephan Müller" w:date="2019-07-17T17:32:00Z">
        <w:r w:rsidR="00E62918">
          <w:t xml:space="preserve">Auch wenn eine Schnittstelle eine fachliche </w:t>
        </w:r>
      </w:ins>
      <w:ins w:id="1798" w:author="Stephan Müller" w:date="2019-07-17T17:33:00Z">
        <w:r w:rsidR="00E62918">
          <w:t>Anforderung abbildet, ist es in der Regel nicht möglich technische Aspekte</w:t>
        </w:r>
      </w:ins>
      <w:ins w:id="1799" w:author="Stephan Müller" w:date="2019-07-17T17:37:00Z">
        <w:r w:rsidR="00E62918">
          <w:t xml:space="preserve"> wie </w:t>
        </w:r>
      </w:ins>
      <w:ins w:id="1800" w:author="Stephan Müller" w:date="2019-07-17T17:38:00Z">
        <w:r w:rsidR="00E62918">
          <w:t xml:space="preserve">technische Fachbegriffe, Statuscodes oder </w:t>
        </w:r>
      </w:ins>
      <w:ins w:id="1801" w:author="Stephan Müller" w:date="2019-07-17T17:37:00Z">
        <w:r w:rsidR="00E62918">
          <w:t>verschachtelt</w:t>
        </w:r>
      </w:ins>
      <w:ins w:id="1802" w:author="Stephan Müller" w:date="2019-07-17T17:38:00Z">
        <w:r w:rsidR="00E62918">
          <w:t>e Datenstrukturen</w:t>
        </w:r>
      </w:ins>
      <w:ins w:id="1803" w:author="Stephan Müller" w:date="2019-07-17T17:33:00Z">
        <w:r w:rsidR="00E62918">
          <w:t xml:space="preserve"> in der Formulierung der Akzeptanztests vollkommen außen vor zu lassen.</w:t>
        </w:r>
      </w:ins>
      <w:ins w:id="1804" w:author="Stephan Müller" w:date="2019-07-17T17:58:00Z">
        <w:r w:rsidR="00933FFB">
          <w:t xml:space="preserve"> </w:t>
        </w:r>
      </w:ins>
      <w:ins w:id="1805" w:author="Stephan Müller" w:date="2019-07-17T17:33:00Z">
        <w:r w:rsidR="00E62918">
          <w:t xml:space="preserve">Dies </w:t>
        </w:r>
      </w:ins>
      <w:ins w:id="1806" w:author="Stephan Müller" w:date="2019-07-17T17:34:00Z">
        <w:r w:rsidR="00E62918">
          <w:t>erschwert jedoch</w:t>
        </w:r>
      </w:ins>
      <w:ins w:id="1807" w:author="Stephan Müller" w:date="2019-07-17T17:36:00Z">
        <w:r w:rsidR="00E62918">
          <w:t xml:space="preserve"> </w:t>
        </w:r>
      </w:ins>
      <w:ins w:id="1808" w:author="Stephan Müller" w:date="2019-07-17T17:59:00Z">
        <w:r w:rsidR="00933FFB">
          <w:t>Lesbarkeit wie</w:t>
        </w:r>
      </w:ins>
      <w:ins w:id="1809" w:author="Stephan Müller" w:date="2019-07-17T17:35:00Z">
        <w:r w:rsidR="00E62918">
          <w:t xml:space="preserve"> Verständnis und </w:t>
        </w:r>
      </w:ins>
      <w:ins w:id="1810" w:author="Stephan Müller" w:date="2019-07-17T18:05:00Z">
        <w:r w:rsidR="00933FFB">
          <w:t>ist letztendlich</w:t>
        </w:r>
      </w:ins>
      <w:ins w:id="1811" w:author="Stephan Müller" w:date="2019-07-17T17:59:00Z">
        <w:r w:rsidR="00933FFB">
          <w:t xml:space="preserve"> </w:t>
        </w:r>
      </w:ins>
      <w:ins w:id="1812" w:author="Stephan Müller" w:date="2019-07-17T18:03:00Z">
        <w:r w:rsidR="00933FFB">
          <w:t xml:space="preserve">für </w:t>
        </w:r>
      </w:ins>
      <w:ins w:id="1813" w:author="Stephan Müller" w:date="2019-07-17T17:35:00Z">
        <w:r w:rsidR="00E62918">
          <w:t xml:space="preserve">die Zusammenarbeit mit </w:t>
        </w:r>
        <w:r w:rsidR="00E62918" w:rsidRPr="00E62918">
          <w:t xml:space="preserve">Domänen-Experten </w:t>
        </w:r>
      </w:ins>
      <w:ins w:id="1814" w:author="Stephan Müller" w:date="2019-07-17T18:04:00Z">
        <w:r w:rsidR="00933FFB">
          <w:t>nicht so nachhaltig.</w:t>
        </w:r>
      </w:ins>
    </w:p>
    <w:p w14:paraId="2E88AAF7" w14:textId="5825A9D2" w:rsidR="00CB7527" w:rsidDel="00EC0A6F" w:rsidRDefault="00933FFB" w:rsidP="00133BDC">
      <w:pPr>
        <w:pStyle w:val="Flietext"/>
        <w:rPr>
          <w:del w:id="1815" w:author="Stephan Müller" w:date="2019-07-17T18:09:00Z"/>
        </w:rPr>
      </w:pPr>
      <w:ins w:id="1816" w:author="Stephan Müller" w:date="2019-07-17T18:04:00Z">
        <w:r>
          <w:lastRenderedPageBreak/>
          <w:t>Unter</w:t>
        </w:r>
      </w:ins>
      <w:ins w:id="1817" w:author="Stephan Müller" w:date="2019-07-17T18:01:00Z">
        <w:r>
          <w:t xml:space="preserve"> </w:t>
        </w:r>
      </w:ins>
      <w:ins w:id="1818" w:author="Stephan Müller" w:date="2019-07-17T18:05:00Z">
        <w:r>
          <w:t xml:space="preserve">dem Strich </w:t>
        </w:r>
      </w:ins>
      <w:ins w:id="1819" w:author="Stephan Müller" w:date="2019-07-17T18:02:00Z">
        <w:r>
          <w:t xml:space="preserve">bietet </w:t>
        </w:r>
        <w:proofErr w:type="spellStart"/>
        <w:r>
          <w:t>Cucumber</w:t>
        </w:r>
        <w:proofErr w:type="spellEnd"/>
        <w:r>
          <w:t xml:space="preserve"> </w:t>
        </w:r>
      </w:ins>
      <w:ins w:id="1820" w:author="Stephan Müller" w:date="2019-07-17T18:07:00Z">
        <w:r>
          <w:t>in jedem Fall</w:t>
        </w:r>
      </w:ins>
      <w:ins w:id="1821" w:author="Stephan Müller" w:date="2019-07-17T18:05:00Z">
        <w:r>
          <w:t xml:space="preserve"> einen signifikante</w:t>
        </w:r>
      </w:ins>
      <w:ins w:id="1822" w:author="Stephan Müller" w:date="2019-07-17T18:06:00Z">
        <w:r>
          <w:t>n Mehrwert bei der Qualitätssicherung von Software-Projekten</w:t>
        </w:r>
      </w:ins>
      <w:ins w:id="1823" w:author="Stephan Müller" w:date="2019-07-17T18:07:00Z">
        <w:r>
          <w:t xml:space="preserve"> und hilft Domänen-Experten, Entwicklern und Testern dabei </w:t>
        </w:r>
      </w:ins>
      <w:ins w:id="1824" w:author="Stephan Müller" w:date="2019-07-17T18:08:00Z">
        <w:r>
          <w:t xml:space="preserve">bessere, </w:t>
        </w:r>
      </w:ins>
      <w:ins w:id="1825" w:author="Stephan Müller" w:date="2019-07-17T18:07:00Z">
        <w:r>
          <w:t xml:space="preserve">verständlichere und </w:t>
        </w:r>
      </w:ins>
      <w:ins w:id="1826" w:author="Stephan Müller" w:date="2019-07-17T18:08:00Z">
        <w:r>
          <w:t xml:space="preserve">weniger fehlerbelastete </w:t>
        </w:r>
        <w:r w:rsidR="00EC0A6F">
          <w:t>Anwendungen</w:t>
        </w:r>
      </w:ins>
      <w:ins w:id="1827" w:author="Stephan Müller" w:date="2019-07-17T18:09:00Z">
        <w:r w:rsidR="00EC0A6F">
          <w:t xml:space="preserve"> zu entwickeln, die </w:t>
        </w:r>
      </w:ins>
      <w:ins w:id="1828" w:author="Stephan Müller" w:date="2019-07-17T18:10:00Z">
        <w:r w:rsidR="00EC0A6F">
          <w:t>vor allem die Anforderungen erfüllen die an sie gestellt werden</w:t>
        </w:r>
      </w:ins>
      <w:ins w:id="1829" w:author="Stephan Müller" w:date="2019-07-17T18:09:00Z">
        <w:r w:rsidR="00EC0A6F">
          <w:t>.</w:t>
        </w:r>
      </w:ins>
    </w:p>
    <w:p w14:paraId="1AAA0D5C" w14:textId="46A29C78" w:rsidR="00C415C2" w:rsidRDefault="00C415C2" w:rsidP="00EC0A6F">
      <w:pPr>
        <w:pStyle w:val="Flietext"/>
      </w:pPr>
      <w:del w:id="1830" w:author="Stephan Müller" w:date="2019-07-17T18:09:00Z">
        <w:r w:rsidDel="00EC0A6F">
          <w:delText xml:space="preserve">Bei der Vorstellung der Beispielanwendung fällt </w:delText>
        </w:r>
      </w:del>
      <w:del w:id="1831" w:author="Stephan Müller" w:date="2019-07-17T17:20:00Z">
        <w:r w:rsidDel="00CB7527">
          <w:delText xml:space="preserve">jedoch </w:delText>
        </w:r>
      </w:del>
      <w:del w:id="1832" w:author="Stephan Müller" w:date="2019-07-17T18:09:00Z">
        <w:r w:rsidDel="00EC0A6F">
          <w:delText xml:space="preserve">auf, dass zum Entwickeln eines Service die Vorteile leicht eingeschränkt werden. Da die Szenarien technisch formuliert werden </w:delText>
        </w:r>
        <w:r w:rsidR="00D90867" w:rsidDel="00EC0A6F">
          <w:delText>kann erschwert ggf. die Zusammenarbeit mit Domänen-Experten, ohne technischem Vorwissen</w:delText>
        </w:r>
        <w:r w:rsidDel="00EC0A6F">
          <w:delText xml:space="preserve">. Das Beschreiben großer verschachtelter Daten verhindert den Lesefluss und ist aufgrund der fehlenden möglichen Referenzierung zwischen Data Tables nicht gut und übersichtlich möglich. Auch wenn Cucumber sich zum Festhalten der Anforderungen an einen Service und zum </w:delText>
        </w:r>
        <w:r w:rsidR="00D90867" w:rsidDel="00EC0A6F">
          <w:delText>S</w:delText>
        </w:r>
        <w:r w:rsidDel="00EC0A6F">
          <w:delText>icherstellen</w:delText>
        </w:r>
        <w:r w:rsidR="00D90867" w:rsidDel="00EC0A6F">
          <w:delText xml:space="preserve"> einer aktuellen Dokumentation</w:delText>
        </w:r>
        <w:r w:rsidDel="00EC0A6F">
          <w:delText xml:space="preserve"> eignet entfaltet es seine volle Stärke in Projekten, in denen die Dokumentation in höheren Abstraktionen erfolgen kann.</w:delText>
        </w:r>
      </w:del>
    </w:p>
    <w:p w14:paraId="6133E8D6" w14:textId="118524CC" w:rsidR="00681960" w:rsidRDefault="00681960" w:rsidP="00927514">
      <w:pPr>
        <w:pStyle w:val="Flietext"/>
      </w:pPr>
    </w:p>
    <w:p w14:paraId="4DEC8DBD" w14:textId="2A6CB194" w:rsidR="00927514" w:rsidRDefault="00927514" w:rsidP="00927514">
      <w:pPr>
        <w:pStyle w:val="Flietext"/>
      </w:pPr>
      <w:commentRangeStart w:id="1833"/>
      <w:r>
        <w:t>Positiv:</w:t>
      </w:r>
    </w:p>
    <w:p w14:paraId="289F9478" w14:textId="206C44CD" w:rsidR="00BE69C5" w:rsidRDefault="00BE69C5" w:rsidP="00927514">
      <w:pPr>
        <w:pStyle w:val="Flietext"/>
        <w:numPr>
          <w:ilvl w:val="0"/>
          <w:numId w:val="17"/>
        </w:numPr>
      </w:pPr>
      <w:r>
        <w:t>Fachlich sehr genau geklärt, was von Software erwartet wird</w:t>
      </w:r>
    </w:p>
    <w:p w14:paraId="0706655A" w14:textId="3D70BA15" w:rsidR="00927514" w:rsidRDefault="00927514" w:rsidP="00927514">
      <w:pPr>
        <w:pStyle w:val="Flietext"/>
        <w:numPr>
          <w:ilvl w:val="0"/>
          <w:numId w:val="17"/>
        </w:numPr>
      </w:pPr>
      <w:r>
        <w:t xml:space="preserve">Mehr Mut zu Code Änderungen </w:t>
      </w:r>
      <w:r>
        <w:sym w:font="Wingdings" w:char="F0E0"/>
      </w:r>
      <w:r>
        <w:t xml:space="preserve"> Fehler fallen schnell auf</w:t>
      </w:r>
    </w:p>
    <w:p w14:paraId="1EFB80FA" w14:textId="4A125C6E" w:rsidR="00BE69C5" w:rsidRDefault="00BE69C5" w:rsidP="00927514">
      <w:pPr>
        <w:pStyle w:val="Flietext"/>
        <w:numPr>
          <w:ilvl w:val="0"/>
          <w:numId w:val="17"/>
        </w:numPr>
      </w:pPr>
      <w:r>
        <w:t>Für jeder Mann verständlich</w:t>
      </w:r>
    </w:p>
    <w:p w14:paraId="1B6AF16F" w14:textId="516D2934" w:rsidR="00927514" w:rsidRDefault="00927514" w:rsidP="00927514">
      <w:pPr>
        <w:pStyle w:val="Flietext"/>
        <w:numPr>
          <w:ilvl w:val="0"/>
          <w:numId w:val="17"/>
        </w:numPr>
      </w:pPr>
      <w:r>
        <w:t>Lebende Dokumentation</w:t>
      </w:r>
    </w:p>
    <w:p w14:paraId="63D29DF5" w14:textId="47C39B9F" w:rsidR="00AE1820" w:rsidRDefault="00AE1820" w:rsidP="00927514">
      <w:pPr>
        <w:pStyle w:val="Flietext"/>
        <w:numPr>
          <w:ilvl w:val="0"/>
          <w:numId w:val="17"/>
        </w:numPr>
      </w:pPr>
      <w:r>
        <w:t xml:space="preserve">Single Source </w:t>
      </w:r>
      <w:proofErr w:type="spellStart"/>
      <w:r>
        <w:t>of</w:t>
      </w:r>
      <w:proofErr w:type="spellEnd"/>
      <w:r>
        <w:t xml:space="preserve"> </w:t>
      </w:r>
      <w:proofErr w:type="spellStart"/>
      <w:r>
        <w:t>truth</w:t>
      </w:r>
      <w:proofErr w:type="spellEnd"/>
    </w:p>
    <w:p w14:paraId="70BCEA97" w14:textId="77777777" w:rsidR="00927514" w:rsidRPr="00C058A9" w:rsidRDefault="00927514" w:rsidP="00927514">
      <w:pPr>
        <w:pStyle w:val="Flietext"/>
        <w:numPr>
          <w:ilvl w:val="0"/>
          <w:numId w:val="17"/>
        </w:numPr>
      </w:pPr>
      <w:r>
        <w:t>Nur programmieren, was auch wirklich gewünscht ist</w:t>
      </w:r>
    </w:p>
    <w:p w14:paraId="1A8096B2" w14:textId="77777777" w:rsidR="00927514" w:rsidRDefault="00927514" w:rsidP="00927514">
      <w:pPr>
        <w:pStyle w:val="Flietext"/>
      </w:pPr>
      <w:r>
        <w:t xml:space="preserve">Negativ: </w:t>
      </w:r>
    </w:p>
    <w:p w14:paraId="7D0B266E" w14:textId="2583EECE" w:rsidR="00927514" w:rsidRDefault="00927514" w:rsidP="00927514">
      <w:pPr>
        <w:pStyle w:val="Flietext"/>
        <w:numPr>
          <w:ilvl w:val="0"/>
          <w:numId w:val="16"/>
        </w:numPr>
      </w:pPr>
      <w:r>
        <w:t xml:space="preserve">Unit-Tests </w:t>
      </w:r>
      <w:r>
        <w:sym w:font="Wingdings" w:char="F0E0"/>
      </w:r>
      <w:r>
        <w:t xml:space="preserve"> Keine </w:t>
      </w:r>
      <w:proofErr w:type="spellStart"/>
      <w:r>
        <w:t>Referenzierungen</w:t>
      </w:r>
      <w:proofErr w:type="spellEnd"/>
      <w:r>
        <w:t xml:space="preserve"> von </w:t>
      </w:r>
      <w:proofErr w:type="spellStart"/>
      <w:r>
        <w:t>DataTabel</w:t>
      </w:r>
      <w:proofErr w:type="spellEnd"/>
      <w:r>
        <w:t xml:space="preserve"> in </w:t>
      </w:r>
      <w:proofErr w:type="spellStart"/>
      <w:r>
        <w:t>DataTable</w:t>
      </w:r>
      <w:proofErr w:type="spellEnd"/>
      <w:r>
        <w:t xml:space="preserve"> möglich (schwierig Datenzustände zu simulieren</w:t>
      </w:r>
      <w:r w:rsidR="00AE1820">
        <w:t>)</w:t>
      </w:r>
    </w:p>
    <w:p w14:paraId="2FCE4538" w14:textId="5E9618B7" w:rsidR="00927514" w:rsidRDefault="00BE69C5" w:rsidP="00927514">
      <w:pPr>
        <w:pStyle w:val="Flietext"/>
        <w:numPr>
          <w:ilvl w:val="0"/>
          <w:numId w:val="16"/>
        </w:numPr>
      </w:pPr>
      <w:r>
        <w:t>Dynamische Daten nur schwer möglich</w:t>
      </w:r>
    </w:p>
    <w:p w14:paraId="3F3F01EB" w14:textId="217D8FD0" w:rsidR="005E5D6A" w:rsidRDefault="005E5D6A" w:rsidP="00927514">
      <w:pPr>
        <w:pStyle w:val="Flietext"/>
        <w:numPr>
          <w:ilvl w:val="0"/>
          <w:numId w:val="16"/>
        </w:numPr>
      </w:pPr>
      <w:r>
        <w:t xml:space="preserve">Nur Black-Box </w:t>
      </w:r>
      <w:r>
        <w:sym w:font="Wingdings" w:char="F0E0"/>
      </w:r>
      <w:r>
        <w:t xml:space="preserve"> heißt nicht, dass es effizient ist</w:t>
      </w:r>
    </w:p>
    <w:p w14:paraId="7886D4F3" w14:textId="5FE1C7A1" w:rsidR="00BE69C5" w:rsidRDefault="00BE69C5" w:rsidP="00927514">
      <w:pPr>
        <w:pStyle w:val="Flietext"/>
        <w:numPr>
          <w:ilvl w:val="0"/>
          <w:numId w:val="16"/>
        </w:numPr>
      </w:pPr>
      <w:r>
        <w:t xml:space="preserve">Kommunikations-Gap zwischen Domänen-Experten und Software-Entwickler beim Erstellen einer </w:t>
      </w:r>
      <w:proofErr w:type="spellStart"/>
      <w:r>
        <w:t>RESTful</w:t>
      </w:r>
      <w:proofErr w:type="spellEnd"/>
      <w:r>
        <w:t xml:space="preserve"> API nicht mehr so groß</w:t>
      </w:r>
    </w:p>
    <w:p w14:paraId="7A5CBED6" w14:textId="0C55703B" w:rsidR="00AE1820" w:rsidRDefault="00BE69C5" w:rsidP="00927514">
      <w:pPr>
        <w:pStyle w:val="Flietext"/>
        <w:numPr>
          <w:ilvl w:val="0"/>
          <w:numId w:val="16"/>
        </w:numPr>
      </w:pPr>
      <w:r>
        <w:t>Szenarien aufgrund der Datenbeschreibung nicht mehr wie Geschichten lesbar/ formulierbar</w:t>
      </w:r>
      <w:commentRangeEnd w:id="1833"/>
      <w:r w:rsidR="00EC0A6F">
        <w:rPr>
          <w:rStyle w:val="Kommentarzeichen"/>
          <w:rFonts w:cstheme="minorBidi"/>
        </w:rPr>
        <w:commentReference w:id="1833"/>
      </w:r>
    </w:p>
    <w:p w14:paraId="5197247A" w14:textId="77777777" w:rsidR="00AC1BE4" w:rsidRDefault="00AC1BE4" w:rsidP="005F1316">
      <w:pPr>
        <w:pStyle w:val="Flietext"/>
      </w:pPr>
    </w:p>
    <w:p w14:paraId="2E5F46A5" w14:textId="77777777" w:rsidR="00B9099D" w:rsidRDefault="00B9099D" w:rsidP="00783303">
      <w:pPr>
        <w:pStyle w:val="Ebene1nichtnummeriert"/>
        <w:sectPr w:rsidR="00B9099D" w:rsidSect="009845C3">
          <w:pgSz w:w="11906" w:h="16838"/>
          <w:pgMar w:top="1418" w:right="1134" w:bottom="1418" w:left="2268" w:header="709" w:footer="709" w:gutter="0"/>
          <w:cols w:space="708"/>
          <w:docGrid w:linePitch="360"/>
        </w:sectPr>
      </w:pPr>
    </w:p>
    <w:p w14:paraId="1825F81E" w14:textId="3BBF5BC8" w:rsidR="00FA15CD" w:rsidRPr="00022CCF" w:rsidRDefault="00FA15CD" w:rsidP="00783303">
      <w:pPr>
        <w:pStyle w:val="Ebene1nichtnummeriert"/>
        <w:rPr>
          <w:lang w:val="en-US"/>
        </w:rPr>
      </w:pPr>
      <w:bookmarkStart w:id="1834" w:name="_Toc14296634"/>
      <w:proofErr w:type="spellStart"/>
      <w:r w:rsidRPr="00022CCF">
        <w:rPr>
          <w:lang w:val="en-US"/>
        </w:rPr>
        <w:lastRenderedPageBreak/>
        <w:t>Literaturverzeichnis</w:t>
      </w:r>
      <w:bookmarkEnd w:id="1834"/>
      <w:proofErr w:type="spellEnd"/>
    </w:p>
    <w:p w14:paraId="05B93F03" w14:textId="06B7AAD5" w:rsidR="009845C3" w:rsidRPr="004133E8" w:rsidRDefault="00656729" w:rsidP="000B463D">
      <w:pPr>
        <w:pStyle w:val="Literatur1"/>
      </w:pPr>
      <w:r w:rsidRPr="003871CF">
        <w:t>Rose</w:t>
      </w:r>
      <w:r>
        <w:t xml:space="preserve"> S.</w:t>
      </w:r>
      <w:r w:rsidRPr="003871CF">
        <w:t>, Wynne</w:t>
      </w:r>
      <w:r>
        <w:t xml:space="preserve"> M.</w:t>
      </w:r>
      <w:r w:rsidRPr="003871CF">
        <w:t xml:space="preserve">, </w:t>
      </w:r>
      <w:proofErr w:type="spellStart"/>
      <w:r w:rsidRPr="003871CF">
        <w:t>Hellesoy</w:t>
      </w:r>
      <w:proofErr w:type="spellEnd"/>
      <w:r>
        <w:t xml:space="preserve"> A.</w:t>
      </w:r>
      <w:r w:rsidRPr="003871CF">
        <w:t xml:space="preserve"> (2015)</w:t>
      </w:r>
      <w:r>
        <w:t>: The Cucumber for Java Book, Dallas</w:t>
      </w:r>
      <w:r w:rsidRPr="004133E8">
        <w:t>.</w:t>
      </w:r>
    </w:p>
    <w:p w14:paraId="182630C4" w14:textId="1089BCBF" w:rsidR="00242964" w:rsidRDefault="009C271F" w:rsidP="000B463D">
      <w:pPr>
        <w:pStyle w:val="Literatur1"/>
        <w:rPr>
          <w:lang w:val="de-DE"/>
        </w:rPr>
      </w:pPr>
      <w:r>
        <w:fldChar w:fldCharType="begin"/>
      </w:r>
      <w:r w:rsidRPr="009C271F">
        <w:rPr>
          <w:lang w:val="de-DE"/>
          <w:rPrChange w:id="1835" w:author="Stephan Müller" w:date="2019-07-16T07:15:00Z">
            <w:rPr/>
          </w:rPrChange>
        </w:rPr>
        <w:instrText xml:space="preserve"> HYPERLINK "https://cucumber.io/blog/2017/05/15/intro-to-bdd-and-tdd" </w:instrText>
      </w:r>
      <w:r>
        <w:fldChar w:fldCharType="separate"/>
      </w:r>
      <w:r w:rsidR="00242964" w:rsidRPr="00E11286">
        <w:rPr>
          <w:rStyle w:val="Hyperlink"/>
          <w:lang w:val="de-DE"/>
        </w:rPr>
        <w:t>https://cucumber.io/blog/2017/05/15/intro-to-bdd-and-tdd</w:t>
      </w:r>
      <w:r>
        <w:rPr>
          <w:rStyle w:val="Hyperlink"/>
          <w:lang w:val="de-DE"/>
        </w:rPr>
        <w:fldChar w:fldCharType="end"/>
      </w:r>
      <w:r w:rsidR="00242964" w:rsidRPr="00E11286">
        <w:rPr>
          <w:lang w:val="de-DE"/>
        </w:rPr>
        <w:t xml:space="preserve">, </w:t>
      </w:r>
      <w:r w:rsidR="00242964" w:rsidRPr="006E65CE">
        <w:rPr>
          <w:lang w:val="de-DE"/>
        </w:rPr>
        <w:t>a</w:t>
      </w:r>
      <w:r w:rsidR="00242964" w:rsidRPr="00E11286">
        <w:rPr>
          <w:lang w:val="de-DE"/>
        </w:rPr>
        <w:t>bger</w:t>
      </w:r>
      <w:r w:rsidR="00242964">
        <w:rPr>
          <w:lang w:val="de-DE"/>
        </w:rPr>
        <w:t>ufen am 06.12.20</w:t>
      </w:r>
      <w:r w:rsidR="00407841">
        <w:rPr>
          <w:lang w:val="de-DE"/>
        </w:rPr>
        <w:t>1</w:t>
      </w:r>
      <w:r w:rsidR="00242964">
        <w:rPr>
          <w:lang w:val="de-DE"/>
        </w:rPr>
        <w:t>9</w:t>
      </w:r>
    </w:p>
    <w:p w14:paraId="18BAC317" w14:textId="7D388E37" w:rsidR="00452CC4" w:rsidRDefault="009C271F" w:rsidP="000B463D">
      <w:pPr>
        <w:pStyle w:val="Literatur1"/>
        <w:rPr>
          <w:lang w:val="de-DE"/>
        </w:rPr>
      </w:pPr>
      <w:r>
        <w:fldChar w:fldCharType="begin"/>
      </w:r>
      <w:r w:rsidRPr="009C271F">
        <w:rPr>
          <w:lang w:val="de-DE"/>
          <w:rPrChange w:id="1836" w:author="Stephan Müller" w:date="2019-07-16T07:15:00Z">
            <w:rPr/>
          </w:rPrChange>
        </w:rPr>
        <w:instrText xml:space="preserve"> HYPERLINK "https://docs.cucumber.io/bdd/overview/" </w:instrText>
      </w:r>
      <w:r>
        <w:fldChar w:fldCharType="separate"/>
      </w:r>
      <w:r w:rsidR="00452CC4" w:rsidRPr="0021222C">
        <w:rPr>
          <w:rStyle w:val="Hyperlink"/>
          <w:lang w:val="de-DE"/>
        </w:rPr>
        <w:t>https://docs.cucumber.io/bdd/overview/</w:t>
      </w:r>
      <w:r>
        <w:rPr>
          <w:rStyle w:val="Hyperlink"/>
          <w:lang w:val="de-DE"/>
        </w:rPr>
        <w:fldChar w:fldCharType="end"/>
      </w:r>
      <w:r w:rsidR="00452CC4">
        <w:rPr>
          <w:lang w:val="de-DE"/>
        </w:rPr>
        <w:t xml:space="preserve">, abgerufen am </w:t>
      </w:r>
      <w:r w:rsidR="00407841">
        <w:rPr>
          <w:lang w:val="de-DE"/>
        </w:rPr>
        <w:t>01.04.2019</w:t>
      </w:r>
    </w:p>
    <w:p w14:paraId="7DB4DCA5" w14:textId="7733CA36" w:rsidR="00407841" w:rsidRDefault="009C271F" w:rsidP="000B463D">
      <w:pPr>
        <w:pStyle w:val="Literatur1"/>
        <w:rPr>
          <w:lang w:val="de-DE"/>
        </w:rPr>
      </w:pPr>
      <w:r>
        <w:fldChar w:fldCharType="begin"/>
      </w:r>
      <w:r w:rsidRPr="009C271F">
        <w:rPr>
          <w:lang w:val="de-DE"/>
          <w:rPrChange w:id="1837" w:author="Stephan Müller" w:date="2019-07-16T07:15:00Z">
            <w:rPr/>
          </w:rPrChange>
        </w:rPr>
        <w:instrText xml:space="preserve"> HYPERLINK "https://cucumber.io/blog/example-mapping-introduction/" </w:instrText>
      </w:r>
      <w:r>
        <w:fldChar w:fldCharType="separate"/>
      </w:r>
      <w:r w:rsidR="00407841" w:rsidRPr="0021222C">
        <w:rPr>
          <w:rStyle w:val="Hyperlink"/>
          <w:lang w:val="de-DE"/>
        </w:rPr>
        <w:t>https://cucumber.io/blog/example-mapping-introduction/</w:t>
      </w:r>
      <w:r>
        <w:rPr>
          <w:rStyle w:val="Hyperlink"/>
          <w:lang w:val="de-DE"/>
        </w:rPr>
        <w:fldChar w:fldCharType="end"/>
      </w:r>
      <w:r w:rsidR="00407841">
        <w:rPr>
          <w:lang w:val="de-DE"/>
        </w:rPr>
        <w:t>, abgerufen am 06.02.2019</w:t>
      </w:r>
    </w:p>
    <w:p w14:paraId="18E16A3D" w14:textId="136C0CB5" w:rsidR="00407841" w:rsidRDefault="009C271F" w:rsidP="000B463D">
      <w:pPr>
        <w:pStyle w:val="Literatur1"/>
        <w:rPr>
          <w:lang w:val="de-DE"/>
        </w:rPr>
      </w:pPr>
      <w:r>
        <w:fldChar w:fldCharType="begin"/>
      </w:r>
      <w:r w:rsidRPr="009C271F">
        <w:rPr>
          <w:lang w:val="de-DE"/>
          <w:rPrChange w:id="1838" w:author="Stephan Müller" w:date="2019-07-16T07:15:00Z">
            <w:rPr/>
          </w:rPrChange>
        </w:rPr>
        <w:instrText xml:space="preserve"> HYPERLINK "https://docs.cucumber.io/guides/bdd-tutorial/" \l "discovery-workshops" </w:instrText>
      </w:r>
      <w:r>
        <w:fldChar w:fldCharType="separate"/>
      </w:r>
      <w:r w:rsidR="00407841" w:rsidRPr="0021222C">
        <w:rPr>
          <w:rStyle w:val="Hyperlink"/>
          <w:lang w:val="de-DE"/>
        </w:rPr>
        <w:t>https://docs.cucumber.io/guides/bdd-tutorial/#discovery-workshops</w:t>
      </w:r>
      <w:r>
        <w:rPr>
          <w:rStyle w:val="Hyperlink"/>
          <w:lang w:val="de-DE"/>
        </w:rPr>
        <w:fldChar w:fldCharType="end"/>
      </w:r>
      <w:r w:rsidR="00407841">
        <w:rPr>
          <w:lang w:val="de-DE"/>
        </w:rPr>
        <w:t>, abgerufen am 06.02.2019</w:t>
      </w:r>
    </w:p>
    <w:p w14:paraId="333036F3" w14:textId="5E6E00E9" w:rsidR="00345396" w:rsidRDefault="009C271F" w:rsidP="000B463D">
      <w:pPr>
        <w:pStyle w:val="Literatur1"/>
        <w:rPr>
          <w:lang w:val="de-DE"/>
        </w:rPr>
      </w:pPr>
      <w:r>
        <w:fldChar w:fldCharType="begin"/>
      </w:r>
      <w:r w:rsidRPr="009C271F">
        <w:rPr>
          <w:lang w:val="de-DE"/>
          <w:rPrChange w:id="1839" w:author="Stephan Müller" w:date="2019-07-16T07:15:00Z">
            <w:rPr/>
          </w:rPrChange>
        </w:rPr>
        <w:instrText xml:space="preserve"> HYPERLINK "https://cucumber.io/" </w:instrText>
      </w:r>
      <w:r>
        <w:fldChar w:fldCharType="separate"/>
      </w:r>
      <w:r w:rsidR="00345396" w:rsidRPr="0021222C">
        <w:rPr>
          <w:rStyle w:val="Hyperlink"/>
          <w:lang w:val="de-DE"/>
        </w:rPr>
        <w:t>https://cucumber.io/</w:t>
      </w:r>
      <w:r>
        <w:rPr>
          <w:rStyle w:val="Hyperlink"/>
          <w:lang w:val="de-DE"/>
        </w:rPr>
        <w:fldChar w:fldCharType="end"/>
      </w:r>
      <w:r w:rsidR="00345396">
        <w:rPr>
          <w:lang w:val="de-DE"/>
        </w:rPr>
        <w:t xml:space="preserve">, </w:t>
      </w:r>
      <w:r w:rsidR="0085309A">
        <w:rPr>
          <w:lang w:val="de-DE"/>
        </w:rPr>
        <w:t>abgerufen am 21.02.2019</w:t>
      </w:r>
    </w:p>
    <w:p w14:paraId="0E7FA4DB" w14:textId="0BE8C591" w:rsidR="0085309A" w:rsidRDefault="009C271F" w:rsidP="000B463D">
      <w:pPr>
        <w:pStyle w:val="Literatur1"/>
        <w:rPr>
          <w:lang w:val="de-DE"/>
        </w:rPr>
      </w:pPr>
      <w:r>
        <w:fldChar w:fldCharType="begin"/>
      </w:r>
      <w:r w:rsidRPr="009C271F">
        <w:rPr>
          <w:lang w:val="de-DE"/>
          <w:rPrChange w:id="1840" w:author="Stephan Müller" w:date="2019-07-16T07:15:00Z">
            <w:rPr/>
          </w:rPrChange>
        </w:rPr>
        <w:instrText xml:space="preserve"> HYPERLINK "https://dzone.com/articles/guide-to-behavior-driven-development-in-java?edition=423370&amp;utm_source=Zone%20Newsletter&amp;utm_medium=email&amp;utm_campaign=java%202019-01-29" </w:instrText>
      </w:r>
      <w:r>
        <w:fldChar w:fldCharType="separate"/>
      </w:r>
      <w:r w:rsidR="0085309A" w:rsidRPr="00E11286">
        <w:rPr>
          <w:rStyle w:val="Hyperlink"/>
          <w:lang w:val="de-DE"/>
        </w:rPr>
        <w:t>https://dzone.com/articles/guide-to-behavior-driven-development-in-java?edition=423370&amp;utm_source=Zone%20Newsletter&amp;utm_medium=email&amp;utm_campaign=java%202019-01-29</w:t>
      </w:r>
      <w:r>
        <w:rPr>
          <w:rStyle w:val="Hyperlink"/>
          <w:lang w:val="de-DE"/>
        </w:rPr>
        <w:fldChar w:fldCharType="end"/>
      </w:r>
      <w:r w:rsidR="0085309A">
        <w:rPr>
          <w:lang w:val="de-DE"/>
        </w:rPr>
        <w:t>, abgerufen am 20.03.2019</w:t>
      </w:r>
    </w:p>
    <w:p w14:paraId="47A591F6" w14:textId="31EFBC53" w:rsidR="0085309A" w:rsidRDefault="009C271F" w:rsidP="000B463D">
      <w:pPr>
        <w:pStyle w:val="Literatur1"/>
        <w:rPr>
          <w:lang w:val="de-DE"/>
        </w:rPr>
      </w:pPr>
      <w:r>
        <w:fldChar w:fldCharType="begin"/>
      </w:r>
      <w:r w:rsidRPr="009C271F">
        <w:rPr>
          <w:lang w:val="de-DE"/>
          <w:rPrChange w:id="1841" w:author="Stephan Müller" w:date="2019-07-16T07:15:00Z">
            <w:rPr/>
          </w:rPrChange>
        </w:rPr>
        <w:instrText xml:space="preserve"> HYPERLINK "https://docs.cucumber.io/cucumber/step-definitions/" </w:instrText>
      </w:r>
      <w:r>
        <w:fldChar w:fldCharType="separate"/>
      </w:r>
      <w:r w:rsidR="0085309A" w:rsidRPr="00E11286">
        <w:rPr>
          <w:rStyle w:val="Hyperlink"/>
          <w:lang w:val="de-DE"/>
        </w:rPr>
        <w:t>https://docs.cucumber.io/cucumber/step-definitions/</w:t>
      </w:r>
      <w:r>
        <w:rPr>
          <w:rStyle w:val="Hyperlink"/>
          <w:lang w:val="de-DE"/>
        </w:rPr>
        <w:fldChar w:fldCharType="end"/>
      </w:r>
      <w:r w:rsidR="0085309A">
        <w:rPr>
          <w:lang w:val="de-DE"/>
        </w:rPr>
        <w:t>, abgerufen am 20.03.2019</w:t>
      </w:r>
    </w:p>
    <w:p w14:paraId="0B54002B" w14:textId="3E5D9D1F" w:rsidR="0085309A" w:rsidRPr="006E65CE" w:rsidRDefault="009C271F" w:rsidP="000B463D">
      <w:pPr>
        <w:pStyle w:val="Literatur1"/>
        <w:rPr>
          <w:lang w:val="de-DE"/>
        </w:rPr>
      </w:pPr>
      <w:r>
        <w:fldChar w:fldCharType="begin"/>
      </w:r>
      <w:r w:rsidRPr="009C271F">
        <w:rPr>
          <w:lang w:val="de-DE"/>
          <w:rPrChange w:id="1842" w:author="Stephan Müller" w:date="2019-07-16T07:15:00Z">
            <w:rPr/>
          </w:rPrChange>
        </w:rPr>
        <w:instrText xml:space="preserve"> HYPERLINK "https://docs.cucumber.io/gherkin/reference/" </w:instrText>
      </w:r>
      <w:r>
        <w:fldChar w:fldCharType="separate"/>
      </w:r>
      <w:r w:rsidR="0085309A" w:rsidRPr="00E11286">
        <w:rPr>
          <w:rStyle w:val="Hyperlink"/>
          <w:lang w:val="de-DE"/>
        </w:rPr>
        <w:t>https://docs.cucumber.io/gherkin/reference/</w:t>
      </w:r>
      <w:r>
        <w:rPr>
          <w:rStyle w:val="Hyperlink"/>
          <w:lang w:val="de-DE"/>
        </w:rPr>
        <w:fldChar w:fldCharType="end"/>
      </w:r>
      <w:r w:rsidR="0085309A">
        <w:rPr>
          <w:lang w:val="de-DE"/>
        </w:rPr>
        <w:t>, abgerufen am 10.03.2019</w:t>
      </w:r>
    </w:p>
    <w:p w14:paraId="2B67E6EE" w14:textId="64828F45" w:rsidR="0085309A" w:rsidRDefault="009C271F" w:rsidP="000B463D">
      <w:pPr>
        <w:pStyle w:val="Literatur1"/>
        <w:rPr>
          <w:lang w:val="de-DE"/>
        </w:rPr>
      </w:pPr>
      <w:r>
        <w:fldChar w:fldCharType="begin"/>
      </w:r>
      <w:r w:rsidRPr="009C271F">
        <w:rPr>
          <w:lang w:val="de-DE"/>
          <w:rPrChange w:id="1843" w:author="Stephan Müller" w:date="2019-07-16T07:15:00Z">
            <w:rPr/>
          </w:rPrChange>
        </w:rPr>
        <w:instrText xml:space="preserve"> HYPERLINK "https://jkotests.wordpress.com/2013/08/22/specify-execution-order-of-cucumber-features/" </w:instrText>
      </w:r>
      <w:r>
        <w:fldChar w:fldCharType="separate"/>
      </w:r>
      <w:r w:rsidR="0085309A" w:rsidRPr="0021222C">
        <w:rPr>
          <w:rStyle w:val="Hyperlink"/>
          <w:lang w:val="de-DE"/>
        </w:rPr>
        <w:t>https://jkotests.wordpress.com/2013/08/22/specify-execution-order-of-cucumber-features/</w:t>
      </w:r>
      <w:r>
        <w:rPr>
          <w:rStyle w:val="Hyperlink"/>
          <w:lang w:val="de-DE"/>
        </w:rPr>
        <w:fldChar w:fldCharType="end"/>
      </w:r>
      <w:r w:rsidR="0085309A">
        <w:rPr>
          <w:lang w:val="de-DE"/>
        </w:rPr>
        <w:t>, abgerufen am 10.03.2019</w:t>
      </w:r>
    </w:p>
    <w:p w14:paraId="10EE99F4" w14:textId="5982F9D3" w:rsidR="0085309A" w:rsidRDefault="009C271F" w:rsidP="000B463D">
      <w:pPr>
        <w:pStyle w:val="Literatur1"/>
        <w:rPr>
          <w:lang w:val="de-DE"/>
        </w:rPr>
      </w:pPr>
      <w:r>
        <w:fldChar w:fldCharType="begin"/>
      </w:r>
      <w:r w:rsidRPr="009C271F">
        <w:rPr>
          <w:lang w:val="de-DE"/>
          <w:rPrChange w:id="1844" w:author="Stephan Müller" w:date="2019-07-16T07:15:00Z">
            <w:rPr/>
          </w:rPrChange>
        </w:rPr>
        <w:instrText xml:space="preserve"> HYPERLINK "https://docs.cucumber.io/cucumber/state/" \l "dependency-injection" </w:instrText>
      </w:r>
      <w:r>
        <w:fldChar w:fldCharType="separate"/>
      </w:r>
      <w:r w:rsidR="0085309A" w:rsidRPr="00E11286">
        <w:rPr>
          <w:rStyle w:val="Hyperlink"/>
          <w:lang w:val="de-DE"/>
        </w:rPr>
        <w:t>https://docs.cucumber.io/cucumber/state/#dependency-injection</w:t>
      </w:r>
      <w:r>
        <w:rPr>
          <w:rStyle w:val="Hyperlink"/>
          <w:lang w:val="de-DE"/>
        </w:rPr>
        <w:fldChar w:fldCharType="end"/>
      </w:r>
      <w:r w:rsidR="0085309A">
        <w:rPr>
          <w:lang w:val="de-DE"/>
        </w:rPr>
        <w:t>, abgerufen am 11.03.2019</w:t>
      </w:r>
    </w:p>
    <w:p w14:paraId="4B49BB02" w14:textId="3252A2CF" w:rsidR="0085309A" w:rsidRDefault="009C271F" w:rsidP="000B463D">
      <w:pPr>
        <w:pStyle w:val="Literatur1"/>
        <w:rPr>
          <w:lang w:val="de-DE"/>
        </w:rPr>
      </w:pPr>
      <w:r>
        <w:fldChar w:fldCharType="begin"/>
      </w:r>
      <w:r w:rsidRPr="009C271F">
        <w:rPr>
          <w:lang w:val="de-DE"/>
          <w:rPrChange w:id="1845" w:author="Stephan Müller" w:date="2019-07-16T07:15:00Z">
            <w:rPr/>
          </w:rPrChange>
        </w:rPr>
        <w:instrText xml:space="preserve"> HYPERLINK "https://cucumber.io/blog/2017/07/26/announcing-cucumber-expressions" </w:instrText>
      </w:r>
      <w:r>
        <w:fldChar w:fldCharType="separate"/>
      </w:r>
      <w:r w:rsidR="0085309A" w:rsidRPr="00E11286">
        <w:rPr>
          <w:rStyle w:val="Hyperlink"/>
          <w:lang w:val="de-DE"/>
        </w:rPr>
        <w:t>https://cucumber.io/blog/2017/07/26/announcing-cucumber-expressions</w:t>
      </w:r>
      <w:r>
        <w:rPr>
          <w:rStyle w:val="Hyperlink"/>
          <w:lang w:val="de-DE"/>
        </w:rPr>
        <w:fldChar w:fldCharType="end"/>
      </w:r>
      <w:r w:rsidR="0085309A">
        <w:rPr>
          <w:lang w:val="de-DE"/>
        </w:rPr>
        <w:t>, abgerufen am 11.03.2019</w:t>
      </w:r>
    </w:p>
    <w:p w14:paraId="5E90D1F1" w14:textId="474FEDEE" w:rsidR="00660423" w:rsidRPr="00E11286" w:rsidRDefault="00BE7E66" w:rsidP="00660423">
      <w:pPr>
        <w:pStyle w:val="Funotentext"/>
        <w:rPr>
          <w:rFonts w:cs="Arial"/>
          <w:color w:val="0000FF" w:themeColor="hyperlink"/>
          <w:sz w:val="22"/>
          <w:szCs w:val="22"/>
          <w:u w:val="single"/>
        </w:rPr>
      </w:pPr>
      <w:hyperlink r:id="rId46" w:history="1">
        <w:r w:rsidR="00660423" w:rsidRPr="00E11286">
          <w:rPr>
            <w:rStyle w:val="Hyperlink"/>
            <w:rFonts w:cs="Arial"/>
            <w:sz w:val="22"/>
            <w:szCs w:val="22"/>
          </w:rPr>
          <w:t>https://docs.cucumber.io/cucumber/cucumber-expressions/</w:t>
        </w:r>
      </w:hyperlink>
      <w:r w:rsidR="00660423">
        <w:t xml:space="preserve">, </w:t>
      </w:r>
      <w:r w:rsidR="00660423" w:rsidRPr="00E11286">
        <w:rPr>
          <w:rFonts w:cs="Arial"/>
          <w:sz w:val="22"/>
          <w:szCs w:val="22"/>
        </w:rPr>
        <w:t>abgerufen am 11. 03.2019</w:t>
      </w:r>
    </w:p>
    <w:p w14:paraId="273CB24C" w14:textId="698314D6" w:rsidR="00660423" w:rsidRDefault="00660423" w:rsidP="000B463D">
      <w:pPr>
        <w:pStyle w:val="Literatur1"/>
        <w:rPr>
          <w:lang w:val="de-DE"/>
        </w:rPr>
      </w:pPr>
    </w:p>
    <w:p w14:paraId="64C3453C" w14:textId="400BB27B" w:rsidR="00B915B5" w:rsidRDefault="00164DEE" w:rsidP="000B463D">
      <w:pPr>
        <w:pStyle w:val="Literatur1"/>
        <w:rPr>
          <w:lang w:val="de-DE"/>
        </w:rPr>
      </w:pPr>
      <w:r w:rsidRPr="00164DEE">
        <w:rPr>
          <w:lang w:val="de-DE"/>
        </w:rPr>
        <w:t>https://mincong-h.github.io/2018/10/04/maven-failsafe-plugin-understanding/</w:t>
      </w:r>
      <w:r w:rsidR="00B915B5">
        <w:rPr>
          <w:lang w:val="de-DE"/>
        </w:rPr>
        <w:t>, abgerufen am 02.04.2019</w:t>
      </w:r>
    </w:p>
    <w:p w14:paraId="1BCAE8C9" w14:textId="5251212A" w:rsidR="00A37773" w:rsidRDefault="00A37773" w:rsidP="000B463D">
      <w:pPr>
        <w:pStyle w:val="Literatur1"/>
        <w:rPr>
          <w:lang w:val="de-DE"/>
        </w:rPr>
      </w:pPr>
    </w:p>
    <w:p w14:paraId="0D72204D" w14:textId="6AA43B7D" w:rsidR="00A37773" w:rsidRDefault="009C271F" w:rsidP="000B463D">
      <w:pPr>
        <w:pStyle w:val="Literatur1"/>
        <w:rPr>
          <w:lang w:val="de-DE"/>
        </w:rPr>
      </w:pPr>
      <w:r>
        <w:fldChar w:fldCharType="begin"/>
      </w:r>
      <w:r w:rsidRPr="009C271F">
        <w:rPr>
          <w:lang w:val="de-DE"/>
          <w:rPrChange w:id="1846" w:author="Stephan Müller" w:date="2019-07-16T07:15:00Z">
            <w:rPr/>
          </w:rPrChange>
        </w:rPr>
        <w:instrText xml:space="preserve"> HYPERLINK "https://docs.cucumber.io/bdd/who-does-what/" \l "writing-features" </w:instrText>
      </w:r>
      <w:r>
        <w:fldChar w:fldCharType="separate"/>
      </w:r>
      <w:r w:rsidR="00A37773" w:rsidRPr="0021222C">
        <w:rPr>
          <w:rStyle w:val="Hyperlink"/>
          <w:lang w:val="de-DE"/>
        </w:rPr>
        <w:t>https://docs.cucumber.io/bdd/who-does-what/#writing-features</w:t>
      </w:r>
      <w:r>
        <w:rPr>
          <w:rStyle w:val="Hyperlink"/>
          <w:lang w:val="de-DE"/>
        </w:rPr>
        <w:fldChar w:fldCharType="end"/>
      </w:r>
      <w:r w:rsidR="00A37773">
        <w:rPr>
          <w:lang w:val="de-DE"/>
        </w:rPr>
        <w:t>, abgerufen am 03.04.2019</w:t>
      </w:r>
    </w:p>
    <w:p w14:paraId="7D7DDEC7" w14:textId="60D876EC" w:rsidR="00AB3506" w:rsidRDefault="00AB3506" w:rsidP="000B463D">
      <w:pPr>
        <w:pStyle w:val="Literatur1"/>
        <w:rPr>
          <w:lang w:val="de-DE"/>
        </w:rPr>
      </w:pPr>
    </w:p>
    <w:p w14:paraId="6B5714AC" w14:textId="77DF4110" w:rsidR="00AB3506" w:rsidRPr="006E65CE" w:rsidRDefault="00AB3506" w:rsidP="000B463D">
      <w:pPr>
        <w:pStyle w:val="Literatur1"/>
        <w:rPr>
          <w:lang w:val="de-DE"/>
        </w:rPr>
      </w:pPr>
      <w:proofErr w:type="spellStart"/>
      <w:r w:rsidRPr="00AB3506">
        <w:rPr>
          <w:lang w:val="de-DE"/>
        </w:rPr>
        <w:t>Wirdemann</w:t>
      </w:r>
      <w:proofErr w:type="spellEnd"/>
      <w:r w:rsidRPr="00AB3506">
        <w:rPr>
          <w:lang w:val="de-DE"/>
        </w:rPr>
        <w:t xml:space="preserve"> R., </w:t>
      </w:r>
      <w:proofErr w:type="spellStart"/>
      <w:r w:rsidRPr="00AB3506">
        <w:rPr>
          <w:lang w:val="de-DE"/>
        </w:rPr>
        <w:t>Mainusch</w:t>
      </w:r>
      <w:proofErr w:type="spellEnd"/>
      <w:r w:rsidRPr="00AB3506">
        <w:rPr>
          <w:lang w:val="de-DE"/>
        </w:rPr>
        <w:t xml:space="preserve"> J.</w:t>
      </w:r>
      <w:r>
        <w:rPr>
          <w:lang w:val="de-DE"/>
        </w:rPr>
        <w:t xml:space="preserve"> </w:t>
      </w:r>
      <w:r w:rsidRPr="00AB3506">
        <w:rPr>
          <w:lang w:val="de-DE"/>
        </w:rPr>
        <w:t>(2017)</w:t>
      </w:r>
      <w:r>
        <w:rPr>
          <w:lang w:val="de-DE"/>
        </w:rPr>
        <w:t xml:space="preserve">: </w:t>
      </w:r>
      <w:proofErr w:type="spellStart"/>
      <w:r>
        <w:rPr>
          <w:lang w:val="de-DE"/>
        </w:rPr>
        <w:t>Scrum</w:t>
      </w:r>
      <w:proofErr w:type="spellEnd"/>
      <w:r>
        <w:rPr>
          <w:lang w:val="de-DE"/>
        </w:rPr>
        <w:t xml:space="preserve"> mit User Stories</w:t>
      </w:r>
      <w:r w:rsidRPr="00AB3506">
        <w:rPr>
          <w:lang w:val="de-DE"/>
        </w:rPr>
        <w:t>,</w:t>
      </w:r>
      <w:r>
        <w:rPr>
          <w:lang w:val="de-DE"/>
        </w:rPr>
        <w:t xml:space="preserve"> 3. Auflage, München</w:t>
      </w:r>
    </w:p>
    <w:p w14:paraId="3D4B3418" w14:textId="08766F9D" w:rsidR="00242964" w:rsidRDefault="00242964" w:rsidP="000B463D">
      <w:pPr>
        <w:pStyle w:val="Literatur1"/>
        <w:rPr>
          <w:lang w:val="de-DE"/>
        </w:rPr>
      </w:pPr>
    </w:p>
    <w:p w14:paraId="42A49B5F" w14:textId="77777777" w:rsidR="0085309A" w:rsidRPr="00E11286" w:rsidRDefault="0085309A" w:rsidP="000B463D">
      <w:pPr>
        <w:pStyle w:val="Literatur1"/>
        <w:rPr>
          <w:lang w:val="de-DE"/>
        </w:rPr>
      </w:pPr>
    </w:p>
    <w:p w14:paraId="6991EA00" w14:textId="77777777" w:rsidR="00E74548" w:rsidRDefault="00E74548">
      <w:pPr>
        <w:rPr>
          <w:rFonts w:cs="Arial"/>
          <w:sz w:val="24"/>
        </w:rPr>
      </w:pPr>
      <w:r>
        <w:br w:type="page"/>
      </w:r>
    </w:p>
    <w:p w14:paraId="1DCB0414" w14:textId="77777777" w:rsidR="00844AC5" w:rsidRDefault="00844AC5" w:rsidP="00844AC5">
      <w:pPr>
        <w:pStyle w:val="Flietext"/>
        <w:sectPr w:rsidR="00844AC5" w:rsidSect="009845C3">
          <w:footerReference w:type="default" r:id="rId47"/>
          <w:pgSz w:w="11906" w:h="16838"/>
          <w:pgMar w:top="1418" w:right="1134" w:bottom="1418" w:left="2268" w:header="709" w:footer="709" w:gutter="0"/>
          <w:pgNumType w:fmt="upperRoman"/>
          <w:cols w:space="708"/>
          <w:docGrid w:linePitch="360"/>
        </w:sectPr>
      </w:pPr>
    </w:p>
    <w:p w14:paraId="10683355" w14:textId="77777777" w:rsidR="00844AC5" w:rsidRDefault="00844AC5" w:rsidP="00844AC5">
      <w:pPr>
        <w:pStyle w:val="Flietext"/>
      </w:pPr>
      <w:r>
        <w:lastRenderedPageBreak/>
        <w:t>EIDESSTATTLICHE ERKLÄRUNG</w:t>
      </w:r>
    </w:p>
    <w:p w14:paraId="088602F9" w14:textId="77777777" w:rsidR="00844AC5" w:rsidRDefault="00844AC5" w:rsidP="00844AC5">
      <w:pPr>
        <w:pStyle w:val="Flietext"/>
      </w:pPr>
      <w:r>
        <w:t xml:space="preserve">Ich versichere, dass ich die vorliegende Arbeit selbständig und ohne fremde Hilfe angefertigt und mich anderer als der in den beigefügten Verzeichnissen angegebenen Hilfsmittel nicht bedient habe. Alle Stellen, die wörtlich oder sinngemäß aus Veröffentlichungen entnommen wurden, sind als solche kenntlich gemacht. Der Durchführung einer elektronischen Plagiatsprüfung stimme ich hiermit zu. Die eingereichte elektronische Fassung der Arbeit entspricht der eingereichten schriftlichen Fassung exakt. Die Arbeit wurde bisher keiner anderen Prüfungsbehörde vorgelegt und auch nicht veröffentlicht. Ich bin mir bewusst, dass eine unwahre Erklärung rechtliche Folgen hat.  </w:t>
      </w:r>
    </w:p>
    <w:p w14:paraId="182CBBB0" w14:textId="77777777" w:rsidR="00844AC5" w:rsidRDefault="00844AC5" w:rsidP="00844AC5">
      <w:pPr>
        <w:pStyle w:val="Flietext"/>
      </w:pPr>
    </w:p>
    <w:p w14:paraId="07290F61" w14:textId="77777777" w:rsidR="009845C3" w:rsidRPr="009845C3" w:rsidRDefault="00844AC5" w:rsidP="00844AC5">
      <w:pPr>
        <w:pStyle w:val="Flietext"/>
        <w:pBdr>
          <w:top w:val="single" w:sz="4" w:space="1" w:color="auto"/>
        </w:pBdr>
      </w:pPr>
      <w:r>
        <w:t xml:space="preserve">Ort, den                  </w:t>
      </w:r>
      <w:r>
        <w:tab/>
      </w:r>
      <w:r>
        <w:tab/>
      </w:r>
      <w:r>
        <w:tab/>
      </w:r>
      <w:r>
        <w:tab/>
      </w:r>
      <w:r>
        <w:tab/>
        <w:t>Vorname, Name</w:t>
      </w:r>
    </w:p>
    <w:sectPr w:rsidR="009845C3" w:rsidRPr="009845C3" w:rsidSect="009845C3">
      <w:footerReference w:type="default" r:id="rId48"/>
      <w:pgSz w:w="11906" w:h="16838"/>
      <w:pgMar w:top="1418" w:right="1134" w:bottom="1418" w:left="2268" w:header="709" w:footer="709" w:gutter="0"/>
      <w:pgNumType w:fmt="upperRoma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32" w:author="Stephan Müller" w:date="2019-07-04T07:36:00Z" w:initials="SM">
    <w:p w14:paraId="4D76A959" w14:textId="106B7ED1" w:rsidR="00C554AC" w:rsidRDefault="00C554AC">
      <w:pPr>
        <w:pStyle w:val="Kommentartext"/>
      </w:pPr>
      <w:r>
        <w:rPr>
          <w:rStyle w:val="Kommentarzeichen"/>
        </w:rPr>
        <w:annotationRef/>
      </w:r>
      <w:r>
        <w:t>Bitte nochmal prüfen ob Schreibweise korrekt ist</w:t>
      </w:r>
    </w:p>
  </w:comment>
  <w:comment w:id="452" w:author="Stephan Müller" w:date="2019-07-16T08:12:00Z" w:initials="SM">
    <w:p w14:paraId="1FEDECFC" w14:textId="05A934FA" w:rsidR="00C554AC" w:rsidRDefault="00C554AC">
      <w:pPr>
        <w:pStyle w:val="Kommentartext"/>
      </w:pPr>
      <w:r>
        <w:rPr>
          <w:rStyle w:val="Kommentarzeichen"/>
        </w:rPr>
        <w:annotationRef/>
      </w:r>
    </w:p>
  </w:comment>
  <w:comment w:id="479" w:author="Stephan Müller" w:date="2019-07-16T07:24:00Z" w:initials="SM">
    <w:p w14:paraId="19F25043" w14:textId="342F3BEB" w:rsidR="00C554AC" w:rsidRDefault="00C554AC">
      <w:pPr>
        <w:pStyle w:val="Kommentartext"/>
      </w:pPr>
      <w:r>
        <w:rPr>
          <w:rStyle w:val="Kommentarzeichen"/>
        </w:rPr>
        <w:annotationRef/>
      </w:r>
      <w:r>
        <w:t>Verweis aktualisieren</w:t>
      </w:r>
    </w:p>
  </w:comment>
  <w:comment w:id="505" w:author="Stephan Müller" w:date="2019-07-16T08:25:00Z" w:initials="SM">
    <w:p w14:paraId="4FBC98CC" w14:textId="60E9F87F" w:rsidR="00C554AC" w:rsidRDefault="00C554AC">
      <w:pPr>
        <w:pStyle w:val="Kommentartext"/>
      </w:pPr>
      <w:r>
        <w:rPr>
          <w:rStyle w:val="Kommentarzeichen"/>
        </w:rPr>
        <w:annotationRef/>
      </w:r>
      <w:r>
        <w:t>Ein Satz sollte kein eigener Absatz sein</w:t>
      </w:r>
    </w:p>
  </w:comment>
  <w:comment w:id="509" w:author="Stephan Müller" w:date="2019-07-16T07:28:00Z" w:initials="SM">
    <w:p w14:paraId="313D7509" w14:textId="15CE3A03" w:rsidR="00C554AC" w:rsidRDefault="00C554AC">
      <w:pPr>
        <w:pStyle w:val="Kommentartext"/>
      </w:pPr>
      <w:r>
        <w:rPr>
          <w:rStyle w:val="Kommentarzeichen"/>
        </w:rPr>
        <w:annotationRef/>
      </w:r>
      <w:r>
        <w:t>IATA-Codes (</w:t>
      </w:r>
      <w:hyperlink r:id="rId1" w:history="1">
        <w:r w:rsidRPr="000B16E1">
          <w:rPr>
            <w:rStyle w:val="Hyperlink"/>
          </w:rPr>
          <w:t>https://www.de.wikipedia.org/wiki/IATA-Code</w:t>
        </w:r>
      </w:hyperlink>
      <w:r>
        <w:t>)</w:t>
      </w:r>
    </w:p>
  </w:comment>
  <w:comment w:id="514" w:author="Stephan Müller" w:date="2019-07-16T08:29:00Z" w:initials="SM">
    <w:p w14:paraId="171933DE" w14:textId="498AEC07" w:rsidR="00C554AC" w:rsidRDefault="00C554AC">
      <w:pPr>
        <w:pStyle w:val="Kommentartext"/>
      </w:pPr>
      <w:r>
        <w:rPr>
          <w:rStyle w:val="Kommentarzeichen"/>
        </w:rPr>
        <w:annotationRef/>
      </w:r>
      <w:r>
        <w:t>Würde ich nach Kapitel 3.2.8 verschieben</w:t>
      </w:r>
    </w:p>
  </w:comment>
  <w:comment w:id="531" w:author="Stephan Müller" w:date="2019-07-16T07:34:00Z" w:initials="SM">
    <w:p w14:paraId="681E1373" w14:textId="5E058238" w:rsidR="00C554AC" w:rsidRDefault="00C554AC">
      <w:pPr>
        <w:pStyle w:val="Kommentartext"/>
      </w:pPr>
      <w:r>
        <w:rPr>
          <w:rStyle w:val="Kommentarzeichen"/>
        </w:rPr>
        <w:annotationRef/>
      </w:r>
      <w:r>
        <w:t>Liest sich immer noch sperrig …</w:t>
      </w:r>
    </w:p>
  </w:comment>
  <w:comment w:id="550" w:author="Stephan Müller" w:date="2019-07-04T13:13:00Z" w:initials="SM">
    <w:p w14:paraId="67ED4544" w14:textId="77777777" w:rsidR="00C554AC" w:rsidRDefault="00C554AC">
      <w:pPr>
        <w:pStyle w:val="Kommentartext"/>
      </w:pPr>
      <w:r>
        <w:rPr>
          <w:rStyle w:val="Kommentarzeichen"/>
        </w:rPr>
        <w:annotationRef/>
      </w:r>
      <w:r>
        <w:t>Fehlt!!!</w:t>
      </w:r>
    </w:p>
    <w:p w14:paraId="6A2ED33E" w14:textId="31FE30B2" w:rsidR="00C554AC" w:rsidRDefault="00C554AC">
      <w:pPr>
        <w:pStyle w:val="Kommentartext"/>
      </w:pPr>
      <w:r>
        <w:sym w:font="Wingdings" w:char="F0E0"/>
      </w:r>
      <w:r>
        <w:t xml:space="preserve"> ist eine eigene Datei</w:t>
      </w:r>
    </w:p>
  </w:comment>
  <w:comment w:id="604" w:author="Stephan Müller" w:date="2019-07-16T22:41:00Z" w:initials="SM">
    <w:p w14:paraId="17521EEF" w14:textId="016456BB" w:rsidR="00C554AC" w:rsidRDefault="00C554AC">
      <w:pPr>
        <w:pStyle w:val="Kommentartext"/>
      </w:pPr>
      <w:r>
        <w:rPr>
          <w:rStyle w:val="Kommentarzeichen"/>
        </w:rPr>
        <w:annotationRef/>
      </w:r>
      <w:r>
        <w:t>Was steht in den Strings?</w:t>
      </w:r>
    </w:p>
  </w:comment>
  <w:comment w:id="683" w:author="Stephan Müller" w:date="2019-07-16T23:02:00Z" w:initials="SM">
    <w:p w14:paraId="27E62DD2" w14:textId="7EE49422" w:rsidR="00C554AC" w:rsidRDefault="00C554AC">
      <w:pPr>
        <w:pStyle w:val="Kommentartext"/>
      </w:pPr>
      <w:r>
        <w:rPr>
          <w:rStyle w:val="Kommentarzeichen"/>
        </w:rPr>
        <w:annotationRef/>
      </w:r>
      <w:r>
        <w:t xml:space="preserve">Wird die </w:t>
      </w:r>
      <w:r>
        <w:t>Exception nicht direkt geworfen?</w:t>
      </w:r>
    </w:p>
  </w:comment>
  <w:comment w:id="715" w:author="Stephan Müller" w:date="2019-07-04T13:56:00Z" w:initials="SM">
    <w:p w14:paraId="29E73A5D" w14:textId="3ACFE439" w:rsidR="00C554AC" w:rsidRDefault="00C554AC">
      <w:pPr>
        <w:pStyle w:val="Kommentartext"/>
      </w:pPr>
      <w:r>
        <w:rPr>
          <w:rStyle w:val="Kommentarzeichen"/>
        </w:rPr>
        <w:annotationRef/>
      </w:r>
      <w:r>
        <w:t xml:space="preserve">Macht hier nur </w:t>
      </w:r>
      <w:r>
        <w:t>Sinn wenn du vorher auf State-Sharing verweist</w:t>
      </w:r>
    </w:p>
  </w:comment>
  <w:comment w:id="716" w:author="Stephan Müller" w:date="2019-07-04T13:57:00Z" w:initials="SM">
    <w:p w14:paraId="76ED12F2" w14:textId="03A310C1" w:rsidR="00C554AC" w:rsidRPr="00E92F10" w:rsidRDefault="00C554AC">
      <w:pPr>
        <w:pStyle w:val="Kommentartext"/>
      </w:pPr>
      <w:r>
        <w:rPr>
          <w:rStyle w:val="Kommentarzeichen"/>
        </w:rPr>
        <w:annotationRef/>
      </w:r>
      <w:r w:rsidRPr="00E92F10">
        <w:t>Schwer verständlich</w:t>
      </w:r>
    </w:p>
  </w:comment>
  <w:comment w:id="726" w:author="Stephan Müller" w:date="2019-07-04T14:15:00Z" w:initials="SM">
    <w:p w14:paraId="7FF1D6A8" w14:textId="77777777" w:rsidR="00C554AC" w:rsidRDefault="00C554AC">
      <w:pPr>
        <w:pStyle w:val="Kommentartext"/>
      </w:pPr>
      <w:r>
        <w:rPr>
          <w:rStyle w:val="Kommentarzeichen"/>
        </w:rPr>
        <w:annotationRef/>
      </w:r>
      <w:r w:rsidRPr="00E92F10">
        <w:t xml:space="preserve">Kein Best Practice. </w:t>
      </w:r>
      <w:r>
        <w:t>Sprachlich auf jeden überarbeiten …</w:t>
      </w:r>
    </w:p>
    <w:p w14:paraId="49341491" w14:textId="77777777" w:rsidR="00C554AC" w:rsidRDefault="00C554AC">
      <w:pPr>
        <w:pStyle w:val="Kommentartext"/>
      </w:pPr>
    </w:p>
    <w:p w14:paraId="07E689A4" w14:textId="54E2D746" w:rsidR="00C554AC" w:rsidRDefault="00C554AC">
      <w:pPr>
        <w:pStyle w:val="Kommentartext"/>
      </w:pPr>
      <w:r>
        <w:sym w:font="Wingdings" w:char="F0E0"/>
      </w:r>
      <w:r>
        <w:t xml:space="preserve"> </w:t>
      </w:r>
      <w:r>
        <w:t>einge Folge aus dem Best Practice, Step-Definitionen auf verschiedene Klassen aufzuteilen</w:t>
      </w:r>
    </w:p>
  </w:comment>
  <w:comment w:id="730" w:author="Stephan Müller" w:date="2019-07-04T14:39:00Z" w:initials="SM">
    <w:p w14:paraId="548F0662" w14:textId="0BDEEF63" w:rsidR="00C554AC" w:rsidRDefault="00C554AC">
      <w:pPr>
        <w:pStyle w:val="Kommentartext"/>
      </w:pPr>
      <w:r>
        <w:rPr>
          <w:rStyle w:val="Kommentarzeichen"/>
        </w:rPr>
        <w:annotationRef/>
      </w:r>
      <w:r>
        <w:t xml:space="preserve">Besonderheiten beim Erstellen von REST- Schnittstellen mithilfe von </w:t>
      </w:r>
      <w:r>
        <w:t>Cucumber würde ich in Kapitel 3 erwähnen</w:t>
      </w:r>
    </w:p>
  </w:comment>
  <w:comment w:id="731" w:author="Stephan Müller" w:date="2019-07-16T23:13:00Z" w:initials="SM">
    <w:p w14:paraId="3D04D7B2" w14:textId="2CE63F19" w:rsidR="00C554AC" w:rsidRDefault="00C554AC">
      <w:pPr>
        <w:pStyle w:val="Kommentartext"/>
      </w:pPr>
      <w:r>
        <w:t>Fehlt noch</w:t>
      </w:r>
      <w:r>
        <w:rPr>
          <w:rStyle w:val="Kommentarzeichen"/>
        </w:rPr>
        <w:annotationRef/>
      </w:r>
      <w:r>
        <w:rPr>
          <w:rStyle w:val="Kommentarzeichen"/>
        </w:rPr>
        <w:t>!</w:t>
      </w:r>
    </w:p>
  </w:comment>
  <w:comment w:id="741" w:author="Vincent Becker" w:date="2019-07-05T11:11:00Z" w:initials="VB">
    <w:p w14:paraId="66F0AEA7" w14:textId="7C5941EB" w:rsidR="00C554AC" w:rsidRDefault="00C554AC">
      <w:pPr>
        <w:pStyle w:val="Kommentartext"/>
      </w:pPr>
      <w:r>
        <w:rPr>
          <w:rStyle w:val="Kommentarzeichen"/>
        </w:rPr>
        <w:annotationRef/>
      </w:r>
      <w:r>
        <w:t>Ist nicht möglich</w:t>
      </w:r>
    </w:p>
  </w:comment>
  <w:comment w:id="742" w:author="Stephan Müller" w:date="2019-07-16T23:15:00Z" w:initials="SM">
    <w:p w14:paraId="35A742A2" w14:textId="233A8468" w:rsidR="00C554AC" w:rsidRDefault="00C554AC">
      <w:pPr>
        <w:pStyle w:val="Kommentartext"/>
      </w:pPr>
      <w:r>
        <w:rPr>
          <w:rStyle w:val="Kommentarzeichen"/>
        </w:rPr>
        <w:annotationRef/>
      </w:r>
      <w:r>
        <w:t>Was passiert denn?</w:t>
      </w:r>
    </w:p>
  </w:comment>
  <w:comment w:id="885" w:author="Stephan Müller" w:date="2019-07-17T07:35:00Z" w:initials="SM">
    <w:p w14:paraId="501B60C9" w14:textId="12E63061" w:rsidR="00C554AC" w:rsidRDefault="00C554AC">
      <w:pPr>
        <w:pStyle w:val="Kommentartext"/>
      </w:pPr>
      <w:r>
        <w:rPr>
          <w:rStyle w:val="Kommentarzeichen"/>
        </w:rPr>
        <w:annotationRef/>
      </w:r>
      <w:r>
        <w:t>Fehlt noch</w:t>
      </w:r>
    </w:p>
  </w:comment>
  <w:comment w:id="941" w:author="Stephan Müller" w:date="2019-07-17T07:44:00Z" w:initials="SM">
    <w:p w14:paraId="543CFF2B" w14:textId="02F51D84" w:rsidR="00C554AC" w:rsidRDefault="00C554AC">
      <w:pPr>
        <w:pStyle w:val="Kommentartext"/>
      </w:pPr>
      <w:r>
        <w:rPr>
          <w:rStyle w:val="Kommentarzeichen"/>
        </w:rPr>
        <w:annotationRef/>
      </w:r>
      <w:r>
        <w:t>Besser nur „Aufbau“ oder „Java Packages Struktur“</w:t>
      </w:r>
    </w:p>
  </w:comment>
  <w:comment w:id="954" w:author="Stephan Müller" w:date="2019-07-17T07:40:00Z" w:initials="SM">
    <w:p w14:paraId="41193097" w14:textId="5D373B23" w:rsidR="00C554AC" w:rsidRPr="00274B73" w:rsidRDefault="00C554AC">
      <w:pPr>
        <w:pStyle w:val="Kommentartext"/>
        <w:rPr>
          <w:b/>
          <w:bCs/>
        </w:rPr>
      </w:pPr>
      <w:r w:rsidRPr="00274B73">
        <w:rPr>
          <w:rStyle w:val="Kommentarzeichen"/>
          <w:b/>
          <w:bCs/>
        </w:rPr>
        <w:annotationRef/>
      </w:r>
      <w:r w:rsidRPr="00274B73">
        <w:rPr>
          <w:b/>
          <w:bCs/>
        </w:rPr>
        <w:t xml:space="preserve">Bitte unbedingt </w:t>
      </w:r>
      <w:r>
        <w:rPr>
          <w:b/>
          <w:bCs/>
        </w:rPr>
        <w:t>umbenennen!!!</w:t>
      </w:r>
    </w:p>
  </w:comment>
  <w:comment w:id="963" w:author="Stephan Müller" w:date="2019-07-17T07:45:00Z" w:initials="SM">
    <w:p w14:paraId="28D21A1B" w14:textId="5FAB88DD" w:rsidR="00C554AC" w:rsidRDefault="00C554AC">
      <w:pPr>
        <w:pStyle w:val="Kommentartext"/>
      </w:pPr>
      <w:r>
        <w:rPr>
          <w:rStyle w:val="Kommentarzeichen"/>
        </w:rPr>
        <w:annotationRef/>
      </w:r>
      <w:r>
        <w:t xml:space="preserve">Sollten wir nochmal besprechen. Ggf. nicht so </w:t>
      </w:r>
      <w:r>
        <w:t>sinvoll</w:t>
      </w:r>
    </w:p>
  </w:comment>
  <w:comment w:id="1016" w:author="Stephan Müller" w:date="2019-07-17T18:43:00Z" w:initials="SM">
    <w:p w14:paraId="1A47C502" w14:textId="4303F40B" w:rsidR="00C554AC" w:rsidRPr="00133BDC" w:rsidRDefault="00C554AC">
      <w:pPr>
        <w:pStyle w:val="Kommentartext"/>
        <w:rPr>
          <w:b/>
          <w:bCs/>
        </w:rPr>
      </w:pPr>
      <w:r w:rsidRPr="00133BDC">
        <w:rPr>
          <w:rStyle w:val="Kommentarzeichen"/>
          <w:b/>
          <w:bCs/>
        </w:rPr>
        <w:annotationRef/>
      </w:r>
      <w:r w:rsidRPr="00133BDC">
        <w:rPr>
          <w:b/>
          <w:bCs/>
        </w:rPr>
        <w:t>Vermutlich in Kapitel 4.2 besser aufgehoben!</w:t>
      </w:r>
    </w:p>
  </w:comment>
  <w:comment w:id="1301" w:author="Stephan Müller" w:date="2019-07-17T10:01:00Z" w:initials="SM">
    <w:p w14:paraId="14C193FD" w14:textId="7D616805" w:rsidR="00C554AC" w:rsidRDefault="00C554AC">
      <w:pPr>
        <w:pStyle w:val="Kommentartext"/>
      </w:pPr>
      <w:r>
        <w:rPr>
          <w:rStyle w:val="Kommentarzeichen"/>
        </w:rPr>
        <w:annotationRef/>
      </w:r>
      <w:r>
        <w:t xml:space="preserve">Publishing Date ergänzen … ist ein </w:t>
      </w:r>
      <w:r>
        <w:t>Pflichtfeld !!!</w:t>
      </w:r>
    </w:p>
  </w:comment>
  <w:comment w:id="1323" w:author="Stephan Müller" w:date="2019-07-17T09:57:00Z" w:initials="SM">
    <w:p w14:paraId="7EDC1A44" w14:textId="444E2AF4" w:rsidR="00C554AC" w:rsidRDefault="00C554AC">
      <w:pPr>
        <w:pStyle w:val="Kommentartext"/>
      </w:pPr>
      <w:r>
        <w:rPr>
          <w:rStyle w:val="Kommentarzeichen"/>
        </w:rPr>
        <w:annotationRef/>
      </w:r>
      <w:r>
        <w:t>Verstehe ich nicht</w:t>
      </w:r>
    </w:p>
  </w:comment>
  <w:comment w:id="1324" w:author="Stephan Müller" w:date="2019-07-17T10:01:00Z" w:initials="SM">
    <w:p w14:paraId="489C887C" w14:textId="67CE0272" w:rsidR="00C554AC" w:rsidRDefault="00C554AC">
      <w:pPr>
        <w:pStyle w:val="Kommentartext"/>
      </w:pPr>
      <w:r>
        <w:rPr>
          <w:rStyle w:val="Kommentarzeichen"/>
        </w:rPr>
        <w:annotationRef/>
      </w:r>
      <w:r>
        <w:rPr>
          <w:rStyle w:val="Kommentarzeichen"/>
        </w:rPr>
        <w:annotationRef/>
      </w:r>
      <w:r>
        <w:t xml:space="preserve">Publishing Date ergänzen … ist ein </w:t>
      </w:r>
      <w:r>
        <w:t>Pflichtfeld !!!</w:t>
      </w:r>
    </w:p>
  </w:comment>
  <w:comment w:id="1332" w:author="Stephan Müller" w:date="2019-07-17T10:04:00Z" w:initials="SM">
    <w:p w14:paraId="676778BA" w14:textId="6A3898DE" w:rsidR="00C554AC" w:rsidRDefault="00C554AC">
      <w:pPr>
        <w:pStyle w:val="Kommentartext"/>
      </w:pPr>
      <w:r>
        <w:rPr>
          <w:rStyle w:val="Kommentarzeichen"/>
        </w:rPr>
        <w:annotationRef/>
      </w:r>
      <w:r>
        <w:t>Hier hast du dir das Leben unnötig schwer gemacht. Ich hätte stattdessen eine flache Datenstruktur analog zur Tabelle bzw. dem Data-Set verwendet.</w:t>
      </w:r>
    </w:p>
  </w:comment>
  <w:comment w:id="1384" w:author="Stephan Müller" w:date="2019-07-17T10:09:00Z" w:initials="SM">
    <w:p w14:paraId="2AA17F5D" w14:textId="1BF0E9A9" w:rsidR="00C554AC" w:rsidRDefault="00C554AC">
      <w:pPr>
        <w:pStyle w:val="Kommentartext"/>
      </w:pPr>
      <w:r>
        <w:rPr>
          <w:rStyle w:val="Kommentarzeichen"/>
        </w:rPr>
        <w:annotationRef/>
      </w:r>
      <w:r>
        <w:t>Was hat das mit Events zu tun? Du stellst über die Schnittstelle verschiedene Funktionen / API Operationen bereit.</w:t>
      </w:r>
    </w:p>
  </w:comment>
  <w:comment w:id="1583" w:author="Stephan Müller" w:date="2019-07-18T07:46:00Z" w:initials="SM">
    <w:p w14:paraId="12C795D6" w14:textId="5A4BEB91" w:rsidR="00B01225" w:rsidRDefault="00B01225">
      <w:pPr>
        <w:pStyle w:val="Kommentartext"/>
      </w:pPr>
      <w:r>
        <w:rPr>
          <w:rStyle w:val="Kommentarzeichen"/>
        </w:rPr>
        <w:annotationRef/>
      </w:r>
      <w:r>
        <w:t xml:space="preserve">Bild passt nicht zu </w:t>
      </w:r>
      <w:r>
        <w:t>Step -&gt; @Then statt @And</w:t>
      </w:r>
    </w:p>
  </w:comment>
  <w:comment w:id="1591" w:author="Vincent Becker" w:date="2019-07-09T13:11:00Z" w:initials="VB">
    <w:p w14:paraId="0300491B" w14:textId="3458C610" w:rsidR="00C554AC" w:rsidRDefault="00C554AC">
      <w:pPr>
        <w:pStyle w:val="Kommentartext"/>
      </w:pPr>
      <w:r>
        <w:rPr>
          <w:rStyle w:val="Kommentarzeichen"/>
        </w:rPr>
        <w:annotationRef/>
      </w:r>
      <w:r>
        <w:t>Kann ich das so schreiben?</w:t>
      </w:r>
    </w:p>
  </w:comment>
  <w:comment w:id="1590" w:author="Stephan Müller" w:date="2019-07-18T07:48:00Z" w:initials="SM">
    <w:p w14:paraId="2D62F9B0" w14:textId="24245AB7" w:rsidR="00B01225" w:rsidRDefault="00B01225">
      <w:pPr>
        <w:pStyle w:val="Kommentartext"/>
      </w:pPr>
      <w:r>
        <w:rPr>
          <w:rStyle w:val="Kommentarzeichen"/>
        </w:rPr>
        <w:annotationRef/>
      </w:r>
      <w:r>
        <w:rPr>
          <w:rStyle w:val="Kommentarzeichen"/>
        </w:rPr>
        <w:t xml:space="preserve">Beschreibung passt nicht zur Payload im </w:t>
      </w:r>
      <w:r>
        <w:rPr>
          <w:rStyle w:val="Kommentarzeichen"/>
        </w:rPr>
        <w:t>Step aus Abbildung 20</w:t>
      </w:r>
    </w:p>
  </w:comment>
  <w:comment w:id="1600" w:author="Stephan Müller" w:date="2019-07-18T08:01:00Z" w:initials="SM">
    <w:p w14:paraId="387F2FEB" w14:textId="76271C27" w:rsidR="00363DC4" w:rsidRDefault="00363DC4">
      <w:pPr>
        <w:pStyle w:val="Kommentartext"/>
      </w:pPr>
      <w:r>
        <w:rPr>
          <w:rStyle w:val="Kommentarzeichen"/>
        </w:rPr>
        <w:annotationRef/>
      </w:r>
      <w:r>
        <w:t xml:space="preserve">Leider nur schwer verständlich </w:t>
      </w:r>
      <w:r>
        <w:t xml:space="preserve">… wenn du beschreiben möchtest dass du im Authentication Feature die API des </w:t>
      </w:r>
      <w:r>
        <w:t>Keycloak-Servers überprüfst solltest du das auch so schreiben</w:t>
      </w:r>
    </w:p>
  </w:comment>
  <w:comment w:id="1700" w:author="Stephan Müller" w:date="2019-07-18T08:14:00Z" w:initials="SM">
    <w:p w14:paraId="18716BFB" w14:textId="60E6802F" w:rsidR="00AE7E49" w:rsidRDefault="00AE7E49">
      <w:pPr>
        <w:pStyle w:val="Kommentartext"/>
      </w:pPr>
      <w:r>
        <w:rPr>
          <w:rStyle w:val="Kommentarzeichen"/>
        </w:rPr>
        <w:annotationRef/>
      </w:r>
      <w:r>
        <w:t xml:space="preserve">ich würde die Namen der </w:t>
      </w:r>
      <w:r w:rsidR="00456605">
        <w:t>Features</w:t>
      </w:r>
      <w:r>
        <w:t xml:space="preserve"> erwähnen und die Dateinamen in Klammern </w:t>
      </w:r>
      <w:r>
        <w:t>dahintersetzen</w:t>
      </w:r>
    </w:p>
  </w:comment>
  <w:comment w:id="1833" w:author="Stephan Müller" w:date="2019-07-17T18:11:00Z" w:initials="SM">
    <w:p w14:paraId="38BF6C07" w14:textId="5E937308" w:rsidR="00C554AC" w:rsidRDefault="00C554AC">
      <w:pPr>
        <w:pStyle w:val="Kommentartext"/>
      </w:pPr>
      <w:r>
        <w:rPr>
          <w:rStyle w:val="Kommentarzeichen"/>
        </w:rPr>
        <w:annotationRef/>
      </w:r>
      <w:r>
        <w:t>Löschen?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D76A959" w15:done="0"/>
  <w15:commentEx w15:paraId="1FEDECFC" w15:done="0"/>
  <w15:commentEx w15:paraId="19F25043" w15:done="0"/>
  <w15:commentEx w15:paraId="4FBC98CC" w15:done="0"/>
  <w15:commentEx w15:paraId="313D7509" w15:done="0"/>
  <w15:commentEx w15:paraId="171933DE" w15:done="0"/>
  <w15:commentEx w15:paraId="681E1373" w15:done="0"/>
  <w15:commentEx w15:paraId="6A2ED33E" w15:done="0"/>
  <w15:commentEx w15:paraId="17521EEF" w15:done="0"/>
  <w15:commentEx w15:paraId="27E62DD2" w15:done="0"/>
  <w15:commentEx w15:paraId="29E73A5D" w15:done="0"/>
  <w15:commentEx w15:paraId="76ED12F2" w15:done="0"/>
  <w15:commentEx w15:paraId="07E689A4" w15:done="0"/>
  <w15:commentEx w15:paraId="548F0662" w15:done="0"/>
  <w15:commentEx w15:paraId="3D04D7B2" w15:done="0"/>
  <w15:commentEx w15:paraId="66F0AEA7" w15:done="0"/>
  <w15:commentEx w15:paraId="35A742A2" w15:paraIdParent="66F0AEA7" w15:done="0"/>
  <w15:commentEx w15:paraId="501B60C9" w15:done="0"/>
  <w15:commentEx w15:paraId="543CFF2B" w15:done="0"/>
  <w15:commentEx w15:paraId="41193097" w15:done="0"/>
  <w15:commentEx w15:paraId="28D21A1B" w15:done="0"/>
  <w15:commentEx w15:paraId="1A47C502" w15:done="0"/>
  <w15:commentEx w15:paraId="14C193FD" w15:done="0"/>
  <w15:commentEx w15:paraId="7EDC1A44" w15:done="0"/>
  <w15:commentEx w15:paraId="489C887C" w15:done="0"/>
  <w15:commentEx w15:paraId="676778BA" w15:done="0"/>
  <w15:commentEx w15:paraId="2AA17F5D" w15:done="0"/>
  <w15:commentEx w15:paraId="12C795D6" w15:done="0"/>
  <w15:commentEx w15:paraId="0300491B" w15:done="0"/>
  <w15:commentEx w15:paraId="2D62F9B0" w15:done="0"/>
  <w15:commentEx w15:paraId="387F2FEB" w15:done="0"/>
  <w15:commentEx w15:paraId="18716BFB" w15:done="0"/>
  <w15:commentEx w15:paraId="38BF6C0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D76A959" w16cid:durableId="20C82AEC"/>
  <w16cid:commentId w16cid:paraId="1FEDECFC" w16cid:durableId="20D80576"/>
  <w16cid:commentId w16cid:paraId="19F25043" w16cid:durableId="20D7FA31"/>
  <w16cid:commentId w16cid:paraId="4FBC98CC" w16cid:durableId="20D80864"/>
  <w16cid:commentId w16cid:paraId="313D7509" w16cid:durableId="20D7FB1D"/>
  <w16cid:commentId w16cid:paraId="171933DE" w16cid:durableId="20D80972"/>
  <w16cid:commentId w16cid:paraId="681E1373" w16cid:durableId="20D7FC7C"/>
  <w16cid:commentId w16cid:paraId="6A2ED33E" w16cid:durableId="20C879F4"/>
  <w16cid:commentId w16cid:paraId="17521EEF" w16cid:durableId="20D8D11C"/>
  <w16cid:commentId w16cid:paraId="27E62DD2" w16cid:durableId="20D8D622"/>
  <w16cid:commentId w16cid:paraId="29E73A5D" w16cid:durableId="20C88402"/>
  <w16cid:commentId w16cid:paraId="76ED12F2" w16cid:durableId="20C8842C"/>
  <w16cid:commentId w16cid:paraId="07E689A4" w16cid:durableId="20C8888E"/>
  <w16cid:commentId w16cid:paraId="548F0662" w16cid:durableId="20C88E3B"/>
  <w16cid:commentId w16cid:paraId="3D04D7B2" w16cid:durableId="20D8D894"/>
  <w16cid:commentId w16cid:paraId="66F0AEA7" w16cid:durableId="20C9AED9"/>
  <w16cid:commentId w16cid:paraId="35A742A2" w16cid:durableId="20D8D8FA"/>
  <w16cid:commentId w16cid:paraId="501B60C9" w16cid:durableId="20D94E52"/>
  <w16cid:commentId w16cid:paraId="543CFF2B" w16cid:durableId="20D95046"/>
  <w16cid:commentId w16cid:paraId="41193097" w16cid:durableId="20D94F7F"/>
  <w16cid:commentId w16cid:paraId="28D21A1B" w16cid:durableId="20D950A8"/>
  <w16cid:commentId w16cid:paraId="1A47C502" w16cid:durableId="20D9EAD0"/>
  <w16cid:commentId w16cid:paraId="14C193FD" w16cid:durableId="20D9706F"/>
  <w16cid:commentId w16cid:paraId="7EDC1A44" w16cid:durableId="20D96F97"/>
  <w16cid:commentId w16cid:paraId="489C887C" w16cid:durableId="20D97086"/>
  <w16cid:commentId w16cid:paraId="676778BA" w16cid:durableId="20D9711C"/>
  <w16cid:commentId w16cid:paraId="2AA17F5D" w16cid:durableId="20D97269"/>
  <w16cid:commentId w16cid:paraId="12C795D6" w16cid:durableId="20DAA243"/>
  <w16cid:commentId w16cid:paraId="0300491B" w16cid:durableId="20CF10F2"/>
  <w16cid:commentId w16cid:paraId="2D62F9B0" w16cid:durableId="20DAA2DF"/>
  <w16cid:commentId w16cid:paraId="387F2FEB" w16cid:durableId="20DAA5D3"/>
  <w16cid:commentId w16cid:paraId="18716BFB" w16cid:durableId="20DAA8CC"/>
  <w16cid:commentId w16cid:paraId="38BF6C07" w16cid:durableId="20D9E3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164E1F" w14:textId="77777777" w:rsidR="00BE7E66" w:rsidRDefault="00BE7E66" w:rsidP="00B9099D">
      <w:pPr>
        <w:spacing w:line="240" w:lineRule="auto"/>
      </w:pPr>
      <w:r>
        <w:separator/>
      </w:r>
    </w:p>
  </w:endnote>
  <w:endnote w:type="continuationSeparator" w:id="0">
    <w:p w14:paraId="3A3AEA5E" w14:textId="77777777" w:rsidR="00BE7E66" w:rsidRDefault="00BE7E66" w:rsidP="00B909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205842"/>
      <w:docPartObj>
        <w:docPartGallery w:val="Page Numbers (Bottom of Page)"/>
        <w:docPartUnique/>
      </w:docPartObj>
    </w:sdtPr>
    <w:sdtEndPr/>
    <w:sdtContent>
      <w:p w14:paraId="1452A82D" w14:textId="77777777" w:rsidR="00C554AC" w:rsidRDefault="00C554AC">
        <w:pPr>
          <w:pStyle w:val="Fuzeile"/>
          <w:jc w:val="right"/>
        </w:pPr>
        <w:r>
          <w:fldChar w:fldCharType="begin"/>
        </w:r>
        <w:r>
          <w:instrText>PAGE   \* MERGEFORMAT</w:instrText>
        </w:r>
        <w:r>
          <w:fldChar w:fldCharType="separate"/>
        </w:r>
        <w:r>
          <w:rPr>
            <w:noProof/>
          </w:rPr>
          <w:t>VII</w:t>
        </w:r>
        <w:r>
          <w:fldChar w:fldCharType="end"/>
        </w:r>
      </w:p>
    </w:sdtContent>
  </w:sdt>
  <w:p w14:paraId="420A91CD" w14:textId="77777777" w:rsidR="00C554AC" w:rsidRDefault="00C554A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1198217"/>
      <w:docPartObj>
        <w:docPartGallery w:val="Page Numbers (Bottom of Page)"/>
        <w:docPartUnique/>
      </w:docPartObj>
    </w:sdtPr>
    <w:sdtEndPr/>
    <w:sdtContent>
      <w:p w14:paraId="4770578E" w14:textId="77777777" w:rsidR="00C554AC" w:rsidRDefault="00C554AC">
        <w:pPr>
          <w:pStyle w:val="Fuzeile"/>
          <w:jc w:val="right"/>
        </w:pPr>
        <w:r>
          <w:fldChar w:fldCharType="begin"/>
        </w:r>
        <w:r>
          <w:instrText>PAGE   \* MERGEFORMAT</w:instrText>
        </w:r>
        <w:r>
          <w:fldChar w:fldCharType="separate"/>
        </w:r>
        <w:r>
          <w:rPr>
            <w:noProof/>
          </w:rPr>
          <w:t>18</w:t>
        </w:r>
        <w:r>
          <w:fldChar w:fldCharType="end"/>
        </w:r>
      </w:p>
    </w:sdtContent>
  </w:sdt>
  <w:p w14:paraId="3BDBB59B" w14:textId="77777777" w:rsidR="00C554AC" w:rsidRDefault="00C554AC">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0712563"/>
      <w:docPartObj>
        <w:docPartGallery w:val="Page Numbers (Bottom of Page)"/>
        <w:docPartUnique/>
      </w:docPartObj>
    </w:sdtPr>
    <w:sdtEndPr/>
    <w:sdtContent>
      <w:p w14:paraId="12C35369" w14:textId="77777777" w:rsidR="00C554AC" w:rsidRDefault="00C554AC">
        <w:pPr>
          <w:pStyle w:val="Fuzeile"/>
          <w:jc w:val="right"/>
        </w:pPr>
        <w:r>
          <w:fldChar w:fldCharType="begin"/>
        </w:r>
        <w:r>
          <w:instrText>PAGE   \* MERGEFORMAT</w:instrText>
        </w:r>
        <w:r>
          <w:fldChar w:fldCharType="separate"/>
        </w:r>
        <w:r>
          <w:rPr>
            <w:noProof/>
          </w:rPr>
          <w:t>XLI</w:t>
        </w:r>
        <w:r>
          <w:fldChar w:fldCharType="end"/>
        </w:r>
      </w:p>
    </w:sdtContent>
  </w:sdt>
  <w:p w14:paraId="6A638F6D" w14:textId="77777777" w:rsidR="00C554AC" w:rsidRDefault="00C554AC">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27D37" w14:textId="77777777" w:rsidR="00C554AC" w:rsidRDefault="00C554A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4BEF4A" w14:textId="77777777" w:rsidR="00BE7E66" w:rsidRDefault="00BE7E66" w:rsidP="00B9099D">
      <w:pPr>
        <w:spacing w:line="240" w:lineRule="auto"/>
      </w:pPr>
      <w:r>
        <w:separator/>
      </w:r>
    </w:p>
  </w:footnote>
  <w:footnote w:type="continuationSeparator" w:id="0">
    <w:p w14:paraId="6BDC304A" w14:textId="77777777" w:rsidR="00BE7E66" w:rsidRDefault="00BE7E66" w:rsidP="00B9099D">
      <w:pPr>
        <w:spacing w:line="240" w:lineRule="auto"/>
      </w:pPr>
      <w:r>
        <w:continuationSeparator/>
      </w:r>
    </w:p>
  </w:footnote>
  <w:footnote w:id="1">
    <w:p w14:paraId="63892AC3" w14:textId="65B237D6" w:rsidR="00C554AC" w:rsidRPr="00F63716" w:rsidRDefault="00C554AC">
      <w:pPr>
        <w:pStyle w:val="Funotentext"/>
        <w:rPr>
          <w:lang w:val="en-US"/>
        </w:rPr>
      </w:pPr>
      <w:r>
        <w:rPr>
          <w:rStyle w:val="Funotenzeichen"/>
        </w:rPr>
        <w:footnoteRef/>
      </w:r>
      <w:r w:rsidRPr="00F63716">
        <w:rPr>
          <w:lang w:val="en-US"/>
        </w:rPr>
        <w:t xml:space="preserve"> </w:t>
      </w:r>
      <w:r w:rsidRPr="003871CF">
        <w:rPr>
          <w:lang w:val="en-US"/>
        </w:rPr>
        <w:t xml:space="preserve">Vgl. O.V. (o.J.) </w:t>
      </w:r>
      <w:r w:rsidRPr="00452CC4">
        <w:rPr>
          <w:lang w:val="en-US"/>
        </w:rPr>
        <w:t>https://cucumber.io/blog/intro-to-bdd-and-tdd/</w:t>
      </w:r>
      <w:r w:rsidRPr="003871CF" w:rsidDel="00452CC4">
        <w:rPr>
          <w:lang w:val="en-US"/>
        </w:rPr>
        <w:t xml:space="preserve"> </w:t>
      </w:r>
    </w:p>
  </w:footnote>
  <w:footnote w:id="2">
    <w:p w14:paraId="66075400" w14:textId="072F3CDD" w:rsidR="00C554AC" w:rsidRPr="00E11286" w:rsidRDefault="00C554AC">
      <w:pPr>
        <w:pStyle w:val="Funotentext"/>
        <w:rPr>
          <w:lang w:val="en-US"/>
        </w:rPr>
      </w:pPr>
      <w:r>
        <w:rPr>
          <w:rStyle w:val="Funotenzeichen"/>
        </w:rPr>
        <w:footnoteRef/>
      </w:r>
      <w:r w:rsidRPr="00E11286">
        <w:rPr>
          <w:lang w:val="en-US"/>
        </w:rPr>
        <w:t xml:space="preserve"> </w:t>
      </w:r>
      <w:r w:rsidRPr="00E11286">
        <w:rPr>
          <w:lang w:val="en-US"/>
        </w:rPr>
        <w:t xml:space="preserve">Vgl. Rose, Wynne, Hellesoy (2015), S. </w:t>
      </w:r>
      <w:r>
        <w:rPr>
          <w:lang w:val="en-US"/>
        </w:rPr>
        <w:t>4</w:t>
      </w:r>
    </w:p>
  </w:footnote>
  <w:footnote w:id="3">
    <w:p w14:paraId="4175A680" w14:textId="3A3E9F13" w:rsidR="00C554AC" w:rsidRPr="00E11286" w:rsidRDefault="00C554AC">
      <w:pPr>
        <w:pStyle w:val="Funotentext"/>
        <w:rPr>
          <w:lang w:val="en-US"/>
        </w:rPr>
      </w:pPr>
      <w:r>
        <w:rPr>
          <w:rStyle w:val="Funotenzeichen"/>
        </w:rPr>
        <w:footnoteRef/>
      </w:r>
      <w:r w:rsidRPr="00E11286">
        <w:rPr>
          <w:lang w:val="en-US"/>
        </w:rPr>
        <w:t xml:space="preserve"> </w:t>
      </w:r>
      <w:r w:rsidRPr="00E11286">
        <w:rPr>
          <w:lang w:val="en-US"/>
        </w:rPr>
        <w:t xml:space="preserve">Vgl. Rose, Wynne, Hellesoy (2015), S. </w:t>
      </w:r>
      <w:r>
        <w:rPr>
          <w:lang w:val="en-US"/>
        </w:rPr>
        <w:t>4f</w:t>
      </w:r>
    </w:p>
  </w:footnote>
  <w:footnote w:id="4">
    <w:p w14:paraId="253A7D54" w14:textId="77777777" w:rsidR="00C554AC" w:rsidRPr="00E11286" w:rsidRDefault="00C554AC" w:rsidP="00F422E5">
      <w:pPr>
        <w:pStyle w:val="Funotentext"/>
      </w:pPr>
      <w:r>
        <w:rPr>
          <w:rStyle w:val="Funotenzeichen"/>
        </w:rPr>
        <w:footnoteRef/>
      </w:r>
      <w:r w:rsidRPr="00E11286">
        <w:t xml:space="preserve"> </w:t>
      </w:r>
      <w:r>
        <w:t xml:space="preserve">Vgl. </w:t>
      </w:r>
      <w:r w:rsidRPr="00407841">
        <w:t>https://cucumber.io/blog/example-mapping-introduction/</w:t>
      </w:r>
    </w:p>
  </w:footnote>
  <w:footnote w:id="5">
    <w:p w14:paraId="2D91D1E7" w14:textId="58C49F07" w:rsidR="00C554AC" w:rsidRPr="001F301E" w:rsidRDefault="00C554AC">
      <w:pPr>
        <w:pStyle w:val="Funotentext"/>
      </w:pPr>
      <w:r>
        <w:rPr>
          <w:rStyle w:val="Funotenzeichen"/>
        </w:rPr>
        <w:footnoteRef/>
      </w:r>
      <w:r w:rsidRPr="001F301E">
        <w:t xml:space="preserve"> </w:t>
      </w:r>
      <w:r>
        <w:t xml:space="preserve">Vgl. </w:t>
      </w:r>
      <w:r w:rsidRPr="00407841">
        <w:t>https://cucumber.io/blog/intro-to-bdd-and-tdd/</w:t>
      </w:r>
    </w:p>
  </w:footnote>
  <w:footnote w:id="6">
    <w:p w14:paraId="6DAEEA5F" w14:textId="77777777" w:rsidR="00C554AC" w:rsidRPr="00E11286" w:rsidRDefault="00C554AC" w:rsidP="004026E0">
      <w:pPr>
        <w:pStyle w:val="Funotentext"/>
      </w:pPr>
      <w:r>
        <w:rPr>
          <w:rStyle w:val="Funotenzeichen"/>
        </w:rPr>
        <w:footnoteRef/>
      </w:r>
      <w:r w:rsidRPr="00E11286">
        <w:t xml:space="preserve"> </w:t>
      </w:r>
      <w:r>
        <w:t xml:space="preserve">Vgl. </w:t>
      </w:r>
      <w:r w:rsidRPr="00E11286">
        <w:t>https://docs.cucumber.io/guides/bdd-tutorial/#discovery-workshops</w:t>
      </w:r>
    </w:p>
  </w:footnote>
  <w:footnote w:id="7">
    <w:p w14:paraId="686A6428" w14:textId="77777777" w:rsidR="00C554AC" w:rsidRPr="00E11286" w:rsidRDefault="00C554AC" w:rsidP="00836398">
      <w:pPr>
        <w:pStyle w:val="Funotentext"/>
      </w:pPr>
      <w:r>
        <w:rPr>
          <w:rStyle w:val="Funotenzeichen"/>
        </w:rPr>
        <w:footnoteRef/>
      </w:r>
      <w:r w:rsidRPr="00E11286">
        <w:t xml:space="preserve"> </w:t>
      </w:r>
      <w:r>
        <w:t xml:space="preserve">Vgl. </w:t>
      </w:r>
      <w:r w:rsidRPr="00407841">
        <w:t>https://cucumber.io/blog/example-mapping-introduction/</w:t>
      </w:r>
    </w:p>
  </w:footnote>
  <w:footnote w:id="8">
    <w:p w14:paraId="7E75B637" w14:textId="77777777" w:rsidR="00C554AC" w:rsidRDefault="00C554AC" w:rsidP="007A4887">
      <w:pPr>
        <w:pStyle w:val="Funotentext"/>
      </w:pPr>
      <w:r>
        <w:rPr>
          <w:rStyle w:val="Funotenzeichen"/>
        </w:rPr>
        <w:footnoteRef/>
      </w:r>
      <w:r>
        <w:t xml:space="preserve"> Vgl. </w:t>
      </w:r>
      <w:r w:rsidRPr="00945D0B">
        <w:t>https://docs.cucumber.io/bdd/overview/</w:t>
      </w:r>
    </w:p>
  </w:footnote>
  <w:footnote w:id="9">
    <w:p w14:paraId="6A83345D" w14:textId="77777777" w:rsidR="00C554AC" w:rsidRPr="00723480" w:rsidRDefault="00C554AC" w:rsidP="00D518A1">
      <w:pPr>
        <w:pStyle w:val="Funotentext"/>
        <w:rPr>
          <w:ins w:id="366" w:author="Stephan Müller" w:date="2019-07-16T07:51:00Z"/>
          <w:lang w:val="en-US"/>
        </w:rPr>
      </w:pPr>
      <w:ins w:id="367" w:author="Stephan Müller" w:date="2019-07-16T07:51:00Z">
        <w:r>
          <w:rPr>
            <w:rStyle w:val="Funotenzeichen"/>
          </w:rPr>
          <w:footnoteRef/>
        </w:r>
        <w:r w:rsidRPr="00723480">
          <w:rPr>
            <w:lang w:val="en-US"/>
          </w:rPr>
          <w:t xml:space="preserve"> </w:t>
        </w:r>
        <w:r w:rsidRPr="003871CF">
          <w:rPr>
            <w:lang w:val="en-US"/>
          </w:rPr>
          <w:t xml:space="preserve">Vgl. Rose, Wynne, Hellesoy (2015), S. </w:t>
        </w:r>
        <w:r>
          <w:rPr>
            <w:lang w:val="en-US"/>
          </w:rPr>
          <w:t>4</w:t>
        </w:r>
      </w:ins>
    </w:p>
  </w:footnote>
  <w:footnote w:id="10">
    <w:p w14:paraId="52F8614F" w14:textId="77777777" w:rsidR="00C554AC" w:rsidRPr="00723480" w:rsidRDefault="00C554AC" w:rsidP="007A4887">
      <w:pPr>
        <w:pStyle w:val="Funotentext"/>
        <w:rPr>
          <w:lang w:val="en-US"/>
        </w:rPr>
      </w:pPr>
      <w:r>
        <w:rPr>
          <w:rStyle w:val="Funotenzeichen"/>
        </w:rPr>
        <w:footnoteRef/>
      </w:r>
      <w:r w:rsidRPr="00723480">
        <w:rPr>
          <w:lang w:val="en-US"/>
        </w:rPr>
        <w:t xml:space="preserve"> </w:t>
      </w:r>
      <w:r w:rsidRPr="003871CF">
        <w:rPr>
          <w:lang w:val="en-US"/>
        </w:rPr>
        <w:t xml:space="preserve">Vgl. Rose, Wynne, Hellesoy (2015), S. </w:t>
      </w:r>
      <w:r>
        <w:rPr>
          <w:lang w:val="en-US"/>
        </w:rPr>
        <w:t>4</w:t>
      </w:r>
    </w:p>
  </w:footnote>
  <w:footnote w:id="11">
    <w:p w14:paraId="09CAAD4C" w14:textId="77777777" w:rsidR="00C554AC" w:rsidRPr="00723480" w:rsidDel="00D518A1" w:rsidRDefault="00C554AC" w:rsidP="00203D64">
      <w:pPr>
        <w:pStyle w:val="Funotentext"/>
        <w:rPr>
          <w:del w:id="372" w:author="Stephan Müller" w:date="2019-07-16T07:51:00Z"/>
          <w:lang w:val="en-US"/>
        </w:rPr>
      </w:pPr>
      <w:del w:id="373" w:author="Stephan Müller" w:date="2019-07-16T07:51:00Z">
        <w:r w:rsidDel="00D518A1">
          <w:rPr>
            <w:rStyle w:val="Funotenzeichen"/>
          </w:rPr>
          <w:footnoteRef/>
        </w:r>
        <w:r w:rsidRPr="00723480" w:rsidDel="00D518A1">
          <w:rPr>
            <w:lang w:val="en-US"/>
          </w:rPr>
          <w:delText xml:space="preserve"> </w:delText>
        </w:r>
        <w:r w:rsidRPr="003871CF" w:rsidDel="00D518A1">
          <w:rPr>
            <w:lang w:val="en-US"/>
          </w:rPr>
          <w:delText xml:space="preserve">Vgl. Rose, Wynne, Hellesoy (2015), S. </w:delText>
        </w:r>
        <w:r w:rsidDel="00D518A1">
          <w:rPr>
            <w:lang w:val="en-US"/>
          </w:rPr>
          <w:delText>4</w:delText>
        </w:r>
      </w:del>
    </w:p>
  </w:footnote>
  <w:footnote w:id="12">
    <w:p w14:paraId="31D98BC2" w14:textId="431D4907" w:rsidR="00C554AC" w:rsidRPr="002E6051" w:rsidRDefault="00C554AC">
      <w:pPr>
        <w:pStyle w:val="Funotentext"/>
      </w:pPr>
      <w:r>
        <w:rPr>
          <w:rStyle w:val="Funotenzeichen"/>
        </w:rPr>
        <w:footnoteRef/>
      </w:r>
      <w:r w:rsidRPr="002E6051">
        <w:t xml:space="preserve"> Vgl. </w:t>
      </w:r>
      <w:r w:rsidRPr="002E6051">
        <w:t>Wirdemann, Mainusch (2017), S. 195</w:t>
      </w:r>
    </w:p>
  </w:footnote>
  <w:footnote w:id="13">
    <w:p w14:paraId="30483FC9" w14:textId="77777777" w:rsidR="00C554AC" w:rsidRPr="00673CAB" w:rsidRDefault="00C554AC" w:rsidP="008C46A0">
      <w:pPr>
        <w:pStyle w:val="Funotentext"/>
      </w:pPr>
      <w:r>
        <w:rPr>
          <w:rStyle w:val="Funotenzeichen"/>
        </w:rPr>
        <w:footnoteRef/>
      </w:r>
      <w:r w:rsidRPr="00673CAB">
        <w:t xml:space="preserve"> Vgl. O.V. (o.J.) https://cucumber.io/blog/intro-to-bdd-and-tdd/</w:t>
      </w:r>
    </w:p>
  </w:footnote>
  <w:footnote w:id="14">
    <w:p w14:paraId="5EC3BFAF" w14:textId="77777777" w:rsidR="00C554AC" w:rsidRPr="00673CAB" w:rsidRDefault="00C554AC" w:rsidP="008C46A0">
      <w:pPr>
        <w:pStyle w:val="Funotentext"/>
      </w:pPr>
      <w:r>
        <w:rPr>
          <w:rStyle w:val="Funotenzeichen"/>
        </w:rPr>
        <w:footnoteRef/>
      </w:r>
      <w:r w:rsidRPr="00673CAB">
        <w:t xml:space="preserve"> Vgl. O.V. (o.J.) https://cucumber.io/blog/intro-to-bdd-and-tdd/</w:t>
      </w:r>
      <w:r w:rsidRPr="00673CAB" w:rsidDel="00452CC4">
        <w:t xml:space="preserve"> </w:t>
      </w:r>
    </w:p>
  </w:footnote>
  <w:footnote w:id="15">
    <w:p w14:paraId="3A422E1F" w14:textId="77777777" w:rsidR="00C554AC" w:rsidRPr="00E11286" w:rsidRDefault="00C554AC" w:rsidP="00E46CE7">
      <w:pPr>
        <w:pStyle w:val="Funotentext"/>
      </w:pPr>
      <w:r>
        <w:rPr>
          <w:rStyle w:val="Funotenzeichen"/>
        </w:rPr>
        <w:footnoteRef/>
      </w:r>
      <w:r w:rsidRPr="00E11286">
        <w:t xml:space="preserve"> https://cucumber.io/</w:t>
      </w:r>
    </w:p>
  </w:footnote>
  <w:footnote w:id="16">
    <w:p w14:paraId="5E70626A" w14:textId="2E4D1A97" w:rsidR="00C554AC" w:rsidRDefault="00C554AC">
      <w:pPr>
        <w:pStyle w:val="Funotentext"/>
      </w:pPr>
      <w:r>
        <w:rPr>
          <w:rStyle w:val="Funotenzeichen"/>
        </w:rPr>
        <w:footnoteRef/>
      </w:r>
      <w:r>
        <w:t xml:space="preserve"> Vgl. </w:t>
      </w:r>
      <w:r w:rsidRPr="00F4729B">
        <w:t>https://docs.cucumber.io/gherkin/reference/</w:t>
      </w:r>
    </w:p>
  </w:footnote>
  <w:footnote w:id="17">
    <w:p w14:paraId="3FF5DB7B" w14:textId="77777777" w:rsidR="00C554AC" w:rsidRPr="00E11286" w:rsidRDefault="00C554AC" w:rsidP="007A35F1">
      <w:pPr>
        <w:pStyle w:val="Funotentext"/>
        <w:rPr>
          <w:lang w:val="en-US"/>
        </w:rPr>
      </w:pPr>
      <w:r>
        <w:rPr>
          <w:rStyle w:val="Funotenzeichen"/>
        </w:rPr>
        <w:footnoteRef/>
      </w:r>
      <w:r w:rsidRPr="00E11286">
        <w:rPr>
          <w:lang w:val="en-US"/>
        </w:rPr>
        <w:t xml:space="preserve"> </w:t>
      </w:r>
      <w:r w:rsidRPr="003871CF">
        <w:rPr>
          <w:lang w:val="en-US"/>
        </w:rPr>
        <w:t xml:space="preserve">Vgl. Rose, Wynne, Hellesoy (2015), S. </w:t>
      </w:r>
      <w:r>
        <w:rPr>
          <w:lang w:val="en-US"/>
        </w:rPr>
        <w:t>36</w:t>
      </w:r>
      <w:r w:rsidRPr="00E11286" w:rsidDel="004D1AEE">
        <w:rPr>
          <w:lang w:val="en-US"/>
        </w:rPr>
        <w:t xml:space="preserve"> </w:t>
      </w:r>
    </w:p>
  </w:footnote>
  <w:footnote w:id="18">
    <w:p w14:paraId="5CEA24AD" w14:textId="77777777" w:rsidR="00C554AC" w:rsidRDefault="00C554AC" w:rsidP="00207A80">
      <w:pPr>
        <w:pStyle w:val="Funotentext"/>
      </w:pPr>
      <w:r>
        <w:rPr>
          <w:rStyle w:val="Funotenzeichen"/>
        </w:rPr>
        <w:footnoteRef/>
      </w:r>
      <w:r>
        <w:t xml:space="preserve"> Buch S. 86</w:t>
      </w:r>
    </w:p>
  </w:footnote>
  <w:footnote w:id="19">
    <w:p w14:paraId="27AF1581" w14:textId="77777777" w:rsidR="00C554AC" w:rsidRDefault="00C554AC" w:rsidP="001814A5">
      <w:pPr>
        <w:pStyle w:val="Funotentext"/>
      </w:pPr>
      <w:r>
        <w:rPr>
          <w:rStyle w:val="Funotenzeichen"/>
        </w:rPr>
        <w:footnoteRef/>
      </w:r>
      <w:r>
        <w:t xml:space="preserve"> Buch S. 73</w:t>
      </w:r>
    </w:p>
  </w:footnote>
  <w:footnote w:id="20">
    <w:p w14:paraId="58049627" w14:textId="77777777" w:rsidR="00C554AC" w:rsidRPr="00C0679D" w:rsidRDefault="00C554AC" w:rsidP="00A44BB7">
      <w:pPr>
        <w:pStyle w:val="Funotentext"/>
      </w:pPr>
      <w:r>
        <w:rPr>
          <w:rStyle w:val="Funotenzeichen"/>
        </w:rPr>
        <w:footnoteRef/>
      </w:r>
      <w:r w:rsidRPr="00C0679D">
        <w:t xml:space="preserve"> Buch S. 75</w:t>
      </w:r>
    </w:p>
  </w:footnote>
  <w:footnote w:id="21">
    <w:p w14:paraId="62F38F37" w14:textId="77777777" w:rsidR="00C554AC" w:rsidRDefault="00C554AC"/>
    <w:p w14:paraId="7FC3035C" w14:textId="77777777" w:rsidR="00C554AC" w:rsidRDefault="00C554AC"/>
  </w:footnote>
  <w:footnote w:id="22">
    <w:p w14:paraId="34CA16E2" w14:textId="77777777" w:rsidR="00C554AC" w:rsidRDefault="00C554AC"/>
    <w:p w14:paraId="448A273B" w14:textId="77777777" w:rsidR="00C554AC" w:rsidRDefault="00C554AC"/>
  </w:footnote>
  <w:footnote w:id="23">
    <w:p w14:paraId="05CD25A0" w14:textId="77777777" w:rsidR="00C554AC" w:rsidRPr="00236483" w:rsidRDefault="00C554AC" w:rsidP="00FB108C">
      <w:pPr>
        <w:pStyle w:val="Funotentext"/>
      </w:pPr>
      <w:r>
        <w:rPr>
          <w:rStyle w:val="Funotenzeichen"/>
        </w:rPr>
        <w:footnoteRef/>
      </w:r>
      <w:r w:rsidRPr="00236483">
        <w:t xml:space="preserve"> https://docs.cucumber.io/gherkin/reference/#rule</w:t>
      </w:r>
    </w:p>
  </w:footnote>
  <w:footnote w:id="24">
    <w:p w14:paraId="42911073" w14:textId="4446A71D" w:rsidR="00C554AC" w:rsidRDefault="00C554AC">
      <w:pPr>
        <w:pStyle w:val="Funotentext"/>
      </w:pPr>
      <w:r>
        <w:rPr>
          <w:rStyle w:val="Funotenzeichen"/>
        </w:rPr>
        <w:footnoteRef/>
      </w:r>
      <w:r>
        <w:t xml:space="preserve"> In dieser Arbeit wird v</w:t>
      </w:r>
      <w:r w:rsidRPr="006C4566">
        <w:t>3.0.2</w:t>
      </w:r>
      <w:r>
        <w:t xml:space="preserve"> genutzt</w:t>
      </w:r>
    </w:p>
  </w:footnote>
  <w:footnote w:id="25">
    <w:p w14:paraId="20DD8CD0" w14:textId="77777777" w:rsidR="00C554AC" w:rsidRPr="001D79F9" w:rsidRDefault="00C554AC" w:rsidP="001D79F9">
      <w:pPr>
        <w:pStyle w:val="Funotentext"/>
      </w:pPr>
      <w:r>
        <w:rPr>
          <w:rStyle w:val="Funotenzeichen"/>
        </w:rPr>
        <w:footnoteRef/>
      </w:r>
      <w:r w:rsidRPr="001D79F9">
        <w:t xml:space="preserve"> Vgl. O.V. (o.J.) https://docs.cucumber.io/cucumber/api/#hooks</w:t>
      </w:r>
    </w:p>
  </w:footnote>
  <w:footnote w:id="26">
    <w:p w14:paraId="196D1FF2" w14:textId="77777777" w:rsidR="00C554AC" w:rsidRDefault="00C554AC" w:rsidP="005E49C0">
      <w:pPr>
        <w:pStyle w:val="Funotentext"/>
      </w:pPr>
      <w:r>
        <w:rPr>
          <w:rStyle w:val="Funotenzeichen"/>
        </w:rPr>
        <w:footnoteRef/>
      </w:r>
      <w:r>
        <w:t xml:space="preserve"> </w:t>
      </w:r>
      <w:r w:rsidRPr="00C11011">
        <w:t>https://cucumber.io/blog/announcing-cucumber-jvm-3-0-0/</w:t>
      </w:r>
    </w:p>
  </w:footnote>
  <w:footnote w:id="27">
    <w:p w14:paraId="0A6F4256" w14:textId="77777777" w:rsidR="00C554AC" w:rsidRDefault="00C554AC" w:rsidP="005E49C0">
      <w:pPr>
        <w:pStyle w:val="Funotentext"/>
      </w:pPr>
      <w:r>
        <w:rPr>
          <w:rStyle w:val="Funotenzeichen"/>
        </w:rPr>
        <w:footnoteRef/>
      </w:r>
      <w:r>
        <w:t xml:space="preserve"> </w:t>
      </w:r>
      <w:r w:rsidRPr="00C11011">
        <w:t>https://docs.cucumber.io/cucumber/api/#hooks</w:t>
      </w:r>
    </w:p>
  </w:footnote>
  <w:footnote w:id="28">
    <w:p w14:paraId="1D43B5D9" w14:textId="77777777" w:rsidR="00C554AC" w:rsidRPr="002438EC" w:rsidRDefault="00C554AC" w:rsidP="00946C3F">
      <w:pPr>
        <w:pStyle w:val="Funotentext"/>
        <w:rPr>
          <w:lang w:val="en-US"/>
        </w:rPr>
      </w:pPr>
      <w:r>
        <w:rPr>
          <w:rStyle w:val="Funotenzeichen"/>
        </w:rPr>
        <w:footnoteRef/>
      </w:r>
      <w:r w:rsidRPr="002438EC">
        <w:rPr>
          <w:lang w:val="en-US"/>
        </w:rPr>
        <w:t xml:space="preserve"> </w:t>
      </w:r>
      <w:r w:rsidRPr="003871CF">
        <w:rPr>
          <w:lang w:val="en-US"/>
        </w:rPr>
        <w:t xml:space="preserve">Vgl. Rose, Wynne, Hellesoy (2015), </w:t>
      </w:r>
      <w:r w:rsidRPr="00E11286">
        <w:rPr>
          <w:lang w:val="en-US"/>
        </w:rPr>
        <w:t xml:space="preserve">S. </w:t>
      </w:r>
      <w:r>
        <w:rPr>
          <w:lang w:val="en-US"/>
        </w:rPr>
        <w:t>37</w:t>
      </w:r>
    </w:p>
  </w:footnote>
  <w:footnote w:id="29">
    <w:p w14:paraId="3D40FE3D" w14:textId="77777777" w:rsidR="00C554AC" w:rsidRPr="003D2B85" w:rsidRDefault="00C554AC" w:rsidP="00946C3F">
      <w:pPr>
        <w:pStyle w:val="Funotentext"/>
      </w:pPr>
      <w:r>
        <w:rPr>
          <w:rStyle w:val="Funotenzeichen"/>
        </w:rPr>
        <w:footnoteRef/>
      </w:r>
      <w:r w:rsidRPr="003D2B85">
        <w:t xml:space="preserve"> Vgl. http://www.thinkcode.se/blog/2017/08/16/sharing-state-between-steps-in-cucumberjvm-using-guice</w:t>
      </w:r>
    </w:p>
  </w:footnote>
  <w:footnote w:id="30">
    <w:p w14:paraId="0166365E" w14:textId="77777777" w:rsidR="00C554AC" w:rsidRPr="003D2B85" w:rsidRDefault="00C554AC" w:rsidP="00946C3F">
      <w:pPr>
        <w:pStyle w:val="Funotentext"/>
        <w:rPr>
          <w:lang w:val="en-US"/>
        </w:rPr>
      </w:pPr>
      <w:r>
        <w:rPr>
          <w:rStyle w:val="Funotenzeichen"/>
        </w:rPr>
        <w:footnoteRef/>
      </w:r>
      <w:r w:rsidRPr="003D2B85">
        <w:rPr>
          <w:lang w:val="en-US"/>
        </w:rPr>
        <w:t xml:space="preserve"> </w:t>
      </w:r>
      <w:r w:rsidRPr="003871CF">
        <w:rPr>
          <w:lang w:val="en-US"/>
        </w:rPr>
        <w:t xml:space="preserve">Vgl. Rose, Wynne, Hellesoy (2015), </w:t>
      </w:r>
      <w:r w:rsidRPr="00E11286">
        <w:rPr>
          <w:lang w:val="en-US"/>
        </w:rPr>
        <w:t xml:space="preserve">S. </w:t>
      </w:r>
      <w:r>
        <w:rPr>
          <w:lang w:val="en-US"/>
        </w:rPr>
        <w:t>47</w:t>
      </w:r>
    </w:p>
  </w:footnote>
  <w:footnote w:id="31">
    <w:p w14:paraId="744A60A5" w14:textId="77777777" w:rsidR="00C554AC" w:rsidRPr="00CF199F" w:rsidRDefault="00C554AC" w:rsidP="00481BAA">
      <w:pPr>
        <w:pStyle w:val="Funotentext"/>
        <w:rPr>
          <w:lang w:val="en-US"/>
        </w:rPr>
      </w:pPr>
      <w:r>
        <w:rPr>
          <w:rStyle w:val="Funotenzeichen"/>
        </w:rPr>
        <w:footnoteRef/>
      </w:r>
      <w:r w:rsidRPr="00CF199F">
        <w:rPr>
          <w:lang w:val="en-US"/>
        </w:rPr>
        <w:t xml:space="preserve"> https://docs.cucumber.io/gherkin/reference/#example</w:t>
      </w:r>
    </w:p>
  </w:footnote>
  <w:footnote w:id="32">
    <w:p w14:paraId="682B7A8F" w14:textId="77777777" w:rsidR="00C554AC" w:rsidRPr="008C46A0" w:rsidRDefault="00C554AC" w:rsidP="00DB1CF9">
      <w:pPr>
        <w:pStyle w:val="Funotentext"/>
        <w:rPr>
          <w:lang w:val="en-US"/>
        </w:rPr>
      </w:pPr>
      <w:r>
        <w:rPr>
          <w:rStyle w:val="Funotenzeichen"/>
        </w:rPr>
        <w:footnoteRef/>
      </w:r>
      <w:r w:rsidRPr="008C46A0">
        <w:rPr>
          <w:lang w:val="en-US"/>
        </w:rPr>
        <w:t xml:space="preserve"> https://docs.cucumber.io/cucumber/api/#hooks</w:t>
      </w:r>
    </w:p>
  </w:footnote>
  <w:footnote w:id="33">
    <w:p w14:paraId="7C7C7BC5" w14:textId="77777777" w:rsidR="00C554AC" w:rsidRDefault="00C554AC" w:rsidP="00946C3F">
      <w:pPr>
        <w:pStyle w:val="Kommentartext"/>
        <w:jc w:val="left"/>
      </w:pPr>
      <w:r>
        <w:rPr>
          <w:rStyle w:val="Funotenzeichen"/>
        </w:rPr>
        <w:footnoteRef/>
      </w:r>
      <w:r>
        <w:t xml:space="preserve"> Vgl. </w:t>
      </w:r>
      <w:r w:rsidRPr="008772EA">
        <w:t>https://dzone.com/articles/guide-to-behavior-driven-development-in-java?edition=423370&amp;utm_source=Zone%20Newsletter&amp;utm_medium=email&amp;utm_campaign=java%202019-01-29</w:t>
      </w:r>
    </w:p>
  </w:footnote>
  <w:footnote w:id="34">
    <w:p w14:paraId="4EA52987" w14:textId="77777777" w:rsidR="00C554AC" w:rsidRDefault="00C554AC" w:rsidP="00946C3F">
      <w:pPr>
        <w:pStyle w:val="Funotentext"/>
      </w:pPr>
      <w:r>
        <w:rPr>
          <w:rStyle w:val="Funotenzeichen"/>
        </w:rPr>
        <w:footnoteRef/>
      </w:r>
      <w:r>
        <w:t xml:space="preserve"> </w:t>
      </w:r>
      <w:r w:rsidRPr="00367D0C">
        <w:t>https://github.com/cucumber/cucumber-jvm/tree/master/picocontainer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412CA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D5C500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E22430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1E2E6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39C7D8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54C977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A08999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558DFB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2CA0D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F8324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1D5E8F"/>
    <w:multiLevelType w:val="hybridMultilevel"/>
    <w:tmpl w:val="A1DE501E"/>
    <w:lvl w:ilvl="0" w:tplc="6262E0A6">
      <w:start w:val="1"/>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EAC196E"/>
    <w:multiLevelType w:val="hybridMultilevel"/>
    <w:tmpl w:val="85904492"/>
    <w:lvl w:ilvl="0" w:tplc="870C42FE">
      <w:start w:val="7"/>
      <w:numFmt w:val="bullet"/>
      <w:lvlText w:val="-"/>
      <w:lvlJc w:val="left"/>
      <w:pPr>
        <w:ind w:left="720" w:hanging="360"/>
      </w:pPr>
      <w:rPr>
        <w:rFonts w:ascii="Calibri" w:eastAsiaTheme="minorHAnsi" w:hAnsi="Calibri" w:cstheme="minorBidi" w:hint="default"/>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36D62D3"/>
    <w:multiLevelType w:val="hybridMultilevel"/>
    <w:tmpl w:val="0A6AF8F8"/>
    <w:lvl w:ilvl="0" w:tplc="0407000F">
      <w:start w:val="1"/>
      <w:numFmt w:val="decimal"/>
      <w:lvlText w:val="%1."/>
      <w:lvlJc w:val="left"/>
      <w:pPr>
        <w:ind w:left="1429" w:hanging="360"/>
      </w:pPr>
      <w:rPr>
        <w:rFonts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3" w15:restartNumberingAfterBreak="0">
    <w:nsid w:val="179734B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C6D30A8"/>
    <w:multiLevelType w:val="hybridMultilevel"/>
    <w:tmpl w:val="41D296BE"/>
    <w:lvl w:ilvl="0" w:tplc="AD3AFCFE">
      <w:start w:val="7"/>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D445F20"/>
    <w:multiLevelType w:val="hybridMultilevel"/>
    <w:tmpl w:val="7352B30E"/>
    <w:lvl w:ilvl="0" w:tplc="A8487B8E">
      <w:start w:val="7"/>
      <w:numFmt w:val="bullet"/>
      <w:lvlText w:val="-"/>
      <w:lvlJc w:val="left"/>
      <w:pPr>
        <w:ind w:left="720" w:hanging="360"/>
      </w:pPr>
      <w:rPr>
        <w:rFonts w:ascii="Calibri" w:eastAsiaTheme="minorHAnsi" w:hAnsi="Calibri"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DAD3C57"/>
    <w:multiLevelType w:val="multilevel"/>
    <w:tmpl w:val="EC88CC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5444A47"/>
    <w:multiLevelType w:val="hybridMultilevel"/>
    <w:tmpl w:val="575AB428"/>
    <w:lvl w:ilvl="0" w:tplc="EF0E7328">
      <w:start w:val="7"/>
      <w:numFmt w:val="bullet"/>
      <w:lvlText w:val="-"/>
      <w:lvlJc w:val="left"/>
      <w:pPr>
        <w:ind w:left="720" w:hanging="360"/>
      </w:pPr>
      <w:rPr>
        <w:rFonts w:ascii="Calibri" w:eastAsiaTheme="minorHAnsi" w:hAnsi="Calibri"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64425CF"/>
    <w:multiLevelType w:val="multilevel"/>
    <w:tmpl w:val="9B465F6A"/>
    <w:lvl w:ilvl="0">
      <w:start w:val="1"/>
      <w:numFmt w:val="decimal"/>
      <w:pStyle w:val="Ebene1"/>
      <w:suff w:val="space"/>
      <w:lvlText w:val="%1"/>
      <w:lvlJc w:val="left"/>
      <w:pPr>
        <w:ind w:left="0" w:firstLine="0"/>
      </w:pPr>
      <w:rPr>
        <w:rFonts w:hint="default"/>
      </w:rPr>
    </w:lvl>
    <w:lvl w:ilvl="1">
      <w:start w:val="1"/>
      <w:numFmt w:val="decimal"/>
      <w:pStyle w:val="Ebene2"/>
      <w:suff w:val="space"/>
      <w:lvlText w:val="%1.%2"/>
      <w:lvlJc w:val="left"/>
      <w:pPr>
        <w:ind w:left="0" w:firstLine="0"/>
      </w:pPr>
      <w:rPr>
        <w:rFonts w:hint="default"/>
      </w:rPr>
    </w:lvl>
    <w:lvl w:ilvl="2">
      <w:start w:val="1"/>
      <w:numFmt w:val="decimal"/>
      <w:pStyle w:val="Ebene3"/>
      <w:suff w:val="space"/>
      <w:lvlText w:val="%1.%2.%3"/>
      <w:lvlJc w:val="left"/>
      <w:pPr>
        <w:ind w:left="397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6762DC9"/>
    <w:multiLevelType w:val="hybridMultilevel"/>
    <w:tmpl w:val="6F30DE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B8B21A2"/>
    <w:multiLevelType w:val="hybridMultilevel"/>
    <w:tmpl w:val="1D382E4A"/>
    <w:lvl w:ilvl="0" w:tplc="9446EEE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562362E"/>
    <w:multiLevelType w:val="hybridMultilevel"/>
    <w:tmpl w:val="619291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374D42BA"/>
    <w:multiLevelType w:val="hybridMultilevel"/>
    <w:tmpl w:val="0DB2E2DA"/>
    <w:lvl w:ilvl="0" w:tplc="FC8E7D64">
      <w:start w:val="7"/>
      <w:numFmt w:val="bullet"/>
      <w:lvlText w:val="-"/>
      <w:lvlJc w:val="left"/>
      <w:pPr>
        <w:ind w:left="720" w:hanging="360"/>
      </w:pPr>
      <w:rPr>
        <w:rFonts w:ascii="Calibri" w:eastAsiaTheme="minorHAnsi" w:hAnsi="Calibri"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608525D"/>
    <w:multiLevelType w:val="hybridMultilevel"/>
    <w:tmpl w:val="35AC6960"/>
    <w:lvl w:ilvl="0" w:tplc="4E268CF0">
      <w:start w:val="1"/>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AD04F96"/>
    <w:multiLevelType w:val="hybridMultilevel"/>
    <w:tmpl w:val="16CAB382"/>
    <w:lvl w:ilvl="0" w:tplc="6B10A04C">
      <w:start w:val="7"/>
      <w:numFmt w:val="bullet"/>
      <w:lvlText w:val="-"/>
      <w:lvlJc w:val="left"/>
      <w:pPr>
        <w:ind w:left="720" w:hanging="360"/>
      </w:pPr>
      <w:rPr>
        <w:rFonts w:ascii="Calibri" w:eastAsiaTheme="minorHAnsi" w:hAnsi="Calibri"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53B0E2E"/>
    <w:multiLevelType w:val="hybridMultilevel"/>
    <w:tmpl w:val="D3C26592"/>
    <w:lvl w:ilvl="0" w:tplc="A4863AA2">
      <w:start w:val="7"/>
      <w:numFmt w:val="bullet"/>
      <w:lvlText w:val="-"/>
      <w:lvlJc w:val="left"/>
      <w:pPr>
        <w:ind w:left="720" w:hanging="360"/>
      </w:pPr>
      <w:rPr>
        <w:rFonts w:ascii="Calibri" w:eastAsiaTheme="minorHAnsi" w:hAnsi="Calibri"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5B24C94"/>
    <w:multiLevelType w:val="hybridMultilevel"/>
    <w:tmpl w:val="FA4851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A164CDB"/>
    <w:multiLevelType w:val="hybridMultilevel"/>
    <w:tmpl w:val="7BA61B1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8" w15:restartNumberingAfterBreak="0">
    <w:nsid w:val="66577666"/>
    <w:multiLevelType w:val="hybridMultilevel"/>
    <w:tmpl w:val="C71AA6D4"/>
    <w:lvl w:ilvl="0" w:tplc="50EE142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E661711"/>
    <w:multiLevelType w:val="hybridMultilevel"/>
    <w:tmpl w:val="40C8BD2A"/>
    <w:lvl w:ilvl="0" w:tplc="AAD65C3E">
      <w:start w:val="1"/>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ECA0960"/>
    <w:multiLevelType w:val="hybridMultilevel"/>
    <w:tmpl w:val="D7EAA9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2A03557"/>
    <w:multiLevelType w:val="hybridMultilevel"/>
    <w:tmpl w:val="F266DF4C"/>
    <w:lvl w:ilvl="0" w:tplc="09F40FEA">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5D672C9"/>
    <w:multiLevelType w:val="hybridMultilevel"/>
    <w:tmpl w:val="0270DB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B72293D"/>
    <w:multiLevelType w:val="hybridMultilevel"/>
    <w:tmpl w:val="246CB0F2"/>
    <w:lvl w:ilvl="0" w:tplc="618CBDE8">
      <w:start w:val="7"/>
      <w:numFmt w:val="bullet"/>
      <w:lvlText w:val="-"/>
      <w:lvlJc w:val="left"/>
      <w:pPr>
        <w:ind w:left="720" w:hanging="360"/>
      </w:pPr>
      <w:rPr>
        <w:rFonts w:ascii="Calibri" w:eastAsiaTheme="minorHAnsi" w:hAnsi="Calibri"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8"/>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4"/>
  </w:num>
  <w:num w:numId="15">
    <w:abstractNumId w:val="17"/>
  </w:num>
  <w:num w:numId="16">
    <w:abstractNumId w:val="25"/>
  </w:num>
  <w:num w:numId="17">
    <w:abstractNumId w:val="33"/>
  </w:num>
  <w:num w:numId="18">
    <w:abstractNumId w:val="24"/>
  </w:num>
  <w:num w:numId="19">
    <w:abstractNumId w:val="11"/>
  </w:num>
  <w:num w:numId="20">
    <w:abstractNumId w:val="22"/>
  </w:num>
  <w:num w:numId="21">
    <w:abstractNumId w:val="15"/>
  </w:num>
  <w:num w:numId="22">
    <w:abstractNumId w:val="10"/>
  </w:num>
  <w:num w:numId="23">
    <w:abstractNumId w:val="28"/>
  </w:num>
  <w:num w:numId="24">
    <w:abstractNumId w:val="20"/>
  </w:num>
  <w:num w:numId="25">
    <w:abstractNumId w:val="21"/>
  </w:num>
  <w:num w:numId="26">
    <w:abstractNumId w:val="29"/>
  </w:num>
  <w:num w:numId="27">
    <w:abstractNumId w:val="31"/>
  </w:num>
  <w:num w:numId="28">
    <w:abstractNumId w:val="23"/>
  </w:num>
  <w:num w:numId="29">
    <w:abstractNumId w:val="13"/>
  </w:num>
  <w:num w:numId="30">
    <w:abstractNumId w:val="16"/>
  </w:num>
  <w:num w:numId="31">
    <w:abstractNumId w:val="27"/>
  </w:num>
  <w:num w:numId="32">
    <w:abstractNumId w:val="12"/>
  </w:num>
  <w:num w:numId="33">
    <w:abstractNumId w:val="26"/>
  </w:num>
  <w:num w:numId="34">
    <w:abstractNumId w:val="30"/>
  </w:num>
  <w:num w:numId="35">
    <w:abstractNumId w:val="19"/>
  </w:num>
  <w:num w:numId="36">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phan Müller">
    <w15:presenceInfo w15:providerId="None" w15:userId="Stephan Müller"/>
  </w15:person>
  <w15:person w15:author="Vincent Becker">
    <w15:presenceInfo w15:providerId="AD" w15:userId="S::vincent.becker@openknowledge.onmicrosoft.de::8ba7f14d-435d-473f-a051-ea13132a8b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6949"/>
    <w:rsid w:val="00001C9E"/>
    <w:rsid w:val="00003ABC"/>
    <w:rsid w:val="00004CAD"/>
    <w:rsid w:val="000055E2"/>
    <w:rsid w:val="00005640"/>
    <w:rsid w:val="00005C08"/>
    <w:rsid w:val="00007675"/>
    <w:rsid w:val="00007A4B"/>
    <w:rsid w:val="00011DCB"/>
    <w:rsid w:val="000125CE"/>
    <w:rsid w:val="00013AD9"/>
    <w:rsid w:val="00016204"/>
    <w:rsid w:val="0001798B"/>
    <w:rsid w:val="00022544"/>
    <w:rsid w:val="00022CCF"/>
    <w:rsid w:val="00023E07"/>
    <w:rsid w:val="00025368"/>
    <w:rsid w:val="00025B75"/>
    <w:rsid w:val="00026713"/>
    <w:rsid w:val="0002796D"/>
    <w:rsid w:val="00031CE2"/>
    <w:rsid w:val="00033B50"/>
    <w:rsid w:val="00034B3E"/>
    <w:rsid w:val="000356C0"/>
    <w:rsid w:val="00036021"/>
    <w:rsid w:val="00036ACD"/>
    <w:rsid w:val="00041C14"/>
    <w:rsid w:val="0004288D"/>
    <w:rsid w:val="00043ED2"/>
    <w:rsid w:val="00044B1B"/>
    <w:rsid w:val="00045183"/>
    <w:rsid w:val="0004551D"/>
    <w:rsid w:val="00045841"/>
    <w:rsid w:val="00047931"/>
    <w:rsid w:val="00050186"/>
    <w:rsid w:val="00050C04"/>
    <w:rsid w:val="0005263F"/>
    <w:rsid w:val="00053695"/>
    <w:rsid w:val="00053F77"/>
    <w:rsid w:val="00060EC8"/>
    <w:rsid w:val="00060F91"/>
    <w:rsid w:val="00061728"/>
    <w:rsid w:val="000623A1"/>
    <w:rsid w:val="00062672"/>
    <w:rsid w:val="000645DA"/>
    <w:rsid w:val="000676C3"/>
    <w:rsid w:val="00071E0E"/>
    <w:rsid w:val="00074106"/>
    <w:rsid w:val="00077E79"/>
    <w:rsid w:val="00081CEA"/>
    <w:rsid w:val="00081ECC"/>
    <w:rsid w:val="00082A5A"/>
    <w:rsid w:val="00086851"/>
    <w:rsid w:val="00086FA4"/>
    <w:rsid w:val="00087084"/>
    <w:rsid w:val="000916E7"/>
    <w:rsid w:val="00094984"/>
    <w:rsid w:val="0009515A"/>
    <w:rsid w:val="00095D4C"/>
    <w:rsid w:val="000965D6"/>
    <w:rsid w:val="00096632"/>
    <w:rsid w:val="000A065F"/>
    <w:rsid w:val="000A1FA0"/>
    <w:rsid w:val="000A27C4"/>
    <w:rsid w:val="000A350A"/>
    <w:rsid w:val="000A445F"/>
    <w:rsid w:val="000A4B3A"/>
    <w:rsid w:val="000A5E07"/>
    <w:rsid w:val="000B266B"/>
    <w:rsid w:val="000B3BB3"/>
    <w:rsid w:val="000B41BB"/>
    <w:rsid w:val="000B463D"/>
    <w:rsid w:val="000B57A2"/>
    <w:rsid w:val="000C2FC6"/>
    <w:rsid w:val="000C3E94"/>
    <w:rsid w:val="000C6852"/>
    <w:rsid w:val="000C6EBE"/>
    <w:rsid w:val="000C7AC8"/>
    <w:rsid w:val="000D3849"/>
    <w:rsid w:val="000D4FC6"/>
    <w:rsid w:val="000F2D75"/>
    <w:rsid w:val="000F3DCB"/>
    <w:rsid w:val="000F3E3F"/>
    <w:rsid w:val="000F52E3"/>
    <w:rsid w:val="000F5EC6"/>
    <w:rsid w:val="000F6576"/>
    <w:rsid w:val="0010132C"/>
    <w:rsid w:val="0010363B"/>
    <w:rsid w:val="00104D0A"/>
    <w:rsid w:val="00105C05"/>
    <w:rsid w:val="0010719F"/>
    <w:rsid w:val="00110515"/>
    <w:rsid w:val="0011053A"/>
    <w:rsid w:val="00113B40"/>
    <w:rsid w:val="00114499"/>
    <w:rsid w:val="00116814"/>
    <w:rsid w:val="001200EC"/>
    <w:rsid w:val="0012471C"/>
    <w:rsid w:val="00125B23"/>
    <w:rsid w:val="00125FAB"/>
    <w:rsid w:val="00126CED"/>
    <w:rsid w:val="00130A06"/>
    <w:rsid w:val="00131146"/>
    <w:rsid w:val="00131EC4"/>
    <w:rsid w:val="00133BDC"/>
    <w:rsid w:val="001403AE"/>
    <w:rsid w:val="001417B2"/>
    <w:rsid w:val="001417B4"/>
    <w:rsid w:val="0014387B"/>
    <w:rsid w:val="00145EA3"/>
    <w:rsid w:val="00145EA5"/>
    <w:rsid w:val="00146653"/>
    <w:rsid w:val="00147036"/>
    <w:rsid w:val="001475A8"/>
    <w:rsid w:val="00150E11"/>
    <w:rsid w:val="00154E14"/>
    <w:rsid w:val="00157B00"/>
    <w:rsid w:val="001625BE"/>
    <w:rsid w:val="00162820"/>
    <w:rsid w:val="00164DEE"/>
    <w:rsid w:val="001658DC"/>
    <w:rsid w:val="00166C48"/>
    <w:rsid w:val="001674EB"/>
    <w:rsid w:val="0016764D"/>
    <w:rsid w:val="00167ABA"/>
    <w:rsid w:val="00170B08"/>
    <w:rsid w:val="001717B3"/>
    <w:rsid w:val="00172572"/>
    <w:rsid w:val="00172E5B"/>
    <w:rsid w:val="00176A1E"/>
    <w:rsid w:val="0017711A"/>
    <w:rsid w:val="00177C63"/>
    <w:rsid w:val="001809CB"/>
    <w:rsid w:val="00180F98"/>
    <w:rsid w:val="001814A5"/>
    <w:rsid w:val="00182454"/>
    <w:rsid w:val="00183F83"/>
    <w:rsid w:val="00191CED"/>
    <w:rsid w:val="00192B0B"/>
    <w:rsid w:val="00194283"/>
    <w:rsid w:val="001946D0"/>
    <w:rsid w:val="00194987"/>
    <w:rsid w:val="00194A15"/>
    <w:rsid w:val="001966C0"/>
    <w:rsid w:val="001973D2"/>
    <w:rsid w:val="0019779C"/>
    <w:rsid w:val="001A1ECC"/>
    <w:rsid w:val="001A32B6"/>
    <w:rsid w:val="001A40A9"/>
    <w:rsid w:val="001A7954"/>
    <w:rsid w:val="001A7D2C"/>
    <w:rsid w:val="001B150A"/>
    <w:rsid w:val="001B1AAB"/>
    <w:rsid w:val="001B1D2C"/>
    <w:rsid w:val="001B3C90"/>
    <w:rsid w:val="001B4293"/>
    <w:rsid w:val="001B63FC"/>
    <w:rsid w:val="001B6733"/>
    <w:rsid w:val="001B7F23"/>
    <w:rsid w:val="001C43E5"/>
    <w:rsid w:val="001C61DC"/>
    <w:rsid w:val="001C6553"/>
    <w:rsid w:val="001C6918"/>
    <w:rsid w:val="001D076D"/>
    <w:rsid w:val="001D19CB"/>
    <w:rsid w:val="001D6964"/>
    <w:rsid w:val="001D6B9A"/>
    <w:rsid w:val="001D79F9"/>
    <w:rsid w:val="001D7CE5"/>
    <w:rsid w:val="001E16B9"/>
    <w:rsid w:val="001E6AD4"/>
    <w:rsid w:val="001F2457"/>
    <w:rsid w:val="001F280C"/>
    <w:rsid w:val="001F2D1B"/>
    <w:rsid w:val="001F301E"/>
    <w:rsid w:val="001F3AF3"/>
    <w:rsid w:val="001F6EDE"/>
    <w:rsid w:val="00200B5E"/>
    <w:rsid w:val="00201829"/>
    <w:rsid w:val="00201F3A"/>
    <w:rsid w:val="002033D4"/>
    <w:rsid w:val="00203C5E"/>
    <w:rsid w:val="00203D64"/>
    <w:rsid w:val="00205E0F"/>
    <w:rsid w:val="00205E22"/>
    <w:rsid w:val="0020788D"/>
    <w:rsid w:val="00207A80"/>
    <w:rsid w:val="002105F6"/>
    <w:rsid w:val="00213F20"/>
    <w:rsid w:val="00215697"/>
    <w:rsid w:val="00215E37"/>
    <w:rsid w:val="0022080A"/>
    <w:rsid w:val="00221113"/>
    <w:rsid w:val="00221311"/>
    <w:rsid w:val="00222B96"/>
    <w:rsid w:val="0022475E"/>
    <w:rsid w:val="002273D6"/>
    <w:rsid w:val="00227478"/>
    <w:rsid w:val="002324EE"/>
    <w:rsid w:val="00233C52"/>
    <w:rsid w:val="00233FC8"/>
    <w:rsid w:val="00235DAD"/>
    <w:rsid w:val="00236483"/>
    <w:rsid w:val="00237846"/>
    <w:rsid w:val="00237E1C"/>
    <w:rsid w:val="00241BB9"/>
    <w:rsid w:val="00242964"/>
    <w:rsid w:val="00242DA1"/>
    <w:rsid w:val="002438EC"/>
    <w:rsid w:val="0024519F"/>
    <w:rsid w:val="00251B6E"/>
    <w:rsid w:val="00252560"/>
    <w:rsid w:val="0025474F"/>
    <w:rsid w:val="002578A1"/>
    <w:rsid w:val="00260870"/>
    <w:rsid w:val="00261843"/>
    <w:rsid w:val="002618E1"/>
    <w:rsid w:val="002627A6"/>
    <w:rsid w:val="00262B0D"/>
    <w:rsid w:val="00263D37"/>
    <w:rsid w:val="00263DA6"/>
    <w:rsid w:val="002725D1"/>
    <w:rsid w:val="00273286"/>
    <w:rsid w:val="00274B73"/>
    <w:rsid w:val="002768EB"/>
    <w:rsid w:val="002801CD"/>
    <w:rsid w:val="00280371"/>
    <w:rsid w:val="00282201"/>
    <w:rsid w:val="00282A96"/>
    <w:rsid w:val="0028429A"/>
    <w:rsid w:val="00285D9C"/>
    <w:rsid w:val="0028707B"/>
    <w:rsid w:val="00287DA7"/>
    <w:rsid w:val="002927E3"/>
    <w:rsid w:val="00293D89"/>
    <w:rsid w:val="002951C1"/>
    <w:rsid w:val="00296C32"/>
    <w:rsid w:val="00296E71"/>
    <w:rsid w:val="002973E0"/>
    <w:rsid w:val="002A3B5E"/>
    <w:rsid w:val="002A568F"/>
    <w:rsid w:val="002B2842"/>
    <w:rsid w:val="002B287B"/>
    <w:rsid w:val="002B3BF6"/>
    <w:rsid w:val="002B501F"/>
    <w:rsid w:val="002B5D5B"/>
    <w:rsid w:val="002B6929"/>
    <w:rsid w:val="002C0885"/>
    <w:rsid w:val="002C11BE"/>
    <w:rsid w:val="002C4602"/>
    <w:rsid w:val="002C6558"/>
    <w:rsid w:val="002D0B7E"/>
    <w:rsid w:val="002D1633"/>
    <w:rsid w:val="002D1D83"/>
    <w:rsid w:val="002D4AAC"/>
    <w:rsid w:val="002D799F"/>
    <w:rsid w:val="002E1FD6"/>
    <w:rsid w:val="002E4955"/>
    <w:rsid w:val="002E5A37"/>
    <w:rsid w:val="002E6051"/>
    <w:rsid w:val="002F2F04"/>
    <w:rsid w:val="002F34DC"/>
    <w:rsid w:val="002F3F7D"/>
    <w:rsid w:val="002F4A42"/>
    <w:rsid w:val="002F54F2"/>
    <w:rsid w:val="00302060"/>
    <w:rsid w:val="0030560E"/>
    <w:rsid w:val="0030641E"/>
    <w:rsid w:val="00311AC1"/>
    <w:rsid w:val="0031351F"/>
    <w:rsid w:val="003137DF"/>
    <w:rsid w:val="003157C9"/>
    <w:rsid w:val="003162F1"/>
    <w:rsid w:val="00320F7F"/>
    <w:rsid w:val="00322488"/>
    <w:rsid w:val="00326688"/>
    <w:rsid w:val="00326A29"/>
    <w:rsid w:val="00326C26"/>
    <w:rsid w:val="003307FB"/>
    <w:rsid w:val="003370AB"/>
    <w:rsid w:val="00345396"/>
    <w:rsid w:val="00352F7B"/>
    <w:rsid w:val="003571BB"/>
    <w:rsid w:val="0036321B"/>
    <w:rsid w:val="00363AED"/>
    <w:rsid w:val="00363DC4"/>
    <w:rsid w:val="0036472D"/>
    <w:rsid w:val="0036578F"/>
    <w:rsid w:val="0036707C"/>
    <w:rsid w:val="00367B4F"/>
    <w:rsid w:val="00367D0C"/>
    <w:rsid w:val="00374959"/>
    <w:rsid w:val="00377C36"/>
    <w:rsid w:val="003802A1"/>
    <w:rsid w:val="0038240B"/>
    <w:rsid w:val="003836CB"/>
    <w:rsid w:val="00383C95"/>
    <w:rsid w:val="00384DF8"/>
    <w:rsid w:val="00385A00"/>
    <w:rsid w:val="0038613B"/>
    <w:rsid w:val="00386F41"/>
    <w:rsid w:val="00390ACC"/>
    <w:rsid w:val="00391F26"/>
    <w:rsid w:val="003920AD"/>
    <w:rsid w:val="0039243F"/>
    <w:rsid w:val="00393D15"/>
    <w:rsid w:val="00393F3A"/>
    <w:rsid w:val="00396468"/>
    <w:rsid w:val="003A413A"/>
    <w:rsid w:val="003A50F4"/>
    <w:rsid w:val="003B11D4"/>
    <w:rsid w:val="003B147D"/>
    <w:rsid w:val="003B1F84"/>
    <w:rsid w:val="003B4A7F"/>
    <w:rsid w:val="003B6D28"/>
    <w:rsid w:val="003B7F3F"/>
    <w:rsid w:val="003C1500"/>
    <w:rsid w:val="003C32B2"/>
    <w:rsid w:val="003C33DB"/>
    <w:rsid w:val="003C73AC"/>
    <w:rsid w:val="003D00B3"/>
    <w:rsid w:val="003D014B"/>
    <w:rsid w:val="003D0345"/>
    <w:rsid w:val="003D060E"/>
    <w:rsid w:val="003D1C6A"/>
    <w:rsid w:val="003D2B85"/>
    <w:rsid w:val="003D2EF6"/>
    <w:rsid w:val="003D45FE"/>
    <w:rsid w:val="003D4D60"/>
    <w:rsid w:val="003E1C46"/>
    <w:rsid w:val="003E297A"/>
    <w:rsid w:val="003E3B58"/>
    <w:rsid w:val="003E3B63"/>
    <w:rsid w:val="003E6267"/>
    <w:rsid w:val="003F1363"/>
    <w:rsid w:val="003F1E52"/>
    <w:rsid w:val="003F24F8"/>
    <w:rsid w:val="003F251F"/>
    <w:rsid w:val="003F5C4C"/>
    <w:rsid w:val="003F68C9"/>
    <w:rsid w:val="003F70B4"/>
    <w:rsid w:val="003F7202"/>
    <w:rsid w:val="0040124C"/>
    <w:rsid w:val="00401B7C"/>
    <w:rsid w:val="004026E0"/>
    <w:rsid w:val="00402781"/>
    <w:rsid w:val="00402AFE"/>
    <w:rsid w:val="00404303"/>
    <w:rsid w:val="00407841"/>
    <w:rsid w:val="0041309E"/>
    <w:rsid w:val="004133E8"/>
    <w:rsid w:val="00414373"/>
    <w:rsid w:val="004147B3"/>
    <w:rsid w:val="00424BF5"/>
    <w:rsid w:val="00425965"/>
    <w:rsid w:val="00426CA8"/>
    <w:rsid w:val="004318DF"/>
    <w:rsid w:val="00433A12"/>
    <w:rsid w:val="0043414D"/>
    <w:rsid w:val="0043475D"/>
    <w:rsid w:val="00434C64"/>
    <w:rsid w:val="00437C7F"/>
    <w:rsid w:val="004409D0"/>
    <w:rsid w:val="004414D9"/>
    <w:rsid w:val="0044501B"/>
    <w:rsid w:val="004461A8"/>
    <w:rsid w:val="00447B39"/>
    <w:rsid w:val="0045070A"/>
    <w:rsid w:val="00450BAD"/>
    <w:rsid w:val="00450F74"/>
    <w:rsid w:val="00451D57"/>
    <w:rsid w:val="00452CC4"/>
    <w:rsid w:val="00453178"/>
    <w:rsid w:val="004532A8"/>
    <w:rsid w:val="00456605"/>
    <w:rsid w:val="0045735A"/>
    <w:rsid w:val="004616D9"/>
    <w:rsid w:val="004620A1"/>
    <w:rsid w:val="00464257"/>
    <w:rsid w:val="00465341"/>
    <w:rsid w:val="004657F6"/>
    <w:rsid w:val="0046693A"/>
    <w:rsid w:val="00470719"/>
    <w:rsid w:val="00470B3F"/>
    <w:rsid w:val="00472188"/>
    <w:rsid w:val="0047261D"/>
    <w:rsid w:val="004737F1"/>
    <w:rsid w:val="00473EA0"/>
    <w:rsid w:val="00481BAA"/>
    <w:rsid w:val="00486B70"/>
    <w:rsid w:val="0049036F"/>
    <w:rsid w:val="00490FE7"/>
    <w:rsid w:val="004915BE"/>
    <w:rsid w:val="00494204"/>
    <w:rsid w:val="00495FCA"/>
    <w:rsid w:val="004A2B00"/>
    <w:rsid w:val="004A5D7D"/>
    <w:rsid w:val="004A5E06"/>
    <w:rsid w:val="004A7C09"/>
    <w:rsid w:val="004B26ED"/>
    <w:rsid w:val="004B37B5"/>
    <w:rsid w:val="004B584C"/>
    <w:rsid w:val="004B58C2"/>
    <w:rsid w:val="004B5BB9"/>
    <w:rsid w:val="004B6866"/>
    <w:rsid w:val="004C2EE2"/>
    <w:rsid w:val="004C3A09"/>
    <w:rsid w:val="004C640B"/>
    <w:rsid w:val="004C691E"/>
    <w:rsid w:val="004C7CFB"/>
    <w:rsid w:val="004D0D2B"/>
    <w:rsid w:val="004D0F8C"/>
    <w:rsid w:val="004D1AEE"/>
    <w:rsid w:val="004D249C"/>
    <w:rsid w:val="004D49D5"/>
    <w:rsid w:val="004D4DDB"/>
    <w:rsid w:val="004E04F2"/>
    <w:rsid w:val="004E184B"/>
    <w:rsid w:val="004E1F0F"/>
    <w:rsid w:val="004E1F68"/>
    <w:rsid w:val="004F0AE0"/>
    <w:rsid w:val="004F0B7F"/>
    <w:rsid w:val="004F1DF0"/>
    <w:rsid w:val="004F2125"/>
    <w:rsid w:val="004F5D3A"/>
    <w:rsid w:val="00500B79"/>
    <w:rsid w:val="005018A9"/>
    <w:rsid w:val="00501EE8"/>
    <w:rsid w:val="005028C4"/>
    <w:rsid w:val="00503F08"/>
    <w:rsid w:val="0050404A"/>
    <w:rsid w:val="00505DBC"/>
    <w:rsid w:val="00506CC6"/>
    <w:rsid w:val="00512C2B"/>
    <w:rsid w:val="0051326A"/>
    <w:rsid w:val="005135E8"/>
    <w:rsid w:val="0052097B"/>
    <w:rsid w:val="0052172A"/>
    <w:rsid w:val="00526B42"/>
    <w:rsid w:val="00526BD7"/>
    <w:rsid w:val="00532730"/>
    <w:rsid w:val="00533F5F"/>
    <w:rsid w:val="00534836"/>
    <w:rsid w:val="005367CC"/>
    <w:rsid w:val="0053689C"/>
    <w:rsid w:val="00542732"/>
    <w:rsid w:val="005459AF"/>
    <w:rsid w:val="00546282"/>
    <w:rsid w:val="00546F1D"/>
    <w:rsid w:val="005472A1"/>
    <w:rsid w:val="005501B8"/>
    <w:rsid w:val="00550646"/>
    <w:rsid w:val="005514B4"/>
    <w:rsid w:val="005528D1"/>
    <w:rsid w:val="00552918"/>
    <w:rsid w:val="0055340C"/>
    <w:rsid w:val="00553C24"/>
    <w:rsid w:val="00555799"/>
    <w:rsid w:val="00555C05"/>
    <w:rsid w:val="00555C1A"/>
    <w:rsid w:val="00560619"/>
    <w:rsid w:val="0056443B"/>
    <w:rsid w:val="00570111"/>
    <w:rsid w:val="005707C7"/>
    <w:rsid w:val="00570DCB"/>
    <w:rsid w:val="00572AFA"/>
    <w:rsid w:val="005741AD"/>
    <w:rsid w:val="005801DB"/>
    <w:rsid w:val="00581724"/>
    <w:rsid w:val="005832F8"/>
    <w:rsid w:val="00583A40"/>
    <w:rsid w:val="005849CE"/>
    <w:rsid w:val="00586A68"/>
    <w:rsid w:val="00593286"/>
    <w:rsid w:val="00595EC7"/>
    <w:rsid w:val="005A0300"/>
    <w:rsid w:val="005A2A2F"/>
    <w:rsid w:val="005A3117"/>
    <w:rsid w:val="005A7E77"/>
    <w:rsid w:val="005B14F1"/>
    <w:rsid w:val="005B48BE"/>
    <w:rsid w:val="005B5966"/>
    <w:rsid w:val="005C0C59"/>
    <w:rsid w:val="005C3319"/>
    <w:rsid w:val="005C6D88"/>
    <w:rsid w:val="005D1105"/>
    <w:rsid w:val="005D1D99"/>
    <w:rsid w:val="005D2E81"/>
    <w:rsid w:val="005D3422"/>
    <w:rsid w:val="005D343B"/>
    <w:rsid w:val="005D4BE4"/>
    <w:rsid w:val="005D520F"/>
    <w:rsid w:val="005D56F4"/>
    <w:rsid w:val="005D6C26"/>
    <w:rsid w:val="005E2151"/>
    <w:rsid w:val="005E37AA"/>
    <w:rsid w:val="005E3803"/>
    <w:rsid w:val="005E49C0"/>
    <w:rsid w:val="005E5D6A"/>
    <w:rsid w:val="005E6CF4"/>
    <w:rsid w:val="005F1316"/>
    <w:rsid w:val="005F19AC"/>
    <w:rsid w:val="005F31F8"/>
    <w:rsid w:val="005F677E"/>
    <w:rsid w:val="005F6FBF"/>
    <w:rsid w:val="006006CD"/>
    <w:rsid w:val="00600AD3"/>
    <w:rsid w:val="00600F99"/>
    <w:rsid w:val="00607343"/>
    <w:rsid w:val="00607C89"/>
    <w:rsid w:val="0061065B"/>
    <w:rsid w:val="00612F88"/>
    <w:rsid w:val="00616D1B"/>
    <w:rsid w:val="00623CD4"/>
    <w:rsid w:val="00624756"/>
    <w:rsid w:val="00624F06"/>
    <w:rsid w:val="00633EDE"/>
    <w:rsid w:val="00634039"/>
    <w:rsid w:val="006358F4"/>
    <w:rsid w:val="006372E6"/>
    <w:rsid w:val="006416A0"/>
    <w:rsid w:val="00641E59"/>
    <w:rsid w:val="00643261"/>
    <w:rsid w:val="00645CAC"/>
    <w:rsid w:val="00645D91"/>
    <w:rsid w:val="006465C0"/>
    <w:rsid w:val="006471BC"/>
    <w:rsid w:val="00651443"/>
    <w:rsid w:val="00651BA2"/>
    <w:rsid w:val="00652DD8"/>
    <w:rsid w:val="00653867"/>
    <w:rsid w:val="00653D83"/>
    <w:rsid w:val="006556B8"/>
    <w:rsid w:val="00656729"/>
    <w:rsid w:val="0065689A"/>
    <w:rsid w:val="006569EF"/>
    <w:rsid w:val="00660423"/>
    <w:rsid w:val="006605DF"/>
    <w:rsid w:val="00665DED"/>
    <w:rsid w:val="00666673"/>
    <w:rsid w:val="00666BD4"/>
    <w:rsid w:val="00667C8C"/>
    <w:rsid w:val="00667FE4"/>
    <w:rsid w:val="00670006"/>
    <w:rsid w:val="0067033E"/>
    <w:rsid w:val="00673CAB"/>
    <w:rsid w:val="00674DA0"/>
    <w:rsid w:val="00681666"/>
    <w:rsid w:val="00681960"/>
    <w:rsid w:val="00681F38"/>
    <w:rsid w:val="00683E40"/>
    <w:rsid w:val="00690EFA"/>
    <w:rsid w:val="00690F4A"/>
    <w:rsid w:val="00692F5B"/>
    <w:rsid w:val="0069326A"/>
    <w:rsid w:val="00693571"/>
    <w:rsid w:val="00693BE4"/>
    <w:rsid w:val="006946E0"/>
    <w:rsid w:val="00694BDD"/>
    <w:rsid w:val="0069559A"/>
    <w:rsid w:val="00695A1D"/>
    <w:rsid w:val="006978EE"/>
    <w:rsid w:val="00697D53"/>
    <w:rsid w:val="006A019C"/>
    <w:rsid w:val="006A0613"/>
    <w:rsid w:val="006A3A6C"/>
    <w:rsid w:val="006A3D6B"/>
    <w:rsid w:val="006A5176"/>
    <w:rsid w:val="006A53CB"/>
    <w:rsid w:val="006A742F"/>
    <w:rsid w:val="006B4636"/>
    <w:rsid w:val="006B4911"/>
    <w:rsid w:val="006B4BFF"/>
    <w:rsid w:val="006B50D5"/>
    <w:rsid w:val="006B5D6D"/>
    <w:rsid w:val="006B6310"/>
    <w:rsid w:val="006C08B9"/>
    <w:rsid w:val="006C14A1"/>
    <w:rsid w:val="006C1A5F"/>
    <w:rsid w:val="006C2167"/>
    <w:rsid w:val="006C264A"/>
    <w:rsid w:val="006C28C3"/>
    <w:rsid w:val="006C33A6"/>
    <w:rsid w:val="006C4061"/>
    <w:rsid w:val="006C4FA1"/>
    <w:rsid w:val="006C5D7F"/>
    <w:rsid w:val="006C712F"/>
    <w:rsid w:val="006C7B7F"/>
    <w:rsid w:val="006D0130"/>
    <w:rsid w:val="006D0D57"/>
    <w:rsid w:val="006D0EE6"/>
    <w:rsid w:val="006D3DD2"/>
    <w:rsid w:val="006D5101"/>
    <w:rsid w:val="006D51C6"/>
    <w:rsid w:val="006E0B09"/>
    <w:rsid w:val="006E0C50"/>
    <w:rsid w:val="006E11C1"/>
    <w:rsid w:val="006E1EA3"/>
    <w:rsid w:val="006E37D9"/>
    <w:rsid w:val="006E5BAE"/>
    <w:rsid w:val="006E65CE"/>
    <w:rsid w:val="006E7157"/>
    <w:rsid w:val="006E7282"/>
    <w:rsid w:val="006E7354"/>
    <w:rsid w:val="006E779E"/>
    <w:rsid w:val="006E77C9"/>
    <w:rsid w:val="006F0E45"/>
    <w:rsid w:val="006F1990"/>
    <w:rsid w:val="006F218B"/>
    <w:rsid w:val="006F39A1"/>
    <w:rsid w:val="006F4440"/>
    <w:rsid w:val="006F58DB"/>
    <w:rsid w:val="006F5D5E"/>
    <w:rsid w:val="006F7453"/>
    <w:rsid w:val="006F76EB"/>
    <w:rsid w:val="00700376"/>
    <w:rsid w:val="007032F1"/>
    <w:rsid w:val="007036E7"/>
    <w:rsid w:val="00705F93"/>
    <w:rsid w:val="0071053F"/>
    <w:rsid w:val="00711833"/>
    <w:rsid w:val="007121BC"/>
    <w:rsid w:val="00713B65"/>
    <w:rsid w:val="007164C4"/>
    <w:rsid w:val="0072054A"/>
    <w:rsid w:val="007225D1"/>
    <w:rsid w:val="007227FB"/>
    <w:rsid w:val="00723480"/>
    <w:rsid w:val="007235D7"/>
    <w:rsid w:val="0072473F"/>
    <w:rsid w:val="007336DE"/>
    <w:rsid w:val="00733FB4"/>
    <w:rsid w:val="00736624"/>
    <w:rsid w:val="00737109"/>
    <w:rsid w:val="00740904"/>
    <w:rsid w:val="00742852"/>
    <w:rsid w:val="007434C5"/>
    <w:rsid w:val="00744127"/>
    <w:rsid w:val="00744175"/>
    <w:rsid w:val="0074461D"/>
    <w:rsid w:val="00745EA3"/>
    <w:rsid w:val="0075043D"/>
    <w:rsid w:val="007506CE"/>
    <w:rsid w:val="00750A65"/>
    <w:rsid w:val="007539C9"/>
    <w:rsid w:val="00754650"/>
    <w:rsid w:val="00757A76"/>
    <w:rsid w:val="00760726"/>
    <w:rsid w:val="0076178E"/>
    <w:rsid w:val="00761972"/>
    <w:rsid w:val="00761DD6"/>
    <w:rsid w:val="00763981"/>
    <w:rsid w:val="00770809"/>
    <w:rsid w:val="00775661"/>
    <w:rsid w:val="007766E2"/>
    <w:rsid w:val="00776BCB"/>
    <w:rsid w:val="00776E24"/>
    <w:rsid w:val="00782778"/>
    <w:rsid w:val="007829C5"/>
    <w:rsid w:val="00783303"/>
    <w:rsid w:val="0078494A"/>
    <w:rsid w:val="0078543E"/>
    <w:rsid w:val="00786640"/>
    <w:rsid w:val="00790992"/>
    <w:rsid w:val="00793175"/>
    <w:rsid w:val="00793E2D"/>
    <w:rsid w:val="007942CE"/>
    <w:rsid w:val="00794F2B"/>
    <w:rsid w:val="00795E17"/>
    <w:rsid w:val="00797B62"/>
    <w:rsid w:val="007A0BB8"/>
    <w:rsid w:val="007A35F1"/>
    <w:rsid w:val="007A388A"/>
    <w:rsid w:val="007A4753"/>
    <w:rsid w:val="007A4887"/>
    <w:rsid w:val="007A706D"/>
    <w:rsid w:val="007A753C"/>
    <w:rsid w:val="007A7578"/>
    <w:rsid w:val="007B0CDB"/>
    <w:rsid w:val="007B1A3E"/>
    <w:rsid w:val="007B1F2E"/>
    <w:rsid w:val="007B2BDB"/>
    <w:rsid w:val="007B3773"/>
    <w:rsid w:val="007C1249"/>
    <w:rsid w:val="007C1BE3"/>
    <w:rsid w:val="007C2D37"/>
    <w:rsid w:val="007C2EE4"/>
    <w:rsid w:val="007C52F2"/>
    <w:rsid w:val="007C58FF"/>
    <w:rsid w:val="007D02C4"/>
    <w:rsid w:val="007D047D"/>
    <w:rsid w:val="007D066F"/>
    <w:rsid w:val="007D5D15"/>
    <w:rsid w:val="007D681B"/>
    <w:rsid w:val="007D7229"/>
    <w:rsid w:val="007E061C"/>
    <w:rsid w:val="007E2BD1"/>
    <w:rsid w:val="007E37B2"/>
    <w:rsid w:val="007E7A64"/>
    <w:rsid w:val="007F0144"/>
    <w:rsid w:val="007F1B70"/>
    <w:rsid w:val="007F220E"/>
    <w:rsid w:val="007F3FFE"/>
    <w:rsid w:val="007F63F2"/>
    <w:rsid w:val="007F7331"/>
    <w:rsid w:val="00802A62"/>
    <w:rsid w:val="00802EC2"/>
    <w:rsid w:val="00805A71"/>
    <w:rsid w:val="008067FA"/>
    <w:rsid w:val="00812D7D"/>
    <w:rsid w:val="00813015"/>
    <w:rsid w:val="00817582"/>
    <w:rsid w:val="00817CF7"/>
    <w:rsid w:val="00820A14"/>
    <w:rsid w:val="00821DA4"/>
    <w:rsid w:val="008236EE"/>
    <w:rsid w:val="00823FB4"/>
    <w:rsid w:val="008258EB"/>
    <w:rsid w:val="008301B3"/>
    <w:rsid w:val="00831A19"/>
    <w:rsid w:val="00836398"/>
    <w:rsid w:val="0083796F"/>
    <w:rsid w:val="008426CE"/>
    <w:rsid w:val="00844AC5"/>
    <w:rsid w:val="008469E3"/>
    <w:rsid w:val="0085309A"/>
    <w:rsid w:val="0085360B"/>
    <w:rsid w:val="00853F80"/>
    <w:rsid w:val="00855CF0"/>
    <w:rsid w:val="00856F73"/>
    <w:rsid w:val="00860310"/>
    <w:rsid w:val="008615AF"/>
    <w:rsid w:val="008619A6"/>
    <w:rsid w:val="008649BC"/>
    <w:rsid w:val="008704DA"/>
    <w:rsid w:val="00876AD4"/>
    <w:rsid w:val="008772EA"/>
    <w:rsid w:val="008819FB"/>
    <w:rsid w:val="00881A8F"/>
    <w:rsid w:val="00881B1A"/>
    <w:rsid w:val="00882D8C"/>
    <w:rsid w:val="00882F4D"/>
    <w:rsid w:val="008848CC"/>
    <w:rsid w:val="00884A31"/>
    <w:rsid w:val="00887B44"/>
    <w:rsid w:val="00890322"/>
    <w:rsid w:val="008905F8"/>
    <w:rsid w:val="00890B2F"/>
    <w:rsid w:val="00890FDB"/>
    <w:rsid w:val="0089231A"/>
    <w:rsid w:val="0089368A"/>
    <w:rsid w:val="008942F8"/>
    <w:rsid w:val="008964AB"/>
    <w:rsid w:val="008976FC"/>
    <w:rsid w:val="008A03F1"/>
    <w:rsid w:val="008A2563"/>
    <w:rsid w:val="008A39F5"/>
    <w:rsid w:val="008A4AAA"/>
    <w:rsid w:val="008A57B0"/>
    <w:rsid w:val="008A608B"/>
    <w:rsid w:val="008B0823"/>
    <w:rsid w:val="008B24A3"/>
    <w:rsid w:val="008B4C8E"/>
    <w:rsid w:val="008B62A2"/>
    <w:rsid w:val="008B665C"/>
    <w:rsid w:val="008C1F98"/>
    <w:rsid w:val="008C2355"/>
    <w:rsid w:val="008C46A0"/>
    <w:rsid w:val="008C48ED"/>
    <w:rsid w:val="008C7B76"/>
    <w:rsid w:val="008D1A45"/>
    <w:rsid w:val="008D23A0"/>
    <w:rsid w:val="008E04EB"/>
    <w:rsid w:val="008E0882"/>
    <w:rsid w:val="008E11DE"/>
    <w:rsid w:val="008E6D33"/>
    <w:rsid w:val="008E6E82"/>
    <w:rsid w:val="008E76A6"/>
    <w:rsid w:val="008E7F85"/>
    <w:rsid w:val="008F1065"/>
    <w:rsid w:val="008F2791"/>
    <w:rsid w:val="008F29EA"/>
    <w:rsid w:val="008F3122"/>
    <w:rsid w:val="008F3BFA"/>
    <w:rsid w:val="008F3EFF"/>
    <w:rsid w:val="008F522F"/>
    <w:rsid w:val="008F5B4B"/>
    <w:rsid w:val="008F6A99"/>
    <w:rsid w:val="0090219E"/>
    <w:rsid w:val="009024A2"/>
    <w:rsid w:val="0090314B"/>
    <w:rsid w:val="00906073"/>
    <w:rsid w:val="00906BEE"/>
    <w:rsid w:val="009075F4"/>
    <w:rsid w:val="00907920"/>
    <w:rsid w:val="0091148A"/>
    <w:rsid w:val="00912805"/>
    <w:rsid w:val="00917390"/>
    <w:rsid w:val="00927514"/>
    <w:rsid w:val="00927889"/>
    <w:rsid w:val="00930D55"/>
    <w:rsid w:val="00933D32"/>
    <w:rsid w:val="00933FFB"/>
    <w:rsid w:val="00936385"/>
    <w:rsid w:val="009407ED"/>
    <w:rsid w:val="009425A8"/>
    <w:rsid w:val="00945339"/>
    <w:rsid w:val="00945D0B"/>
    <w:rsid w:val="00946B1D"/>
    <w:rsid w:val="00946C3F"/>
    <w:rsid w:val="0095236B"/>
    <w:rsid w:val="009525EC"/>
    <w:rsid w:val="00952B7A"/>
    <w:rsid w:val="009533CF"/>
    <w:rsid w:val="009546D7"/>
    <w:rsid w:val="009562D4"/>
    <w:rsid w:val="009566E9"/>
    <w:rsid w:val="00956ABF"/>
    <w:rsid w:val="009606D6"/>
    <w:rsid w:val="00960A19"/>
    <w:rsid w:val="009612F1"/>
    <w:rsid w:val="0096484D"/>
    <w:rsid w:val="00965A0E"/>
    <w:rsid w:val="00966E90"/>
    <w:rsid w:val="00971D80"/>
    <w:rsid w:val="00973B1C"/>
    <w:rsid w:val="00975839"/>
    <w:rsid w:val="00976BC1"/>
    <w:rsid w:val="009826AE"/>
    <w:rsid w:val="009829A2"/>
    <w:rsid w:val="00984091"/>
    <w:rsid w:val="009845C3"/>
    <w:rsid w:val="00985CC4"/>
    <w:rsid w:val="00985F9B"/>
    <w:rsid w:val="00986B0D"/>
    <w:rsid w:val="009877CB"/>
    <w:rsid w:val="00987C43"/>
    <w:rsid w:val="009940EC"/>
    <w:rsid w:val="009946C4"/>
    <w:rsid w:val="00996164"/>
    <w:rsid w:val="00997CDB"/>
    <w:rsid w:val="009A3333"/>
    <w:rsid w:val="009B0BC9"/>
    <w:rsid w:val="009B0C87"/>
    <w:rsid w:val="009B1538"/>
    <w:rsid w:val="009B2509"/>
    <w:rsid w:val="009B629E"/>
    <w:rsid w:val="009C1A44"/>
    <w:rsid w:val="009C22F9"/>
    <w:rsid w:val="009C271F"/>
    <w:rsid w:val="009C4DE4"/>
    <w:rsid w:val="009C769D"/>
    <w:rsid w:val="009D0DFA"/>
    <w:rsid w:val="009D31FA"/>
    <w:rsid w:val="009D5017"/>
    <w:rsid w:val="009E1669"/>
    <w:rsid w:val="009E448D"/>
    <w:rsid w:val="009E5265"/>
    <w:rsid w:val="009E5D38"/>
    <w:rsid w:val="009E76A7"/>
    <w:rsid w:val="009E7A2B"/>
    <w:rsid w:val="009E7EF9"/>
    <w:rsid w:val="009F6B2A"/>
    <w:rsid w:val="00A0000C"/>
    <w:rsid w:val="00A02DA7"/>
    <w:rsid w:val="00A05F6E"/>
    <w:rsid w:val="00A06910"/>
    <w:rsid w:val="00A0694B"/>
    <w:rsid w:val="00A06C2C"/>
    <w:rsid w:val="00A075D1"/>
    <w:rsid w:val="00A10393"/>
    <w:rsid w:val="00A15FC9"/>
    <w:rsid w:val="00A16E60"/>
    <w:rsid w:val="00A21F4C"/>
    <w:rsid w:val="00A23EF3"/>
    <w:rsid w:val="00A30FA1"/>
    <w:rsid w:val="00A334AA"/>
    <w:rsid w:val="00A37773"/>
    <w:rsid w:val="00A40232"/>
    <w:rsid w:val="00A41440"/>
    <w:rsid w:val="00A4150A"/>
    <w:rsid w:val="00A44BB7"/>
    <w:rsid w:val="00A45DC7"/>
    <w:rsid w:val="00A46653"/>
    <w:rsid w:val="00A46E75"/>
    <w:rsid w:val="00A476AE"/>
    <w:rsid w:val="00A514A7"/>
    <w:rsid w:val="00A51D1A"/>
    <w:rsid w:val="00A5463B"/>
    <w:rsid w:val="00A56408"/>
    <w:rsid w:val="00A5766A"/>
    <w:rsid w:val="00A60ACD"/>
    <w:rsid w:val="00A624F7"/>
    <w:rsid w:val="00A62818"/>
    <w:rsid w:val="00A64137"/>
    <w:rsid w:val="00A64255"/>
    <w:rsid w:val="00A65103"/>
    <w:rsid w:val="00A66095"/>
    <w:rsid w:val="00A66528"/>
    <w:rsid w:val="00A70366"/>
    <w:rsid w:val="00A71CB0"/>
    <w:rsid w:val="00A72527"/>
    <w:rsid w:val="00A741F9"/>
    <w:rsid w:val="00A75A22"/>
    <w:rsid w:val="00A75D77"/>
    <w:rsid w:val="00A769BD"/>
    <w:rsid w:val="00A77F9C"/>
    <w:rsid w:val="00A819C4"/>
    <w:rsid w:val="00A81D79"/>
    <w:rsid w:val="00A8424E"/>
    <w:rsid w:val="00A8648D"/>
    <w:rsid w:val="00A864EC"/>
    <w:rsid w:val="00A86816"/>
    <w:rsid w:val="00A92A55"/>
    <w:rsid w:val="00A94E17"/>
    <w:rsid w:val="00A970E0"/>
    <w:rsid w:val="00AA00F6"/>
    <w:rsid w:val="00AA18D5"/>
    <w:rsid w:val="00AA190E"/>
    <w:rsid w:val="00AA1EBB"/>
    <w:rsid w:val="00AA35B0"/>
    <w:rsid w:val="00AA512B"/>
    <w:rsid w:val="00AB02F3"/>
    <w:rsid w:val="00AB0A04"/>
    <w:rsid w:val="00AB0FA3"/>
    <w:rsid w:val="00AB1D16"/>
    <w:rsid w:val="00AB3506"/>
    <w:rsid w:val="00AB47F5"/>
    <w:rsid w:val="00AC12B7"/>
    <w:rsid w:val="00AC1BE4"/>
    <w:rsid w:val="00AC38B9"/>
    <w:rsid w:val="00AC78D6"/>
    <w:rsid w:val="00AC79DB"/>
    <w:rsid w:val="00AD022B"/>
    <w:rsid w:val="00AD1C00"/>
    <w:rsid w:val="00AD208E"/>
    <w:rsid w:val="00AD5943"/>
    <w:rsid w:val="00AE05B0"/>
    <w:rsid w:val="00AE0C28"/>
    <w:rsid w:val="00AE14F3"/>
    <w:rsid w:val="00AE151B"/>
    <w:rsid w:val="00AE1820"/>
    <w:rsid w:val="00AE257B"/>
    <w:rsid w:val="00AE2CD2"/>
    <w:rsid w:val="00AE354A"/>
    <w:rsid w:val="00AE53E1"/>
    <w:rsid w:val="00AE5525"/>
    <w:rsid w:val="00AE7E49"/>
    <w:rsid w:val="00AF1B5F"/>
    <w:rsid w:val="00AF29AA"/>
    <w:rsid w:val="00AF371A"/>
    <w:rsid w:val="00AF6103"/>
    <w:rsid w:val="00AF6A4F"/>
    <w:rsid w:val="00B00D50"/>
    <w:rsid w:val="00B00E28"/>
    <w:rsid w:val="00B00E35"/>
    <w:rsid w:val="00B01225"/>
    <w:rsid w:val="00B013C1"/>
    <w:rsid w:val="00B01969"/>
    <w:rsid w:val="00B01B1F"/>
    <w:rsid w:val="00B04B90"/>
    <w:rsid w:val="00B05D77"/>
    <w:rsid w:val="00B1005C"/>
    <w:rsid w:val="00B16FA8"/>
    <w:rsid w:val="00B21C42"/>
    <w:rsid w:val="00B2262B"/>
    <w:rsid w:val="00B23F1C"/>
    <w:rsid w:val="00B23F26"/>
    <w:rsid w:val="00B26B70"/>
    <w:rsid w:val="00B30087"/>
    <w:rsid w:val="00B30A6D"/>
    <w:rsid w:val="00B32E8F"/>
    <w:rsid w:val="00B3382D"/>
    <w:rsid w:val="00B404F2"/>
    <w:rsid w:val="00B41365"/>
    <w:rsid w:val="00B4137A"/>
    <w:rsid w:val="00B41A5F"/>
    <w:rsid w:val="00B43012"/>
    <w:rsid w:val="00B45025"/>
    <w:rsid w:val="00B45241"/>
    <w:rsid w:val="00B4643E"/>
    <w:rsid w:val="00B46BE8"/>
    <w:rsid w:val="00B46FDA"/>
    <w:rsid w:val="00B471FF"/>
    <w:rsid w:val="00B51350"/>
    <w:rsid w:val="00B51F82"/>
    <w:rsid w:val="00B531C1"/>
    <w:rsid w:val="00B53B1F"/>
    <w:rsid w:val="00B553A1"/>
    <w:rsid w:val="00B56885"/>
    <w:rsid w:val="00B569E5"/>
    <w:rsid w:val="00B56BD8"/>
    <w:rsid w:val="00B56CBA"/>
    <w:rsid w:val="00B648FB"/>
    <w:rsid w:val="00B6572A"/>
    <w:rsid w:val="00B66586"/>
    <w:rsid w:val="00B67FA7"/>
    <w:rsid w:val="00B70E73"/>
    <w:rsid w:val="00B7379A"/>
    <w:rsid w:val="00B763AD"/>
    <w:rsid w:val="00B7642D"/>
    <w:rsid w:val="00B77554"/>
    <w:rsid w:val="00B779FB"/>
    <w:rsid w:val="00B820F6"/>
    <w:rsid w:val="00B82C2C"/>
    <w:rsid w:val="00B83E84"/>
    <w:rsid w:val="00B84AF5"/>
    <w:rsid w:val="00B84C91"/>
    <w:rsid w:val="00B87F4D"/>
    <w:rsid w:val="00B87F77"/>
    <w:rsid w:val="00B9060C"/>
    <w:rsid w:val="00B9099D"/>
    <w:rsid w:val="00B9128C"/>
    <w:rsid w:val="00B915B5"/>
    <w:rsid w:val="00B92424"/>
    <w:rsid w:val="00B95D2C"/>
    <w:rsid w:val="00B95DD7"/>
    <w:rsid w:val="00B97C9B"/>
    <w:rsid w:val="00BA11CD"/>
    <w:rsid w:val="00BA32EA"/>
    <w:rsid w:val="00BA3AAF"/>
    <w:rsid w:val="00BA5120"/>
    <w:rsid w:val="00BB5D25"/>
    <w:rsid w:val="00BC05DC"/>
    <w:rsid w:val="00BC06F8"/>
    <w:rsid w:val="00BC1AE3"/>
    <w:rsid w:val="00BC2551"/>
    <w:rsid w:val="00BC492E"/>
    <w:rsid w:val="00BC571A"/>
    <w:rsid w:val="00BC697C"/>
    <w:rsid w:val="00BC7018"/>
    <w:rsid w:val="00BD2B60"/>
    <w:rsid w:val="00BD2C4D"/>
    <w:rsid w:val="00BD2F8D"/>
    <w:rsid w:val="00BD3C08"/>
    <w:rsid w:val="00BD6C18"/>
    <w:rsid w:val="00BD6E69"/>
    <w:rsid w:val="00BD788C"/>
    <w:rsid w:val="00BE04EE"/>
    <w:rsid w:val="00BE0A8A"/>
    <w:rsid w:val="00BE0D54"/>
    <w:rsid w:val="00BE30C9"/>
    <w:rsid w:val="00BE36E4"/>
    <w:rsid w:val="00BE4499"/>
    <w:rsid w:val="00BE5528"/>
    <w:rsid w:val="00BE5E2D"/>
    <w:rsid w:val="00BE69C5"/>
    <w:rsid w:val="00BE7DFC"/>
    <w:rsid w:val="00BE7E66"/>
    <w:rsid w:val="00BF31E9"/>
    <w:rsid w:val="00BF3299"/>
    <w:rsid w:val="00BF37CD"/>
    <w:rsid w:val="00BF3E6A"/>
    <w:rsid w:val="00BF72E1"/>
    <w:rsid w:val="00BF7360"/>
    <w:rsid w:val="00C0015C"/>
    <w:rsid w:val="00C00398"/>
    <w:rsid w:val="00C0218D"/>
    <w:rsid w:val="00C04192"/>
    <w:rsid w:val="00C058A9"/>
    <w:rsid w:val="00C0679D"/>
    <w:rsid w:val="00C10801"/>
    <w:rsid w:val="00C11011"/>
    <w:rsid w:val="00C123A3"/>
    <w:rsid w:val="00C12E1D"/>
    <w:rsid w:val="00C17097"/>
    <w:rsid w:val="00C1772A"/>
    <w:rsid w:val="00C20B5C"/>
    <w:rsid w:val="00C21081"/>
    <w:rsid w:val="00C22B1C"/>
    <w:rsid w:val="00C233DF"/>
    <w:rsid w:val="00C23857"/>
    <w:rsid w:val="00C24461"/>
    <w:rsid w:val="00C264AC"/>
    <w:rsid w:val="00C27046"/>
    <w:rsid w:val="00C3044C"/>
    <w:rsid w:val="00C308EE"/>
    <w:rsid w:val="00C30DBE"/>
    <w:rsid w:val="00C316C2"/>
    <w:rsid w:val="00C332B0"/>
    <w:rsid w:val="00C344DE"/>
    <w:rsid w:val="00C34DEF"/>
    <w:rsid w:val="00C3775B"/>
    <w:rsid w:val="00C378BA"/>
    <w:rsid w:val="00C41258"/>
    <w:rsid w:val="00C415C2"/>
    <w:rsid w:val="00C41783"/>
    <w:rsid w:val="00C418C5"/>
    <w:rsid w:val="00C43685"/>
    <w:rsid w:val="00C43E1A"/>
    <w:rsid w:val="00C44B24"/>
    <w:rsid w:val="00C46BA2"/>
    <w:rsid w:val="00C511DC"/>
    <w:rsid w:val="00C52BCA"/>
    <w:rsid w:val="00C554AC"/>
    <w:rsid w:val="00C55D2D"/>
    <w:rsid w:val="00C56A85"/>
    <w:rsid w:val="00C60673"/>
    <w:rsid w:val="00C60796"/>
    <w:rsid w:val="00C646E3"/>
    <w:rsid w:val="00C66123"/>
    <w:rsid w:val="00C66FC7"/>
    <w:rsid w:val="00C67C86"/>
    <w:rsid w:val="00C74DB3"/>
    <w:rsid w:val="00C756FA"/>
    <w:rsid w:val="00C75C33"/>
    <w:rsid w:val="00C763AE"/>
    <w:rsid w:val="00C767FE"/>
    <w:rsid w:val="00C7680B"/>
    <w:rsid w:val="00C819DF"/>
    <w:rsid w:val="00C83196"/>
    <w:rsid w:val="00C83608"/>
    <w:rsid w:val="00C83CD3"/>
    <w:rsid w:val="00C87578"/>
    <w:rsid w:val="00C91CA5"/>
    <w:rsid w:val="00C942FD"/>
    <w:rsid w:val="00C94B44"/>
    <w:rsid w:val="00C966F9"/>
    <w:rsid w:val="00CA0087"/>
    <w:rsid w:val="00CA2896"/>
    <w:rsid w:val="00CA451E"/>
    <w:rsid w:val="00CA4DE3"/>
    <w:rsid w:val="00CA67AA"/>
    <w:rsid w:val="00CB22D5"/>
    <w:rsid w:val="00CB2D4D"/>
    <w:rsid w:val="00CB3703"/>
    <w:rsid w:val="00CB3BE3"/>
    <w:rsid w:val="00CB3C93"/>
    <w:rsid w:val="00CB57EC"/>
    <w:rsid w:val="00CB7527"/>
    <w:rsid w:val="00CC24AE"/>
    <w:rsid w:val="00CC25D9"/>
    <w:rsid w:val="00CC562B"/>
    <w:rsid w:val="00CD07E7"/>
    <w:rsid w:val="00CD1098"/>
    <w:rsid w:val="00CD10EC"/>
    <w:rsid w:val="00CD2DE4"/>
    <w:rsid w:val="00CD2F61"/>
    <w:rsid w:val="00CD4742"/>
    <w:rsid w:val="00CD6009"/>
    <w:rsid w:val="00CE02D8"/>
    <w:rsid w:val="00CE03D3"/>
    <w:rsid w:val="00CE1D72"/>
    <w:rsid w:val="00CE46E1"/>
    <w:rsid w:val="00CE6042"/>
    <w:rsid w:val="00CE6258"/>
    <w:rsid w:val="00CE6268"/>
    <w:rsid w:val="00CE66E8"/>
    <w:rsid w:val="00CF199F"/>
    <w:rsid w:val="00CF48BF"/>
    <w:rsid w:val="00CF7690"/>
    <w:rsid w:val="00CF7826"/>
    <w:rsid w:val="00D02834"/>
    <w:rsid w:val="00D03B7D"/>
    <w:rsid w:val="00D03F92"/>
    <w:rsid w:val="00D0509A"/>
    <w:rsid w:val="00D06415"/>
    <w:rsid w:val="00D078DC"/>
    <w:rsid w:val="00D07974"/>
    <w:rsid w:val="00D10276"/>
    <w:rsid w:val="00D11392"/>
    <w:rsid w:val="00D11CAE"/>
    <w:rsid w:val="00D16827"/>
    <w:rsid w:val="00D16B28"/>
    <w:rsid w:val="00D16D01"/>
    <w:rsid w:val="00D173EA"/>
    <w:rsid w:val="00D200F5"/>
    <w:rsid w:val="00D231EC"/>
    <w:rsid w:val="00D2345C"/>
    <w:rsid w:val="00D2409E"/>
    <w:rsid w:val="00D266A2"/>
    <w:rsid w:val="00D27377"/>
    <w:rsid w:val="00D3064B"/>
    <w:rsid w:val="00D30FEE"/>
    <w:rsid w:val="00D31AE4"/>
    <w:rsid w:val="00D3379E"/>
    <w:rsid w:val="00D343E8"/>
    <w:rsid w:val="00D36178"/>
    <w:rsid w:val="00D4012B"/>
    <w:rsid w:val="00D41567"/>
    <w:rsid w:val="00D43565"/>
    <w:rsid w:val="00D46B03"/>
    <w:rsid w:val="00D476D1"/>
    <w:rsid w:val="00D47786"/>
    <w:rsid w:val="00D47E32"/>
    <w:rsid w:val="00D518A1"/>
    <w:rsid w:val="00D526DA"/>
    <w:rsid w:val="00D573CC"/>
    <w:rsid w:val="00D57C79"/>
    <w:rsid w:val="00D605F6"/>
    <w:rsid w:val="00D651E1"/>
    <w:rsid w:val="00D654B9"/>
    <w:rsid w:val="00D67B66"/>
    <w:rsid w:val="00D70150"/>
    <w:rsid w:val="00D73662"/>
    <w:rsid w:val="00D73BC1"/>
    <w:rsid w:val="00D74542"/>
    <w:rsid w:val="00D74FC7"/>
    <w:rsid w:val="00D806C7"/>
    <w:rsid w:val="00D80A69"/>
    <w:rsid w:val="00D82F7C"/>
    <w:rsid w:val="00D82FB0"/>
    <w:rsid w:val="00D84B9D"/>
    <w:rsid w:val="00D856E5"/>
    <w:rsid w:val="00D86CF0"/>
    <w:rsid w:val="00D87139"/>
    <w:rsid w:val="00D906B3"/>
    <w:rsid w:val="00D90867"/>
    <w:rsid w:val="00D90BD2"/>
    <w:rsid w:val="00D92564"/>
    <w:rsid w:val="00D9397B"/>
    <w:rsid w:val="00D93C27"/>
    <w:rsid w:val="00D95830"/>
    <w:rsid w:val="00D9799A"/>
    <w:rsid w:val="00D97FCD"/>
    <w:rsid w:val="00DA1F5F"/>
    <w:rsid w:val="00DA511E"/>
    <w:rsid w:val="00DA572E"/>
    <w:rsid w:val="00DA67C6"/>
    <w:rsid w:val="00DB096D"/>
    <w:rsid w:val="00DB09DC"/>
    <w:rsid w:val="00DB0B12"/>
    <w:rsid w:val="00DB1537"/>
    <w:rsid w:val="00DB1CF9"/>
    <w:rsid w:val="00DB28D7"/>
    <w:rsid w:val="00DB3931"/>
    <w:rsid w:val="00DB3FAF"/>
    <w:rsid w:val="00DB5992"/>
    <w:rsid w:val="00DB6C00"/>
    <w:rsid w:val="00DB71E2"/>
    <w:rsid w:val="00DC0B48"/>
    <w:rsid w:val="00DC4F51"/>
    <w:rsid w:val="00DD0890"/>
    <w:rsid w:val="00DD18A2"/>
    <w:rsid w:val="00DD3820"/>
    <w:rsid w:val="00DD3F09"/>
    <w:rsid w:val="00DD69FA"/>
    <w:rsid w:val="00DD6D31"/>
    <w:rsid w:val="00DE17C4"/>
    <w:rsid w:val="00DE33C7"/>
    <w:rsid w:val="00DE3647"/>
    <w:rsid w:val="00DE3C1E"/>
    <w:rsid w:val="00DE7A85"/>
    <w:rsid w:val="00DF0774"/>
    <w:rsid w:val="00DF3C4C"/>
    <w:rsid w:val="00DF4292"/>
    <w:rsid w:val="00DF43CC"/>
    <w:rsid w:val="00DF7821"/>
    <w:rsid w:val="00E05D82"/>
    <w:rsid w:val="00E10211"/>
    <w:rsid w:val="00E11286"/>
    <w:rsid w:val="00E119FF"/>
    <w:rsid w:val="00E14AEB"/>
    <w:rsid w:val="00E21FFB"/>
    <w:rsid w:val="00E23104"/>
    <w:rsid w:val="00E23CC0"/>
    <w:rsid w:val="00E247F8"/>
    <w:rsid w:val="00E2659E"/>
    <w:rsid w:val="00E33778"/>
    <w:rsid w:val="00E34B44"/>
    <w:rsid w:val="00E403C8"/>
    <w:rsid w:val="00E41013"/>
    <w:rsid w:val="00E41CE4"/>
    <w:rsid w:val="00E4267F"/>
    <w:rsid w:val="00E4600C"/>
    <w:rsid w:val="00E469C9"/>
    <w:rsid w:val="00E46CE7"/>
    <w:rsid w:val="00E46CF7"/>
    <w:rsid w:val="00E473E2"/>
    <w:rsid w:val="00E502A5"/>
    <w:rsid w:val="00E5171B"/>
    <w:rsid w:val="00E52219"/>
    <w:rsid w:val="00E52EB5"/>
    <w:rsid w:val="00E531E4"/>
    <w:rsid w:val="00E53881"/>
    <w:rsid w:val="00E55FB2"/>
    <w:rsid w:val="00E567B6"/>
    <w:rsid w:val="00E57408"/>
    <w:rsid w:val="00E6043E"/>
    <w:rsid w:val="00E626A4"/>
    <w:rsid w:val="00E62918"/>
    <w:rsid w:val="00E632BC"/>
    <w:rsid w:val="00E6341B"/>
    <w:rsid w:val="00E65FEC"/>
    <w:rsid w:val="00E718C2"/>
    <w:rsid w:val="00E71BF4"/>
    <w:rsid w:val="00E72D13"/>
    <w:rsid w:val="00E731FE"/>
    <w:rsid w:val="00E73BAA"/>
    <w:rsid w:val="00E74548"/>
    <w:rsid w:val="00E7524F"/>
    <w:rsid w:val="00E75932"/>
    <w:rsid w:val="00E765CA"/>
    <w:rsid w:val="00E76A31"/>
    <w:rsid w:val="00E81689"/>
    <w:rsid w:val="00E83259"/>
    <w:rsid w:val="00E83428"/>
    <w:rsid w:val="00E8650E"/>
    <w:rsid w:val="00E90690"/>
    <w:rsid w:val="00E92F10"/>
    <w:rsid w:val="00E9357F"/>
    <w:rsid w:val="00E95278"/>
    <w:rsid w:val="00E95A1C"/>
    <w:rsid w:val="00E9647F"/>
    <w:rsid w:val="00EA17E0"/>
    <w:rsid w:val="00EA3440"/>
    <w:rsid w:val="00EA500B"/>
    <w:rsid w:val="00EB0086"/>
    <w:rsid w:val="00EB0FD9"/>
    <w:rsid w:val="00EB13E8"/>
    <w:rsid w:val="00EB14E9"/>
    <w:rsid w:val="00EB196B"/>
    <w:rsid w:val="00EB2FA1"/>
    <w:rsid w:val="00EB42AF"/>
    <w:rsid w:val="00EB664E"/>
    <w:rsid w:val="00EB66FC"/>
    <w:rsid w:val="00EC0A6F"/>
    <w:rsid w:val="00EC2386"/>
    <w:rsid w:val="00EC4C10"/>
    <w:rsid w:val="00EC50FD"/>
    <w:rsid w:val="00EC53BB"/>
    <w:rsid w:val="00EC63DF"/>
    <w:rsid w:val="00EC6755"/>
    <w:rsid w:val="00EC6BA3"/>
    <w:rsid w:val="00EC798D"/>
    <w:rsid w:val="00EC7D5F"/>
    <w:rsid w:val="00ED187B"/>
    <w:rsid w:val="00ED2F80"/>
    <w:rsid w:val="00ED5915"/>
    <w:rsid w:val="00EE751C"/>
    <w:rsid w:val="00EE76D3"/>
    <w:rsid w:val="00EF0306"/>
    <w:rsid w:val="00EF05ED"/>
    <w:rsid w:val="00EF1C5B"/>
    <w:rsid w:val="00EF5D52"/>
    <w:rsid w:val="00EF7877"/>
    <w:rsid w:val="00F00143"/>
    <w:rsid w:val="00F01298"/>
    <w:rsid w:val="00F10383"/>
    <w:rsid w:val="00F1039A"/>
    <w:rsid w:val="00F15FE6"/>
    <w:rsid w:val="00F169C8"/>
    <w:rsid w:val="00F1743F"/>
    <w:rsid w:val="00F25724"/>
    <w:rsid w:val="00F26803"/>
    <w:rsid w:val="00F27701"/>
    <w:rsid w:val="00F31882"/>
    <w:rsid w:val="00F3344C"/>
    <w:rsid w:val="00F343E4"/>
    <w:rsid w:val="00F371BC"/>
    <w:rsid w:val="00F37A6B"/>
    <w:rsid w:val="00F422E5"/>
    <w:rsid w:val="00F428AD"/>
    <w:rsid w:val="00F444B6"/>
    <w:rsid w:val="00F45984"/>
    <w:rsid w:val="00F45CD9"/>
    <w:rsid w:val="00F464E2"/>
    <w:rsid w:val="00F46555"/>
    <w:rsid w:val="00F4674E"/>
    <w:rsid w:val="00F4729B"/>
    <w:rsid w:val="00F473F5"/>
    <w:rsid w:val="00F51DD3"/>
    <w:rsid w:val="00F52E13"/>
    <w:rsid w:val="00F52FD1"/>
    <w:rsid w:val="00F54B45"/>
    <w:rsid w:val="00F555C2"/>
    <w:rsid w:val="00F56949"/>
    <w:rsid w:val="00F57492"/>
    <w:rsid w:val="00F60403"/>
    <w:rsid w:val="00F63614"/>
    <w:rsid w:val="00F63716"/>
    <w:rsid w:val="00F671C9"/>
    <w:rsid w:val="00F67F49"/>
    <w:rsid w:val="00F67F4A"/>
    <w:rsid w:val="00F707CC"/>
    <w:rsid w:val="00F70CB4"/>
    <w:rsid w:val="00F71900"/>
    <w:rsid w:val="00F75768"/>
    <w:rsid w:val="00F81FFB"/>
    <w:rsid w:val="00F82655"/>
    <w:rsid w:val="00F836FF"/>
    <w:rsid w:val="00F849E9"/>
    <w:rsid w:val="00F86533"/>
    <w:rsid w:val="00F86637"/>
    <w:rsid w:val="00F86F7F"/>
    <w:rsid w:val="00F91283"/>
    <w:rsid w:val="00F91B4B"/>
    <w:rsid w:val="00F93A04"/>
    <w:rsid w:val="00FA0796"/>
    <w:rsid w:val="00FA143E"/>
    <w:rsid w:val="00FA15CD"/>
    <w:rsid w:val="00FA24CA"/>
    <w:rsid w:val="00FA346A"/>
    <w:rsid w:val="00FA3913"/>
    <w:rsid w:val="00FA5C1B"/>
    <w:rsid w:val="00FA6F9F"/>
    <w:rsid w:val="00FB108C"/>
    <w:rsid w:val="00FB1309"/>
    <w:rsid w:val="00FB1771"/>
    <w:rsid w:val="00FB768C"/>
    <w:rsid w:val="00FC0E4B"/>
    <w:rsid w:val="00FC13F0"/>
    <w:rsid w:val="00FC2274"/>
    <w:rsid w:val="00FC3455"/>
    <w:rsid w:val="00FC5641"/>
    <w:rsid w:val="00FC5652"/>
    <w:rsid w:val="00FD0D1E"/>
    <w:rsid w:val="00FD0DF0"/>
    <w:rsid w:val="00FD2006"/>
    <w:rsid w:val="00FD7D4A"/>
    <w:rsid w:val="00FE0861"/>
    <w:rsid w:val="00FE0F20"/>
    <w:rsid w:val="00FE34FB"/>
    <w:rsid w:val="00FE3A65"/>
    <w:rsid w:val="00FE4750"/>
    <w:rsid w:val="00FE7297"/>
    <w:rsid w:val="00FE74C0"/>
    <w:rsid w:val="00FF013F"/>
    <w:rsid w:val="00FF0F62"/>
    <w:rsid w:val="00FF1F22"/>
    <w:rsid w:val="00FF2A33"/>
    <w:rsid w:val="00FF7BB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A7B54"/>
  <w15:docId w15:val="{E7B82994-D9FD-FD4D-AB04-BD0AFAB8A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74548"/>
  </w:style>
  <w:style w:type="paragraph" w:styleId="berschrift1">
    <w:name w:val="heading 1"/>
    <w:basedOn w:val="Standard"/>
    <w:next w:val="Standard"/>
    <w:link w:val="berschrift1Zchn"/>
    <w:uiPriority w:val="9"/>
    <w:qFormat/>
    <w:rsid w:val="00776BC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7566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77566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05D77"/>
    <w:pPr>
      <w:keepNext/>
      <w:keepLines/>
      <w:spacing w:before="4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B05D77"/>
    <w:pPr>
      <w:keepNext/>
      <w:keepLines/>
      <w:spacing w:before="4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lietext">
    <w:name w:val="Fließtext"/>
    <w:basedOn w:val="Standard"/>
    <w:link w:val="FlietextZchn"/>
    <w:qFormat/>
    <w:rsid w:val="005F1316"/>
    <w:pPr>
      <w:spacing w:before="80" w:after="80"/>
    </w:pPr>
    <w:rPr>
      <w:rFonts w:cs="Arial"/>
      <w:sz w:val="24"/>
    </w:rPr>
  </w:style>
  <w:style w:type="character" w:customStyle="1" w:styleId="FlietextZchn">
    <w:name w:val="Fließtext Zchn"/>
    <w:basedOn w:val="Absatz-Standardschriftart"/>
    <w:link w:val="Flietext"/>
    <w:rsid w:val="005F1316"/>
    <w:rPr>
      <w:rFonts w:cs="Arial"/>
      <w:sz w:val="24"/>
    </w:rPr>
  </w:style>
  <w:style w:type="paragraph" w:customStyle="1" w:styleId="Ebene1">
    <w:name w:val="Ebene 1"/>
    <w:basedOn w:val="Flietext"/>
    <w:next w:val="Flietext"/>
    <w:link w:val="Ebene1Zchn"/>
    <w:qFormat/>
    <w:rsid w:val="008B665C"/>
    <w:pPr>
      <w:numPr>
        <w:numId w:val="1"/>
      </w:numPr>
      <w:spacing w:before="480" w:after="360"/>
      <w:jc w:val="left"/>
    </w:pPr>
    <w:rPr>
      <w:b/>
      <w:sz w:val="32"/>
    </w:rPr>
  </w:style>
  <w:style w:type="paragraph" w:customStyle="1" w:styleId="Ebene2">
    <w:name w:val="Ebene 2"/>
    <w:basedOn w:val="Ebene1"/>
    <w:next w:val="Flietext"/>
    <w:link w:val="Ebene2Zchn"/>
    <w:qFormat/>
    <w:rsid w:val="00FC5641"/>
    <w:pPr>
      <w:numPr>
        <w:ilvl w:val="1"/>
      </w:numPr>
      <w:spacing w:before="360" w:after="240"/>
    </w:pPr>
    <w:rPr>
      <w:sz w:val="28"/>
    </w:rPr>
  </w:style>
  <w:style w:type="character" w:customStyle="1" w:styleId="Ebene1Zchn">
    <w:name w:val="Ebene 1 Zchn"/>
    <w:basedOn w:val="FlietextZchn"/>
    <w:link w:val="Ebene1"/>
    <w:rsid w:val="008B665C"/>
    <w:rPr>
      <w:rFonts w:cs="Arial"/>
      <w:b/>
      <w:sz w:val="32"/>
    </w:rPr>
  </w:style>
  <w:style w:type="paragraph" w:customStyle="1" w:styleId="Ebene3">
    <w:name w:val="Ebene 3"/>
    <w:basedOn w:val="Ebene2"/>
    <w:next w:val="Flietext"/>
    <w:link w:val="Ebene3Zchn"/>
    <w:qFormat/>
    <w:rsid w:val="00BB5D25"/>
    <w:pPr>
      <w:numPr>
        <w:ilvl w:val="2"/>
      </w:numPr>
      <w:spacing w:before="240" w:after="120"/>
      <w:ind w:left="0"/>
    </w:pPr>
    <w:rPr>
      <w:sz w:val="24"/>
    </w:rPr>
  </w:style>
  <w:style w:type="character" w:customStyle="1" w:styleId="Ebene2Zchn">
    <w:name w:val="Ebene 2 Zchn"/>
    <w:basedOn w:val="Ebene1Zchn"/>
    <w:link w:val="Ebene2"/>
    <w:rsid w:val="00FC5641"/>
    <w:rPr>
      <w:rFonts w:cs="Arial"/>
      <w:b/>
      <w:sz w:val="28"/>
    </w:rPr>
  </w:style>
  <w:style w:type="character" w:customStyle="1" w:styleId="berschrift1Zchn">
    <w:name w:val="Überschrift 1 Zchn"/>
    <w:basedOn w:val="Absatz-Standardschriftart"/>
    <w:link w:val="berschrift1"/>
    <w:uiPriority w:val="9"/>
    <w:rsid w:val="00776BCB"/>
    <w:rPr>
      <w:rFonts w:asciiTheme="majorHAnsi" w:eastAsiaTheme="majorEastAsia" w:hAnsiTheme="majorHAnsi" w:cstheme="majorBidi"/>
      <w:b/>
      <w:bCs/>
      <w:color w:val="365F91" w:themeColor="accent1" w:themeShade="BF"/>
      <w:sz w:val="28"/>
      <w:szCs w:val="28"/>
    </w:rPr>
  </w:style>
  <w:style w:type="character" w:customStyle="1" w:styleId="Ebene3Zchn">
    <w:name w:val="Ebene 3 Zchn"/>
    <w:basedOn w:val="Ebene2Zchn"/>
    <w:link w:val="Ebene3"/>
    <w:rsid w:val="00BB5D25"/>
    <w:rPr>
      <w:rFonts w:cs="Arial"/>
      <w:b/>
      <w:sz w:val="24"/>
    </w:rPr>
  </w:style>
  <w:style w:type="character" w:styleId="Hyperlink">
    <w:name w:val="Hyperlink"/>
    <w:basedOn w:val="Absatz-Standardschriftart"/>
    <w:uiPriority w:val="99"/>
    <w:unhideWhenUsed/>
    <w:rsid w:val="00776BCB"/>
    <w:rPr>
      <w:color w:val="0000FF" w:themeColor="hyperlink"/>
      <w:u w:val="single"/>
    </w:rPr>
  </w:style>
  <w:style w:type="paragraph" w:styleId="Verzeichnis1">
    <w:name w:val="toc 1"/>
    <w:basedOn w:val="Standard"/>
    <w:next w:val="Standard"/>
    <w:autoRedefine/>
    <w:uiPriority w:val="39"/>
    <w:unhideWhenUsed/>
    <w:rsid w:val="00776BCB"/>
    <w:pPr>
      <w:spacing w:before="360" w:after="360"/>
      <w:jc w:val="left"/>
    </w:pPr>
    <w:rPr>
      <w:b/>
      <w:bCs/>
      <w:caps/>
      <w:u w:val="single"/>
    </w:rPr>
  </w:style>
  <w:style w:type="paragraph" w:styleId="Verzeichnis2">
    <w:name w:val="toc 2"/>
    <w:basedOn w:val="Standard"/>
    <w:next w:val="Standard"/>
    <w:autoRedefine/>
    <w:uiPriority w:val="39"/>
    <w:unhideWhenUsed/>
    <w:rsid w:val="00BF3299"/>
    <w:pPr>
      <w:tabs>
        <w:tab w:val="right" w:leader="dot" w:pos="8494"/>
      </w:tabs>
      <w:jc w:val="left"/>
    </w:pPr>
    <w:rPr>
      <w:b/>
      <w:bCs/>
      <w:smallCaps/>
    </w:rPr>
  </w:style>
  <w:style w:type="paragraph" w:styleId="Verzeichnis3">
    <w:name w:val="toc 3"/>
    <w:basedOn w:val="Standard"/>
    <w:next w:val="Standard"/>
    <w:autoRedefine/>
    <w:uiPriority w:val="39"/>
    <w:unhideWhenUsed/>
    <w:rsid w:val="00776BCB"/>
    <w:pPr>
      <w:jc w:val="left"/>
    </w:pPr>
    <w:rPr>
      <w:smallCaps/>
    </w:rPr>
  </w:style>
  <w:style w:type="paragraph" w:customStyle="1" w:styleId="Ebene1nichtnummeriert">
    <w:name w:val="Ebene 1 nicht nummeriert"/>
    <w:basedOn w:val="Ebene1"/>
    <w:next w:val="Flietext"/>
    <w:link w:val="Ebene1nichtnummeriertZchn"/>
    <w:qFormat/>
    <w:rsid w:val="0095236B"/>
    <w:pPr>
      <w:pageBreakBefore/>
      <w:numPr>
        <w:numId w:val="0"/>
      </w:numPr>
    </w:pPr>
  </w:style>
  <w:style w:type="character" w:customStyle="1" w:styleId="Ebene1nichtnummeriertZchn">
    <w:name w:val="Ebene 1 nicht nummeriert Zchn"/>
    <w:basedOn w:val="Ebene1Zchn"/>
    <w:link w:val="Ebene1nichtnummeriert"/>
    <w:rsid w:val="0095236B"/>
    <w:rPr>
      <w:rFonts w:cs="Arial"/>
      <w:b/>
      <w:sz w:val="32"/>
    </w:rPr>
  </w:style>
  <w:style w:type="character" w:customStyle="1" w:styleId="berschrift3Zchn">
    <w:name w:val="Überschrift 3 Zchn"/>
    <w:basedOn w:val="Absatz-Standardschriftart"/>
    <w:link w:val="berschrift3"/>
    <w:uiPriority w:val="9"/>
    <w:rsid w:val="00775661"/>
    <w:rPr>
      <w:rFonts w:asciiTheme="majorHAnsi" w:eastAsiaTheme="majorEastAsia" w:hAnsiTheme="majorHAnsi" w:cstheme="majorBidi"/>
      <w:color w:val="243F60" w:themeColor="accent1" w:themeShade="7F"/>
      <w:sz w:val="24"/>
      <w:szCs w:val="24"/>
    </w:rPr>
  </w:style>
  <w:style w:type="character" w:customStyle="1" w:styleId="berschrift2Zchn">
    <w:name w:val="Überschrift 2 Zchn"/>
    <w:basedOn w:val="Absatz-Standardschriftart"/>
    <w:link w:val="berschrift2"/>
    <w:uiPriority w:val="9"/>
    <w:rsid w:val="00775661"/>
    <w:rPr>
      <w:rFonts w:asciiTheme="majorHAnsi" w:eastAsiaTheme="majorEastAsia" w:hAnsiTheme="majorHAnsi" w:cstheme="majorBidi"/>
      <w:color w:val="365F91" w:themeColor="accent1" w:themeShade="BF"/>
      <w:sz w:val="26"/>
      <w:szCs w:val="26"/>
    </w:rPr>
  </w:style>
  <w:style w:type="paragraph" w:styleId="Kopfzeile">
    <w:name w:val="header"/>
    <w:basedOn w:val="Standard"/>
    <w:link w:val="KopfzeileZchn"/>
    <w:uiPriority w:val="99"/>
    <w:unhideWhenUsed/>
    <w:rsid w:val="00B9099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B9099D"/>
  </w:style>
  <w:style w:type="paragraph" w:styleId="Fuzeile">
    <w:name w:val="footer"/>
    <w:basedOn w:val="Standard"/>
    <w:link w:val="FuzeileZchn"/>
    <w:uiPriority w:val="99"/>
    <w:unhideWhenUsed/>
    <w:rsid w:val="00B9099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B9099D"/>
  </w:style>
  <w:style w:type="paragraph" w:customStyle="1" w:styleId="Literatur">
    <w:name w:val="Literatur"/>
    <w:basedOn w:val="Standard"/>
    <w:link w:val="LiteraturZchn"/>
    <w:qFormat/>
    <w:rsid w:val="009845C3"/>
    <w:pPr>
      <w:spacing w:after="120" w:line="240" w:lineRule="auto"/>
      <w:jc w:val="left"/>
    </w:pPr>
    <w:rPr>
      <w:rFonts w:cs="Arial"/>
    </w:rPr>
  </w:style>
  <w:style w:type="character" w:customStyle="1" w:styleId="LiteraturZchn">
    <w:name w:val="Literatur Zchn"/>
    <w:basedOn w:val="Absatz-Standardschriftart"/>
    <w:link w:val="Literatur"/>
    <w:rsid w:val="009845C3"/>
    <w:rPr>
      <w:rFonts w:cs="Arial"/>
    </w:rPr>
  </w:style>
  <w:style w:type="paragraph" w:customStyle="1" w:styleId="Literatur1">
    <w:name w:val="Literatur1"/>
    <w:basedOn w:val="Literatur"/>
    <w:qFormat/>
    <w:rsid w:val="009845C3"/>
    <w:rPr>
      <w:lang w:val="en-US"/>
    </w:rPr>
  </w:style>
  <w:style w:type="paragraph" w:customStyle="1" w:styleId="Zitat1">
    <w:name w:val="Zitat1"/>
    <w:basedOn w:val="Flietext"/>
    <w:next w:val="Flietext"/>
    <w:qFormat/>
    <w:rsid w:val="006358F4"/>
    <w:pPr>
      <w:spacing w:before="0" w:after="240" w:line="240" w:lineRule="auto"/>
      <w:ind w:left="567"/>
    </w:pPr>
    <w:rPr>
      <w:i/>
      <w:sz w:val="20"/>
      <w:lang w:val="en-US"/>
    </w:rPr>
  </w:style>
  <w:style w:type="paragraph" w:styleId="Funotentext">
    <w:name w:val="footnote text"/>
    <w:basedOn w:val="Standard"/>
    <w:link w:val="FunotentextZchn"/>
    <w:uiPriority w:val="99"/>
    <w:semiHidden/>
    <w:unhideWhenUsed/>
    <w:rsid w:val="006358F4"/>
    <w:pPr>
      <w:spacing w:line="240" w:lineRule="auto"/>
    </w:pPr>
    <w:rPr>
      <w:sz w:val="20"/>
      <w:szCs w:val="20"/>
    </w:rPr>
  </w:style>
  <w:style w:type="character" w:customStyle="1" w:styleId="FunotentextZchn">
    <w:name w:val="Fußnotentext Zchn"/>
    <w:basedOn w:val="Absatz-Standardschriftart"/>
    <w:link w:val="Funotentext"/>
    <w:uiPriority w:val="99"/>
    <w:semiHidden/>
    <w:rsid w:val="006358F4"/>
    <w:rPr>
      <w:sz w:val="20"/>
      <w:szCs w:val="20"/>
    </w:rPr>
  </w:style>
  <w:style w:type="character" w:styleId="Funotenzeichen">
    <w:name w:val="footnote reference"/>
    <w:basedOn w:val="Absatz-Standardschriftart"/>
    <w:uiPriority w:val="99"/>
    <w:semiHidden/>
    <w:unhideWhenUsed/>
    <w:rsid w:val="006358F4"/>
    <w:rPr>
      <w:vertAlign w:val="superscript"/>
    </w:rPr>
  </w:style>
  <w:style w:type="paragraph" w:styleId="Beschriftung">
    <w:name w:val="caption"/>
    <w:basedOn w:val="Standard"/>
    <w:next w:val="Quelle"/>
    <w:uiPriority w:val="35"/>
    <w:unhideWhenUsed/>
    <w:qFormat/>
    <w:rsid w:val="004E1F68"/>
    <w:pPr>
      <w:spacing w:before="120" w:after="120" w:line="240" w:lineRule="auto"/>
      <w:jc w:val="center"/>
    </w:pPr>
    <w:rPr>
      <w:iCs/>
      <w:szCs w:val="18"/>
    </w:rPr>
  </w:style>
  <w:style w:type="paragraph" w:customStyle="1" w:styleId="Quelle">
    <w:name w:val="Quelle"/>
    <w:basedOn w:val="Beschriftung"/>
    <w:next w:val="Flietext"/>
    <w:qFormat/>
    <w:rsid w:val="004E1F68"/>
    <w:pPr>
      <w:spacing w:before="0" w:after="0"/>
    </w:pPr>
  </w:style>
  <w:style w:type="paragraph" w:styleId="Abbildungsverzeichnis">
    <w:name w:val="table of figures"/>
    <w:basedOn w:val="Standard"/>
    <w:next w:val="Standard"/>
    <w:uiPriority w:val="99"/>
    <w:unhideWhenUsed/>
    <w:rsid w:val="004E1F68"/>
  </w:style>
  <w:style w:type="table" w:styleId="Tabellenraster">
    <w:name w:val="Table Grid"/>
    <w:basedOn w:val="NormaleTabelle"/>
    <w:uiPriority w:val="59"/>
    <w:rsid w:val="00AC1BE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36578F"/>
    <w:rPr>
      <w:color w:val="808080"/>
    </w:rPr>
  </w:style>
  <w:style w:type="paragraph" w:styleId="Titel">
    <w:name w:val="Title"/>
    <w:basedOn w:val="Standard"/>
    <w:next w:val="Standard"/>
    <w:link w:val="TitelZchn"/>
    <w:uiPriority w:val="10"/>
    <w:qFormat/>
    <w:rsid w:val="00E74548"/>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74548"/>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022CCF"/>
    <w:pPr>
      <w:spacing w:line="276" w:lineRule="auto"/>
      <w:jc w:val="left"/>
      <w:outlineLvl w:val="9"/>
    </w:pPr>
    <w:rPr>
      <w:lang w:eastAsia="de-DE"/>
    </w:rPr>
  </w:style>
  <w:style w:type="paragraph" w:styleId="Verzeichnis4">
    <w:name w:val="toc 4"/>
    <w:basedOn w:val="Standard"/>
    <w:next w:val="Standard"/>
    <w:autoRedefine/>
    <w:uiPriority w:val="39"/>
    <w:semiHidden/>
    <w:unhideWhenUsed/>
    <w:rsid w:val="00022CCF"/>
    <w:pPr>
      <w:jc w:val="left"/>
    </w:pPr>
  </w:style>
  <w:style w:type="paragraph" w:styleId="Verzeichnis5">
    <w:name w:val="toc 5"/>
    <w:basedOn w:val="Standard"/>
    <w:next w:val="Standard"/>
    <w:autoRedefine/>
    <w:uiPriority w:val="39"/>
    <w:semiHidden/>
    <w:unhideWhenUsed/>
    <w:rsid w:val="00022CCF"/>
    <w:pPr>
      <w:jc w:val="left"/>
    </w:pPr>
  </w:style>
  <w:style w:type="paragraph" w:styleId="Verzeichnis6">
    <w:name w:val="toc 6"/>
    <w:basedOn w:val="Standard"/>
    <w:next w:val="Standard"/>
    <w:autoRedefine/>
    <w:uiPriority w:val="39"/>
    <w:semiHidden/>
    <w:unhideWhenUsed/>
    <w:rsid w:val="00022CCF"/>
    <w:pPr>
      <w:jc w:val="left"/>
    </w:pPr>
  </w:style>
  <w:style w:type="paragraph" w:styleId="Verzeichnis7">
    <w:name w:val="toc 7"/>
    <w:basedOn w:val="Standard"/>
    <w:next w:val="Standard"/>
    <w:autoRedefine/>
    <w:uiPriority w:val="39"/>
    <w:semiHidden/>
    <w:unhideWhenUsed/>
    <w:rsid w:val="00022CCF"/>
    <w:pPr>
      <w:jc w:val="left"/>
    </w:pPr>
  </w:style>
  <w:style w:type="paragraph" w:styleId="Verzeichnis8">
    <w:name w:val="toc 8"/>
    <w:basedOn w:val="Standard"/>
    <w:next w:val="Standard"/>
    <w:autoRedefine/>
    <w:uiPriority w:val="39"/>
    <w:semiHidden/>
    <w:unhideWhenUsed/>
    <w:rsid w:val="00022CCF"/>
    <w:pPr>
      <w:jc w:val="left"/>
    </w:pPr>
  </w:style>
  <w:style w:type="paragraph" w:styleId="Verzeichnis9">
    <w:name w:val="toc 9"/>
    <w:basedOn w:val="Standard"/>
    <w:next w:val="Standard"/>
    <w:autoRedefine/>
    <w:uiPriority w:val="39"/>
    <w:semiHidden/>
    <w:unhideWhenUsed/>
    <w:rsid w:val="00022CCF"/>
    <w:pPr>
      <w:jc w:val="left"/>
    </w:pPr>
  </w:style>
  <w:style w:type="character" w:styleId="Kommentarzeichen">
    <w:name w:val="annotation reference"/>
    <w:basedOn w:val="Absatz-Standardschriftart"/>
    <w:uiPriority w:val="99"/>
    <w:semiHidden/>
    <w:unhideWhenUsed/>
    <w:rsid w:val="00FC5652"/>
    <w:rPr>
      <w:sz w:val="16"/>
      <w:szCs w:val="16"/>
    </w:rPr>
  </w:style>
  <w:style w:type="paragraph" w:styleId="Kommentartext">
    <w:name w:val="annotation text"/>
    <w:basedOn w:val="Standard"/>
    <w:link w:val="KommentartextZchn"/>
    <w:uiPriority w:val="99"/>
    <w:unhideWhenUsed/>
    <w:rsid w:val="00FC5652"/>
    <w:pPr>
      <w:spacing w:line="240" w:lineRule="auto"/>
    </w:pPr>
    <w:rPr>
      <w:sz w:val="20"/>
      <w:szCs w:val="20"/>
    </w:rPr>
  </w:style>
  <w:style w:type="character" w:customStyle="1" w:styleId="KommentartextZchn">
    <w:name w:val="Kommentartext Zchn"/>
    <w:basedOn w:val="Absatz-Standardschriftart"/>
    <w:link w:val="Kommentartext"/>
    <w:uiPriority w:val="99"/>
    <w:rsid w:val="00FC5652"/>
    <w:rPr>
      <w:sz w:val="20"/>
      <w:szCs w:val="20"/>
    </w:rPr>
  </w:style>
  <w:style w:type="paragraph" w:styleId="Kommentarthema">
    <w:name w:val="annotation subject"/>
    <w:basedOn w:val="Kommentartext"/>
    <w:next w:val="Kommentartext"/>
    <w:link w:val="KommentarthemaZchn"/>
    <w:uiPriority w:val="99"/>
    <w:semiHidden/>
    <w:unhideWhenUsed/>
    <w:rsid w:val="00FC5652"/>
    <w:rPr>
      <w:b/>
      <w:bCs/>
    </w:rPr>
  </w:style>
  <w:style w:type="character" w:customStyle="1" w:styleId="KommentarthemaZchn">
    <w:name w:val="Kommentarthema Zchn"/>
    <w:basedOn w:val="KommentartextZchn"/>
    <w:link w:val="Kommentarthema"/>
    <w:uiPriority w:val="99"/>
    <w:semiHidden/>
    <w:rsid w:val="00FC5652"/>
    <w:rPr>
      <w:b/>
      <w:bCs/>
      <w:sz w:val="20"/>
      <w:szCs w:val="20"/>
    </w:rPr>
  </w:style>
  <w:style w:type="paragraph" w:styleId="Sprechblasentext">
    <w:name w:val="Balloon Text"/>
    <w:basedOn w:val="Standard"/>
    <w:link w:val="SprechblasentextZchn"/>
    <w:uiPriority w:val="99"/>
    <w:semiHidden/>
    <w:unhideWhenUsed/>
    <w:rsid w:val="00FC5652"/>
    <w:pPr>
      <w:spacing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FC5652"/>
    <w:rPr>
      <w:rFonts w:ascii="Times New Roman" w:hAnsi="Times New Roman" w:cs="Times New Roman"/>
      <w:sz w:val="18"/>
      <w:szCs w:val="18"/>
    </w:rPr>
  </w:style>
  <w:style w:type="character" w:styleId="NichtaufgelsteErwhnung">
    <w:name w:val="Unresolved Mention"/>
    <w:basedOn w:val="Absatz-Standardschriftart"/>
    <w:uiPriority w:val="99"/>
    <w:semiHidden/>
    <w:unhideWhenUsed/>
    <w:rsid w:val="00BE0D54"/>
    <w:rPr>
      <w:color w:val="605E5C"/>
      <w:shd w:val="clear" w:color="auto" w:fill="E1DFDD"/>
    </w:rPr>
  </w:style>
  <w:style w:type="character" w:styleId="BesuchterLink">
    <w:name w:val="FollowedHyperlink"/>
    <w:basedOn w:val="Absatz-Standardschriftart"/>
    <w:uiPriority w:val="99"/>
    <w:semiHidden/>
    <w:unhideWhenUsed/>
    <w:rsid w:val="00170B08"/>
    <w:rPr>
      <w:color w:val="800080" w:themeColor="followedHyperlink"/>
      <w:u w:val="single"/>
    </w:rPr>
  </w:style>
  <w:style w:type="character" w:customStyle="1" w:styleId="berschrift4Zchn">
    <w:name w:val="Überschrift 4 Zchn"/>
    <w:basedOn w:val="Absatz-Standardschriftart"/>
    <w:link w:val="berschrift4"/>
    <w:uiPriority w:val="9"/>
    <w:rsid w:val="00B05D77"/>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rsid w:val="00B05D77"/>
    <w:rPr>
      <w:rFonts w:asciiTheme="majorHAnsi" w:eastAsiaTheme="majorEastAsia" w:hAnsiTheme="majorHAnsi" w:cstheme="majorBidi"/>
      <w:color w:val="365F91" w:themeColor="accent1" w:themeShade="BF"/>
    </w:rPr>
  </w:style>
  <w:style w:type="paragraph" w:styleId="HTMLVorformatiert">
    <w:name w:val="HTML Preformatted"/>
    <w:basedOn w:val="Standard"/>
    <w:link w:val="HTMLVorformatiertZchn"/>
    <w:uiPriority w:val="99"/>
    <w:semiHidden/>
    <w:unhideWhenUsed/>
    <w:rsid w:val="00B53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B531C1"/>
    <w:rPr>
      <w:rFonts w:ascii="Courier New" w:eastAsia="Times New Roman" w:hAnsi="Courier New" w:cs="Courier New"/>
      <w:sz w:val="20"/>
      <w:szCs w:val="20"/>
      <w:lang w:eastAsia="de-DE"/>
    </w:rPr>
  </w:style>
  <w:style w:type="character" w:styleId="HTMLCode">
    <w:name w:val="HTML Code"/>
    <w:basedOn w:val="Absatz-Standardschriftart"/>
    <w:uiPriority w:val="99"/>
    <w:semiHidden/>
    <w:unhideWhenUsed/>
    <w:rsid w:val="00B531C1"/>
    <w:rPr>
      <w:rFonts w:ascii="Courier New" w:eastAsia="Times New Roman" w:hAnsi="Courier New" w:cs="Courier New"/>
      <w:sz w:val="20"/>
      <w:szCs w:val="20"/>
    </w:rPr>
  </w:style>
  <w:style w:type="paragraph" w:styleId="berarbeitung">
    <w:name w:val="Revision"/>
    <w:hidden/>
    <w:uiPriority w:val="99"/>
    <w:semiHidden/>
    <w:rsid w:val="00ED5915"/>
    <w:pPr>
      <w:spacing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104048">
      <w:bodyDiv w:val="1"/>
      <w:marLeft w:val="0"/>
      <w:marRight w:val="0"/>
      <w:marTop w:val="0"/>
      <w:marBottom w:val="0"/>
      <w:divBdr>
        <w:top w:val="none" w:sz="0" w:space="0" w:color="auto"/>
        <w:left w:val="none" w:sz="0" w:space="0" w:color="auto"/>
        <w:bottom w:val="none" w:sz="0" w:space="0" w:color="auto"/>
        <w:right w:val="none" w:sz="0" w:space="0" w:color="auto"/>
      </w:divBdr>
    </w:div>
    <w:div w:id="474104968">
      <w:bodyDiv w:val="1"/>
      <w:marLeft w:val="0"/>
      <w:marRight w:val="0"/>
      <w:marTop w:val="0"/>
      <w:marBottom w:val="0"/>
      <w:divBdr>
        <w:top w:val="none" w:sz="0" w:space="0" w:color="auto"/>
        <w:left w:val="none" w:sz="0" w:space="0" w:color="auto"/>
        <w:bottom w:val="none" w:sz="0" w:space="0" w:color="auto"/>
        <w:right w:val="none" w:sz="0" w:space="0" w:color="auto"/>
      </w:divBdr>
    </w:div>
    <w:div w:id="489636933">
      <w:bodyDiv w:val="1"/>
      <w:marLeft w:val="0"/>
      <w:marRight w:val="0"/>
      <w:marTop w:val="0"/>
      <w:marBottom w:val="0"/>
      <w:divBdr>
        <w:top w:val="none" w:sz="0" w:space="0" w:color="auto"/>
        <w:left w:val="none" w:sz="0" w:space="0" w:color="auto"/>
        <w:bottom w:val="none" w:sz="0" w:space="0" w:color="auto"/>
        <w:right w:val="none" w:sz="0" w:space="0" w:color="auto"/>
      </w:divBdr>
    </w:div>
    <w:div w:id="725643099">
      <w:bodyDiv w:val="1"/>
      <w:marLeft w:val="0"/>
      <w:marRight w:val="0"/>
      <w:marTop w:val="0"/>
      <w:marBottom w:val="0"/>
      <w:divBdr>
        <w:top w:val="none" w:sz="0" w:space="0" w:color="auto"/>
        <w:left w:val="none" w:sz="0" w:space="0" w:color="auto"/>
        <w:bottom w:val="none" w:sz="0" w:space="0" w:color="auto"/>
        <w:right w:val="none" w:sz="0" w:space="0" w:color="auto"/>
      </w:divBdr>
    </w:div>
    <w:div w:id="1245533825">
      <w:bodyDiv w:val="1"/>
      <w:marLeft w:val="0"/>
      <w:marRight w:val="0"/>
      <w:marTop w:val="0"/>
      <w:marBottom w:val="0"/>
      <w:divBdr>
        <w:top w:val="none" w:sz="0" w:space="0" w:color="auto"/>
        <w:left w:val="none" w:sz="0" w:space="0" w:color="auto"/>
        <w:bottom w:val="none" w:sz="0" w:space="0" w:color="auto"/>
        <w:right w:val="none" w:sz="0" w:space="0" w:color="auto"/>
      </w:divBdr>
    </w:div>
    <w:div w:id="1299604048">
      <w:bodyDiv w:val="1"/>
      <w:marLeft w:val="0"/>
      <w:marRight w:val="0"/>
      <w:marTop w:val="0"/>
      <w:marBottom w:val="0"/>
      <w:divBdr>
        <w:top w:val="none" w:sz="0" w:space="0" w:color="auto"/>
        <w:left w:val="none" w:sz="0" w:space="0" w:color="auto"/>
        <w:bottom w:val="none" w:sz="0" w:space="0" w:color="auto"/>
        <w:right w:val="none" w:sz="0" w:space="0" w:color="auto"/>
      </w:divBdr>
    </w:div>
    <w:div w:id="1486626672">
      <w:bodyDiv w:val="1"/>
      <w:marLeft w:val="0"/>
      <w:marRight w:val="0"/>
      <w:marTop w:val="0"/>
      <w:marBottom w:val="0"/>
      <w:divBdr>
        <w:top w:val="none" w:sz="0" w:space="0" w:color="auto"/>
        <w:left w:val="none" w:sz="0" w:space="0" w:color="auto"/>
        <w:bottom w:val="none" w:sz="0" w:space="0" w:color="auto"/>
        <w:right w:val="none" w:sz="0" w:space="0" w:color="auto"/>
      </w:divBdr>
      <w:divsChild>
        <w:div w:id="1896504482">
          <w:marLeft w:val="0"/>
          <w:marRight w:val="0"/>
          <w:marTop w:val="0"/>
          <w:marBottom w:val="0"/>
          <w:divBdr>
            <w:top w:val="none" w:sz="0" w:space="0" w:color="auto"/>
            <w:left w:val="none" w:sz="0" w:space="0" w:color="auto"/>
            <w:bottom w:val="none" w:sz="0" w:space="0" w:color="auto"/>
            <w:right w:val="none" w:sz="0" w:space="0" w:color="auto"/>
          </w:divBdr>
          <w:divsChild>
            <w:div w:id="376126191">
              <w:marLeft w:val="0"/>
              <w:marRight w:val="0"/>
              <w:marTop w:val="0"/>
              <w:marBottom w:val="0"/>
              <w:divBdr>
                <w:top w:val="none" w:sz="0" w:space="0" w:color="auto"/>
                <w:left w:val="none" w:sz="0" w:space="0" w:color="auto"/>
                <w:bottom w:val="none" w:sz="0" w:space="0" w:color="auto"/>
                <w:right w:val="none" w:sz="0" w:space="0" w:color="auto"/>
              </w:divBdr>
            </w:div>
            <w:div w:id="411784359">
              <w:marLeft w:val="0"/>
              <w:marRight w:val="0"/>
              <w:marTop w:val="0"/>
              <w:marBottom w:val="0"/>
              <w:divBdr>
                <w:top w:val="none" w:sz="0" w:space="0" w:color="auto"/>
                <w:left w:val="none" w:sz="0" w:space="0" w:color="auto"/>
                <w:bottom w:val="none" w:sz="0" w:space="0" w:color="auto"/>
                <w:right w:val="none" w:sz="0" w:space="0" w:color="auto"/>
              </w:divBdr>
            </w:div>
            <w:div w:id="468018661">
              <w:marLeft w:val="0"/>
              <w:marRight w:val="0"/>
              <w:marTop w:val="0"/>
              <w:marBottom w:val="0"/>
              <w:divBdr>
                <w:top w:val="none" w:sz="0" w:space="0" w:color="auto"/>
                <w:left w:val="none" w:sz="0" w:space="0" w:color="auto"/>
                <w:bottom w:val="none" w:sz="0" w:space="0" w:color="auto"/>
                <w:right w:val="none" w:sz="0" w:space="0" w:color="auto"/>
              </w:divBdr>
            </w:div>
            <w:div w:id="1140920091">
              <w:marLeft w:val="0"/>
              <w:marRight w:val="0"/>
              <w:marTop w:val="0"/>
              <w:marBottom w:val="0"/>
              <w:divBdr>
                <w:top w:val="none" w:sz="0" w:space="0" w:color="auto"/>
                <w:left w:val="none" w:sz="0" w:space="0" w:color="auto"/>
                <w:bottom w:val="none" w:sz="0" w:space="0" w:color="auto"/>
                <w:right w:val="none" w:sz="0" w:space="0" w:color="auto"/>
              </w:divBdr>
            </w:div>
            <w:div w:id="1690183752">
              <w:marLeft w:val="0"/>
              <w:marRight w:val="0"/>
              <w:marTop w:val="0"/>
              <w:marBottom w:val="0"/>
              <w:divBdr>
                <w:top w:val="none" w:sz="0" w:space="0" w:color="auto"/>
                <w:left w:val="none" w:sz="0" w:space="0" w:color="auto"/>
                <w:bottom w:val="none" w:sz="0" w:space="0" w:color="auto"/>
                <w:right w:val="none" w:sz="0" w:space="0" w:color="auto"/>
              </w:divBdr>
            </w:div>
            <w:div w:id="198399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449418">
      <w:bodyDiv w:val="1"/>
      <w:marLeft w:val="0"/>
      <w:marRight w:val="0"/>
      <w:marTop w:val="0"/>
      <w:marBottom w:val="0"/>
      <w:divBdr>
        <w:top w:val="none" w:sz="0" w:space="0" w:color="auto"/>
        <w:left w:val="none" w:sz="0" w:space="0" w:color="auto"/>
        <w:bottom w:val="none" w:sz="0" w:space="0" w:color="auto"/>
        <w:right w:val="none" w:sz="0" w:space="0" w:color="auto"/>
      </w:divBdr>
    </w:div>
    <w:div w:id="1919753131">
      <w:bodyDiv w:val="1"/>
      <w:marLeft w:val="0"/>
      <w:marRight w:val="0"/>
      <w:marTop w:val="0"/>
      <w:marBottom w:val="0"/>
      <w:divBdr>
        <w:top w:val="none" w:sz="0" w:space="0" w:color="auto"/>
        <w:left w:val="none" w:sz="0" w:space="0" w:color="auto"/>
        <w:bottom w:val="none" w:sz="0" w:space="0" w:color="auto"/>
        <w:right w:val="none" w:sz="0" w:space="0" w:color="auto"/>
      </w:divBdr>
    </w:div>
    <w:div w:id="1994409191">
      <w:bodyDiv w:val="1"/>
      <w:marLeft w:val="0"/>
      <w:marRight w:val="0"/>
      <w:marTop w:val="0"/>
      <w:marBottom w:val="0"/>
      <w:divBdr>
        <w:top w:val="none" w:sz="0" w:space="0" w:color="auto"/>
        <w:left w:val="none" w:sz="0" w:space="0" w:color="auto"/>
        <w:bottom w:val="none" w:sz="0" w:space="0" w:color="auto"/>
        <w:right w:val="none" w:sz="0" w:space="0" w:color="auto"/>
      </w:divBdr>
      <w:divsChild>
        <w:div w:id="500319286">
          <w:marLeft w:val="0"/>
          <w:marRight w:val="0"/>
          <w:marTop w:val="0"/>
          <w:marBottom w:val="0"/>
          <w:divBdr>
            <w:top w:val="none" w:sz="0" w:space="0" w:color="auto"/>
            <w:left w:val="none" w:sz="0" w:space="0" w:color="auto"/>
            <w:bottom w:val="none" w:sz="0" w:space="0" w:color="auto"/>
            <w:right w:val="none" w:sz="0" w:space="0" w:color="auto"/>
          </w:divBdr>
          <w:divsChild>
            <w:div w:id="108011595">
              <w:marLeft w:val="0"/>
              <w:marRight w:val="0"/>
              <w:marTop w:val="0"/>
              <w:marBottom w:val="0"/>
              <w:divBdr>
                <w:top w:val="none" w:sz="0" w:space="0" w:color="auto"/>
                <w:left w:val="none" w:sz="0" w:space="0" w:color="auto"/>
                <w:bottom w:val="none" w:sz="0" w:space="0" w:color="auto"/>
                <w:right w:val="none" w:sz="0" w:space="0" w:color="auto"/>
              </w:divBdr>
            </w:div>
            <w:div w:id="224071603">
              <w:marLeft w:val="0"/>
              <w:marRight w:val="0"/>
              <w:marTop w:val="0"/>
              <w:marBottom w:val="0"/>
              <w:divBdr>
                <w:top w:val="none" w:sz="0" w:space="0" w:color="auto"/>
                <w:left w:val="none" w:sz="0" w:space="0" w:color="auto"/>
                <w:bottom w:val="none" w:sz="0" w:space="0" w:color="auto"/>
                <w:right w:val="none" w:sz="0" w:space="0" w:color="auto"/>
              </w:divBdr>
            </w:div>
            <w:div w:id="350228272">
              <w:marLeft w:val="0"/>
              <w:marRight w:val="0"/>
              <w:marTop w:val="0"/>
              <w:marBottom w:val="0"/>
              <w:divBdr>
                <w:top w:val="none" w:sz="0" w:space="0" w:color="auto"/>
                <w:left w:val="none" w:sz="0" w:space="0" w:color="auto"/>
                <w:bottom w:val="none" w:sz="0" w:space="0" w:color="auto"/>
                <w:right w:val="none" w:sz="0" w:space="0" w:color="auto"/>
              </w:divBdr>
            </w:div>
            <w:div w:id="1031421453">
              <w:marLeft w:val="0"/>
              <w:marRight w:val="0"/>
              <w:marTop w:val="0"/>
              <w:marBottom w:val="0"/>
              <w:divBdr>
                <w:top w:val="none" w:sz="0" w:space="0" w:color="auto"/>
                <w:left w:val="none" w:sz="0" w:space="0" w:color="auto"/>
                <w:bottom w:val="none" w:sz="0" w:space="0" w:color="auto"/>
                <w:right w:val="none" w:sz="0" w:space="0" w:color="auto"/>
              </w:divBdr>
            </w:div>
            <w:div w:id="1118186906">
              <w:marLeft w:val="0"/>
              <w:marRight w:val="0"/>
              <w:marTop w:val="0"/>
              <w:marBottom w:val="0"/>
              <w:divBdr>
                <w:top w:val="none" w:sz="0" w:space="0" w:color="auto"/>
                <w:left w:val="none" w:sz="0" w:space="0" w:color="auto"/>
                <w:bottom w:val="none" w:sz="0" w:space="0" w:color="auto"/>
                <w:right w:val="none" w:sz="0" w:space="0" w:color="auto"/>
              </w:divBdr>
            </w:div>
            <w:div w:id="20220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76771">
      <w:bodyDiv w:val="1"/>
      <w:marLeft w:val="0"/>
      <w:marRight w:val="0"/>
      <w:marTop w:val="0"/>
      <w:marBottom w:val="0"/>
      <w:divBdr>
        <w:top w:val="none" w:sz="0" w:space="0" w:color="auto"/>
        <w:left w:val="none" w:sz="0" w:space="0" w:color="auto"/>
        <w:bottom w:val="none" w:sz="0" w:space="0" w:color="auto"/>
        <w:right w:val="none" w:sz="0" w:space="0" w:color="auto"/>
      </w:divBdr>
    </w:div>
    <w:div w:id="2103330123">
      <w:bodyDiv w:val="1"/>
      <w:marLeft w:val="0"/>
      <w:marRight w:val="0"/>
      <w:marTop w:val="0"/>
      <w:marBottom w:val="0"/>
      <w:divBdr>
        <w:top w:val="none" w:sz="0" w:space="0" w:color="auto"/>
        <w:left w:val="none" w:sz="0" w:space="0" w:color="auto"/>
        <w:bottom w:val="none" w:sz="0" w:space="0" w:color="auto"/>
        <w:right w:val="none" w:sz="0" w:space="0" w:color="auto"/>
      </w:divBdr>
    </w:div>
    <w:div w:id="2140756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1" Type="http://schemas.openxmlformats.org/officeDocument/2006/relationships/hyperlink" Target="https://www.de.wikipedia.org/wiki/IATA-Code"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3.xm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http://www.doktor-meffert.de/softwareentwicklung-loesungen-fuer-ihre-anforderungen/"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2.xm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docs.cucumber.io/cucumber/cucumber-expressions/" TargetMode="External"/><Relationship Id="rId20" Type="http://schemas.openxmlformats.org/officeDocument/2006/relationships/hyperlink" Target="file://d"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cientific Calibri">
      <a:majorFont>
        <a:latin typeface="Calibri"/>
        <a:ea typeface=""/>
        <a:cs typeface=""/>
      </a:majorFont>
      <a:minorFont>
        <a:latin typeface="Calibri"/>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3D4103-DF1E-4648-909F-74E0B4354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15904</Words>
  <Characters>100201</Characters>
  <Application>Microsoft Office Word</Application>
  <DocSecurity>0</DocSecurity>
  <Lines>835</Lines>
  <Paragraphs>231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115874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Kier</dc:creator>
  <cp:keywords/>
  <dc:description/>
  <cp:lastModifiedBy>Marvin Kienitz</cp:lastModifiedBy>
  <cp:revision>2</cp:revision>
  <cp:lastPrinted>2019-07-01T09:06:00Z</cp:lastPrinted>
  <dcterms:created xsi:type="dcterms:W3CDTF">2020-10-06T06:38:00Z</dcterms:created>
  <dcterms:modified xsi:type="dcterms:W3CDTF">2020-10-06T06:38:00Z</dcterms:modified>
</cp:coreProperties>
</file>